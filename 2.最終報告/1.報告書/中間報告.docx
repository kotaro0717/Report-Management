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r w:rsidR="002D1A7A">
        <w:rPr>
          <w:rFonts w:hint="eastAsia"/>
        </w:rPr>
        <w:t xml:space="preserve">　　　</w:t>
      </w:r>
      <w:r w:rsidR="002D1A7A">
        <w:rPr>
          <w:rFonts w:ascii="ＭＳ 明朝" w:eastAsia="ＭＳ 明朝" w:hAnsi="ＭＳ 明朝" w:hint="eastAsia"/>
          <w:sz w:val="18"/>
        </w:rPr>
        <w:t>印</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B746C5">
        <w:rPr>
          <w:rFonts w:hint="eastAsia"/>
        </w:rPr>
        <w:t>10</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bookmarkStart w:id="12" w:name="_Toc40496412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bookmarkEnd w:id="12"/>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Default="004519B3" w:rsidP="008E3132">
      <w:pPr>
        <w:widowControl/>
        <w:adjustRightInd/>
        <w:spacing w:line="240" w:lineRule="auto"/>
        <w:jc w:val="left"/>
        <w:textAlignment w:val="auto"/>
        <w:rPr>
          <w:ins w:id="13" w:author="joho" w:date="2014-11-30T23:52:00Z"/>
          <w:rFonts w:asciiTheme="majorEastAsia" w:eastAsiaTheme="majorEastAsia" w:hAnsiTheme="majorEastAsia"/>
        </w:rPr>
      </w:pPr>
    </w:p>
    <w:p w:rsidR="00AD522C" w:rsidRPr="00AD522C" w:rsidRDefault="00523621" w:rsidP="008E3132">
      <w:pPr>
        <w:widowControl/>
        <w:adjustRightInd/>
        <w:spacing w:line="240" w:lineRule="auto"/>
        <w:jc w:val="left"/>
        <w:textAlignment w:val="auto"/>
        <w:rPr>
          <w:ins w:id="14" w:author="joho" w:date="2014-11-30T23:54:00Z"/>
          <w:rFonts w:asciiTheme="majorEastAsia" w:eastAsiaTheme="majorEastAsia" w:hAnsiTheme="majorEastAsia"/>
        </w:rPr>
      </w:pPr>
      <w:ins w:id="15" w:author="joho" w:date="2014-11-30T23:52:00Z">
        <w:r>
          <w:rPr>
            <w:rFonts w:asciiTheme="majorEastAsia" w:eastAsiaTheme="majorEastAsia" w:hAnsiTheme="majorEastAsia" w:hint="eastAsia"/>
          </w:rPr>
          <w:t xml:space="preserve">　</w:t>
        </w:r>
        <w:r w:rsidR="00AD522C">
          <w:rPr>
            <w:rFonts w:asciiTheme="majorEastAsia" w:eastAsiaTheme="majorEastAsia" w:hAnsiTheme="majorEastAsia" w:hint="eastAsia"/>
          </w:rPr>
          <w:t>筆者は本</w:t>
        </w:r>
      </w:ins>
      <w:ins w:id="16" w:author="joho" w:date="2014-11-30T23:53:00Z">
        <w:r w:rsidR="00AD522C">
          <w:rPr>
            <w:rFonts w:asciiTheme="majorEastAsia" w:eastAsiaTheme="majorEastAsia" w:hAnsiTheme="majorEastAsia" w:hint="eastAsia"/>
          </w:rPr>
          <w:t>プロジェクト</w:t>
        </w:r>
      </w:ins>
      <w:ins w:id="17" w:author="joho" w:date="2014-11-30T23:57:00Z">
        <w:r w:rsidR="00AD522C">
          <w:rPr>
            <w:rFonts w:asciiTheme="majorEastAsia" w:eastAsiaTheme="majorEastAsia" w:hAnsiTheme="majorEastAsia" w:hint="eastAsia"/>
          </w:rPr>
          <w:t>の</w:t>
        </w:r>
      </w:ins>
      <w:ins w:id="18" w:author="joho" w:date="2014-11-30T23:53:00Z">
        <w:r w:rsidR="00AD522C">
          <w:rPr>
            <w:rFonts w:asciiTheme="majorEastAsia" w:eastAsiaTheme="majorEastAsia" w:hAnsiTheme="majorEastAsia" w:hint="eastAsia"/>
          </w:rPr>
          <w:t>プラグイン開発者として参画し</w:t>
        </w:r>
      </w:ins>
      <w:ins w:id="19" w:author="joho" w:date="2014-11-30T23:54:00Z">
        <w:r w:rsidR="00AD522C">
          <w:rPr>
            <w:rFonts w:asciiTheme="majorEastAsia" w:eastAsiaTheme="majorEastAsia" w:hAnsiTheme="majorEastAsia" w:hint="eastAsia"/>
          </w:rPr>
          <w:t>、iframeプラグインを</w:t>
        </w:r>
      </w:ins>
      <w:ins w:id="20" w:author="joho" w:date="2014-11-30T23:57:00Z">
        <w:r w:rsidR="00AD522C">
          <w:rPr>
            <w:rFonts w:asciiTheme="majorEastAsia" w:eastAsiaTheme="majorEastAsia" w:hAnsiTheme="majorEastAsia" w:hint="eastAsia"/>
          </w:rPr>
          <w:t>担当</w:t>
        </w:r>
      </w:ins>
      <w:ins w:id="21" w:author="joho" w:date="2014-11-30T23:58:00Z">
        <w:r w:rsidR="00AD522C">
          <w:rPr>
            <w:rFonts w:asciiTheme="majorEastAsia" w:eastAsiaTheme="majorEastAsia" w:hAnsiTheme="majorEastAsia" w:hint="eastAsia"/>
          </w:rPr>
          <w:t>している</w:t>
        </w:r>
      </w:ins>
      <w:ins w:id="22" w:author="joho" w:date="2014-11-30T23:53:00Z">
        <w:r w:rsidR="00AD522C">
          <w:rPr>
            <w:rFonts w:asciiTheme="majorEastAsia" w:eastAsiaTheme="majorEastAsia" w:hAnsiTheme="majorEastAsia" w:hint="eastAsia"/>
          </w:rPr>
          <w:t>。</w:t>
        </w:r>
      </w:ins>
      <w:ins w:id="23" w:author="joho" w:date="2014-12-01T00:02:00Z">
        <w:r w:rsidR="00E54AA6">
          <w:rPr>
            <w:rFonts w:asciiTheme="majorEastAsia" w:eastAsiaTheme="majorEastAsia" w:hAnsiTheme="majorEastAsia" w:hint="eastAsia"/>
          </w:rPr>
          <w:t>ユーザが</w:t>
        </w:r>
      </w:ins>
      <w:ins w:id="24" w:author="joho" w:date="2014-11-30T23:58:00Z">
        <w:r w:rsidR="00AD522C">
          <w:rPr>
            <w:rFonts w:asciiTheme="majorEastAsia" w:eastAsiaTheme="majorEastAsia" w:hAnsiTheme="majorEastAsia" w:hint="eastAsia"/>
          </w:rPr>
          <w:t>データを</w:t>
        </w:r>
      </w:ins>
      <w:ins w:id="25" w:author="joho" w:date="2014-11-30T23:59:00Z">
        <w:r w:rsidR="00AD522C">
          <w:rPr>
            <w:rFonts w:asciiTheme="majorEastAsia" w:eastAsiaTheme="majorEastAsia" w:hAnsiTheme="majorEastAsia" w:hint="eastAsia"/>
          </w:rPr>
          <w:t>登録・修正・</w:t>
        </w:r>
      </w:ins>
      <w:ins w:id="26" w:author="joho" w:date="2014-12-01T00:10:00Z">
        <w:r w:rsidR="004F52C8">
          <w:rPr>
            <w:rFonts w:asciiTheme="majorEastAsia" w:eastAsiaTheme="majorEastAsia" w:hAnsiTheme="majorEastAsia" w:hint="eastAsia"/>
          </w:rPr>
          <w:t>変更</w:t>
        </w:r>
      </w:ins>
      <w:ins w:id="27" w:author="joho" w:date="2014-11-30T23:59:00Z">
        <w:r w:rsidR="00AD522C">
          <w:rPr>
            <w:rFonts w:asciiTheme="majorEastAsia" w:eastAsiaTheme="majorEastAsia" w:hAnsiTheme="majorEastAsia" w:hint="eastAsia"/>
          </w:rPr>
          <w:t>等する画面（以下、フォーム）は筆者が</w:t>
        </w:r>
      </w:ins>
      <w:ins w:id="28" w:author="joho" w:date="2014-12-01T00:00:00Z">
        <w:r w:rsidR="00AD522C">
          <w:rPr>
            <w:rFonts w:asciiTheme="majorEastAsia" w:eastAsiaTheme="majorEastAsia" w:hAnsiTheme="majorEastAsia" w:hint="eastAsia"/>
          </w:rPr>
          <w:t>本プロジェクト内で先行して開発</w:t>
        </w:r>
      </w:ins>
      <w:ins w:id="29" w:author="joho" w:date="2014-12-01T00:01:00Z">
        <w:r w:rsidR="00AD522C">
          <w:rPr>
            <w:rFonts w:asciiTheme="majorEastAsia" w:eastAsiaTheme="majorEastAsia" w:hAnsiTheme="majorEastAsia" w:hint="eastAsia"/>
          </w:rPr>
          <w:t>しており、</w:t>
        </w:r>
      </w:ins>
      <w:ins w:id="30" w:author="joho" w:date="2014-12-01T00:02:00Z">
        <w:r w:rsidR="00AD522C">
          <w:rPr>
            <w:rFonts w:asciiTheme="majorEastAsia" w:eastAsiaTheme="majorEastAsia" w:hAnsiTheme="majorEastAsia" w:hint="eastAsia"/>
          </w:rPr>
          <w:t>その</w:t>
        </w:r>
      </w:ins>
      <w:ins w:id="31" w:author="joho" w:date="2014-12-01T00:12:00Z">
        <w:r w:rsidR="004E03F8">
          <w:rPr>
            <w:rFonts w:asciiTheme="majorEastAsia" w:eastAsiaTheme="majorEastAsia" w:hAnsiTheme="majorEastAsia" w:hint="eastAsia"/>
          </w:rPr>
          <w:t>画面</w:t>
        </w:r>
      </w:ins>
      <w:ins w:id="32" w:author="joho" w:date="2014-12-01T00:01:00Z">
        <w:r w:rsidR="00AD522C">
          <w:rPr>
            <w:rFonts w:asciiTheme="majorEastAsia" w:eastAsiaTheme="majorEastAsia" w:hAnsiTheme="majorEastAsia" w:hint="eastAsia"/>
          </w:rPr>
          <w:t>を提案する</w:t>
        </w:r>
      </w:ins>
      <w:ins w:id="33" w:author="joho" w:date="2014-12-01T00:02:00Z">
        <w:r w:rsidR="00AD522C">
          <w:rPr>
            <w:rFonts w:asciiTheme="majorEastAsia" w:eastAsiaTheme="majorEastAsia" w:hAnsiTheme="majorEastAsia" w:hint="eastAsia"/>
          </w:rPr>
          <w:t>機会を得た。</w:t>
        </w:r>
      </w:ins>
    </w:p>
    <w:p w:rsidR="00AD522C" w:rsidRPr="00AD522C" w:rsidRDefault="00AD522C"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w:t>
      </w:r>
      <w:del w:id="34" w:author="joho" w:date="2014-12-01T00:02:00Z">
        <w:r w:rsidDel="00AD522C">
          <w:rPr>
            <w:rFonts w:asciiTheme="majorEastAsia" w:eastAsiaTheme="majorEastAsia" w:hAnsiTheme="majorEastAsia" w:hint="eastAsia"/>
          </w:rPr>
          <w:delText>NC3の</w:delText>
        </w:r>
      </w:del>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35" w:name="_Toc404964127" w:displacedByCustomXml="prev"/>
        <w:bookmarkStart w:id="36" w:name="_Toc404267507" w:displacedByCustomXml="prev"/>
        <w:bookmarkStart w:id="37" w:name="_Toc404190101" w:displacedByCustomXml="prev"/>
        <w:bookmarkStart w:id="38" w:name="_Toc404169292" w:displacedByCustomXml="prev"/>
        <w:bookmarkStart w:id="39" w:name="_Toc310446344" w:displacedByCustomXml="prev"/>
        <w:bookmarkStart w:id="40" w:name="_Toc310550006" w:displacedByCustomXml="prev"/>
        <w:bookmarkStart w:id="41" w:name="_Toc403383745" w:displacedByCustomXml="prev"/>
        <w:bookmarkStart w:id="42" w:name="_Toc403384677" w:displacedByCustomXml="prev"/>
        <w:bookmarkStart w:id="43" w:name="_Toc403483533" w:displacedByCustomXml="prev"/>
        <w:bookmarkStart w:id="44" w:name="_Toc403731869" w:displacedByCustomXml="prev"/>
        <w:bookmarkStart w:id="45" w:name="_Toc404003477" w:displacedByCustomXml="prev"/>
        <w:bookmarkStart w:id="46" w:name="_Toc404271967" w:displacedByCustomXml="prev"/>
        <w:p w:rsidR="00432232"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46"/>
          <w:bookmarkEnd w:id="45"/>
          <w:bookmarkEnd w:id="44"/>
          <w:bookmarkEnd w:id="43"/>
          <w:bookmarkEnd w:id="42"/>
          <w:bookmarkEnd w:id="41"/>
          <w:bookmarkEnd w:id="40"/>
          <w:bookmarkEnd w:id="39"/>
          <w:bookmarkEnd w:id="38"/>
          <w:bookmarkEnd w:id="37"/>
          <w:bookmarkEnd w:id="36"/>
          <w:bookmarkEnd w:id="35"/>
          <w:r w:rsidR="006D6429" w:rsidRPr="006D6429">
            <w:rPr>
              <w:rFonts w:asciiTheme="majorEastAsia" w:hAnsiTheme="majorEastAsia"/>
            </w:rPr>
            <w:fldChar w:fldCharType="begin"/>
          </w:r>
          <w:r w:rsidRPr="007A3655">
            <w:rPr>
              <w:rFonts w:asciiTheme="majorEastAsia" w:hAnsiTheme="majorEastAsia"/>
            </w:rPr>
            <w:instrText xml:space="preserve"> TOC \o "1-3" \h \z \u </w:instrText>
          </w:r>
          <w:r w:rsidR="006D6429" w:rsidRPr="006D6429">
            <w:rPr>
              <w:rFonts w:asciiTheme="majorEastAsia" w:hAnsiTheme="majorEastAsia"/>
            </w:rPr>
            <w:fldChar w:fldCharType="separate"/>
          </w:r>
        </w:p>
        <w:p w:rsidR="00432232" w:rsidRDefault="006D6429">
          <w:pPr>
            <w:pStyle w:val="12"/>
            <w:tabs>
              <w:tab w:val="left" w:pos="1050"/>
              <w:tab w:val="right" w:leader="dot" w:pos="9736"/>
            </w:tabs>
            <w:rPr>
              <w:rFonts w:asciiTheme="minorHAnsi" w:eastAsiaTheme="minorEastAsia" w:hAnsiTheme="minorHAnsi" w:cstheme="minorBidi"/>
              <w:noProof/>
              <w:kern w:val="2"/>
              <w:szCs w:val="22"/>
            </w:rPr>
          </w:pPr>
          <w:hyperlink w:anchor="_Toc404964128" w:history="1">
            <w:r w:rsidR="00432232" w:rsidRPr="00FC3CFB">
              <w:rPr>
                <w:rStyle w:val="ad"/>
                <w:rFonts w:hint="eastAsia"/>
                <w:b/>
                <w:noProof/>
              </w:rPr>
              <w:t>第</w:t>
            </w:r>
            <w:r w:rsidR="00432232" w:rsidRPr="00FC3CFB">
              <w:rPr>
                <w:rStyle w:val="ad"/>
                <w:rFonts w:hint="eastAsia"/>
                <w:b/>
                <w:noProof/>
              </w:rPr>
              <w:t xml:space="preserve"> 1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緒言</w:t>
            </w:r>
            <w:r w:rsidR="00432232">
              <w:rPr>
                <w:noProof/>
                <w:webHidden/>
              </w:rPr>
              <w:tab/>
            </w:r>
            <w:r>
              <w:rPr>
                <w:noProof/>
                <w:webHidden/>
              </w:rPr>
              <w:fldChar w:fldCharType="begin"/>
            </w:r>
            <w:r w:rsidR="00432232">
              <w:rPr>
                <w:noProof/>
                <w:webHidden/>
              </w:rPr>
              <w:instrText xml:space="preserve"> PAGEREF _Toc404964128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hyperlink w:anchor="_Toc404964129" w:history="1">
            <w:r w:rsidR="00432232" w:rsidRPr="00FC3CFB">
              <w:rPr>
                <w:rStyle w:val="ad"/>
                <w:noProof/>
              </w:rPr>
              <w:t>1.1.</w:t>
            </w:r>
            <w:r w:rsidR="00432232">
              <w:rPr>
                <w:rFonts w:asciiTheme="minorHAnsi" w:eastAsiaTheme="minorEastAsia" w:hAnsiTheme="minorHAnsi" w:cstheme="minorBidi"/>
                <w:noProof/>
                <w:kern w:val="2"/>
                <w:szCs w:val="22"/>
              </w:rPr>
              <w:tab/>
            </w:r>
            <w:r w:rsidR="00432232" w:rsidRPr="00FC3CFB">
              <w:rPr>
                <w:rStyle w:val="ad"/>
                <w:rFonts w:hint="eastAsia"/>
                <w:noProof/>
              </w:rPr>
              <w:t>背景</w:t>
            </w:r>
            <w:r w:rsidR="00432232">
              <w:rPr>
                <w:noProof/>
                <w:webHidden/>
              </w:rPr>
              <w:tab/>
            </w:r>
            <w:r>
              <w:rPr>
                <w:noProof/>
                <w:webHidden/>
              </w:rPr>
              <w:fldChar w:fldCharType="begin"/>
            </w:r>
            <w:r w:rsidR="00432232">
              <w:rPr>
                <w:noProof/>
                <w:webHidden/>
              </w:rPr>
              <w:instrText xml:space="preserve"> PAGEREF _Toc404964129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hyperlink w:anchor="_Toc404964130" w:history="1">
            <w:r w:rsidR="00432232" w:rsidRPr="00FC3CFB">
              <w:rPr>
                <w:rStyle w:val="ad"/>
                <w:noProof/>
              </w:rPr>
              <w:t>1.2.</w:t>
            </w:r>
            <w:r w:rsidR="00432232">
              <w:rPr>
                <w:rFonts w:asciiTheme="minorHAnsi" w:eastAsiaTheme="minorEastAsia" w:hAnsiTheme="minorHAnsi" w:cstheme="minorBidi"/>
                <w:noProof/>
                <w:kern w:val="2"/>
                <w:szCs w:val="22"/>
              </w:rPr>
              <w:tab/>
            </w:r>
            <w:r w:rsidR="00432232" w:rsidRPr="00FC3CFB">
              <w:rPr>
                <w:rStyle w:val="ad"/>
                <w:rFonts w:hint="eastAsia"/>
                <w:noProof/>
              </w:rPr>
              <w:t>目的</w:t>
            </w:r>
            <w:r w:rsidR="00432232">
              <w:rPr>
                <w:noProof/>
                <w:webHidden/>
              </w:rPr>
              <w:tab/>
            </w:r>
            <w:r>
              <w:rPr>
                <w:noProof/>
                <w:webHidden/>
              </w:rPr>
              <w:fldChar w:fldCharType="begin"/>
            </w:r>
            <w:r w:rsidR="00432232">
              <w:rPr>
                <w:noProof/>
                <w:webHidden/>
              </w:rPr>
              <w:instrText xml:space="preserve"> PAGEREF _Toc404964130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6D6429">
          <w:pPr>
            <w:pStyle w:val="12"/>
            <w:tabs>
              <w:tab w:val="left" w:pos="1050"/>
              <w:tab w:val="right" w:leader="dot" w:pos="9736"/>
            </w:tabs>
            <w:rPr>
              <w:rFonts w:asciiTheme="minorHAnsi" w:eastAsiaTheme="minorEastAsia" w:hAnsiTheme="minorHAnsi" w:cstheme="minorBidi"/>
              <w:noProof/>
              <w:kern w:val="2"/>
              <w:szCs w:val="22"/>
            </w:rPr>
          </w:pPr>
          <w:hyperlink w:anchor="_Toc404964131" w:history="1">
            <w:r w:rsidR="00432232" w:rsidRPr="00FC3CFB">
              <w:rPr>
                <w:rStyle w:val="ad"/>
                <w:rFonts w:hint="eastAsia"/>
                <w:b/>
                <w:noProof/>
              </w:rPr>
              <w:t>第</w:t>
            </w:r>
            <w:r w:rsidR="00432232" w:rsidRPr="00FC3CFB">
              <w:rPr>
                <w:rStyle w:val="ad"/>
                <w:rFonts w:hint="eastAsia"/>
                <w:b/>
                <w:noProof/>
              </w:rPr>
              <w:t xml:space="preserve"> 2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NetCommons</w:t>
            </w:r>
            <w:r w:rsidR="00432232" w:rsidRPr="00FC3CFB">
              <w:rPr>
                <w:rStyle w:val="ad"/>
                <w:rFonts w:hint="eastAsia"/>
                <w:b/>
                <w:noProof/>
              </w:rPr>
              <w:t>プロジェクト</w:t>
            </w:r>
            <w:r w:rsidR="00432232">
              <w:rPr>
                <w:noProof/>
                <w:webHidden/>
              </w:rPr>
              <w:tab/>
            </w:r>
            <w:r>
              <w:rPr>
                <w:noProof/>
                <w:webHidden/>
              </w:rPr>
              <w:fldChar w:fldCharType="begin"/>
            </w:r>
            <w:r w:rsidR="00432232">
              <w:rPr>
                <w:noProof/>
                <w:webHidden/>
              </w:rPr>
              <w:instrText xml:space="preserve"> PAGEREF _Toc404964131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hyperlink w:anchor="_Toc404964134" w:history="1">
            <w:r w:rsidR="00432232" w:rsidRPr="00FC3CFB">
              <w:rPr>
                <w:rStyle w:val="ad"/>
                <w:noProof/>
              </w:rPr>
              <w:t>2.1.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Pr>
                <w:noProof/>
                <w:webHidden/>
              </w:rPr>
              <w:tab/>
            </w:r>
            <w:r>
              <w:rPr>
                <w:noProof/>
                <w:webHidden/>
              </w:rPr>
              <w:fldChar w:fldCharType="begin"/>
            </w:r>
            <w:r w:rsidR="00432232">
              <w:rPr>
                <w:noProof/>
                <w:webHidden/>
              </w:rPr>
              <w:instrText xml:space="preserve"> PAGEREF _Toc404964134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hyperlink w:anchor="_Toc404964135" w:history="1">
            <w:r w:rsidR="00432232" w:rsidRPr="00FC3CFB">
              <w:rPr>
                <w:rStyle w:val="ad"/>
                <w:rFonts w:cstheme="majorHAnsi"/>
                <w:noProof/>
              </w:rPr>
              <w:t>2.1.1.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sidRPr="00FC3CFB">
              <w:rPr>
                <w:rStyle w:val="ad"/>
                <w:rFonts w:hint="eastAsia"/>
                <w:noProof/>
              </w:rPr>
              <w:t>の特徴</w:t>
            </w:r>
            <w:r w:rsidR="00432232">
              <w:rPr>
                <w:noProof/>
                <w:webHidden/>
              </w:rPr>
              <w:tab/>
            </w:r>
            <w:r>
              <w:rPr>
                <w:noProof/>
                <w:webHidden/>
              </w:rPr>
              <w:fldChar w:fldCharType="begin"/>
            </w:r>
            <w:r w:rsidR="00432232">
              <w:rPr>
                <w:noProof/>
                <w:webHidden/>
              </w:rPr>
              <w:instrText xml:space="preserve"> PAGEREF _Toc404964135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hyperlink w:anchor="_Toc404964136" w:history="1">
            <w:r w:rsidR="00432232" w:rsidRPr="00FC3CFB">
              <w:rPr>
                <w:rStyle w:val="ad"/>
                <w:rFonts w:cstheme="majorHAnsi"/>
                <w:noProof/>
              </w:rPr>
              <w:t>2.1.2.</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の実績</w:t>
            </w:r>
            <w:r w:rsidR="00432232">
              <w:rPr>
                <w:noProof/>
                <w:webHidden/>
              </w:rPr>
              <w:tab/>
            </w:r>
            <w:r>
              <w:rPr>
                <w:noProof/>
                <w:webHidden/>
              </w:rPr>
              <w:fldChar w:fldCharType="begin"/>
            </w:r>
            <w:r w:rsidR="00432232">
              <w:rPr>
                <w:noProof/>
                <w:webHidden/>
              </w:rPr>
              <w:instrText xml:space="preserve"> PAGEREF _Toc404964136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hyperlink w:anchor="_Toc404964137" w:history="1">
            <w:r w:rsidR="00432232" w:rsidRPr="00FC3CFB">
              <w:rPr>
                <w:rStyle w:val="ad"/>
                <w:noProof/>
              </w:rPr>
              <w:t>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のビジョン</w:t>
            </w:r>
            <w:r w:rsidR="00432232">
              <w:rPr>
                <w:noProof/>
                <w:webHidden/>
              </w:rPr>
              <w:tab/>
            </w:r>
            <w:r>
              <w:rPr>
                <w:noProof/>
                <w:webHidden/>
              </w:rPr>
              <w:fldChar w:fldCharType="begin"/>
            </w:r>
            <w:r w:rsidR="00432232">
              <w:rPr>
                <w:noProof/>
                <w:webHidden/>
              </w:rPr>
              <w:instrText xml:space="preserve"> PAGEREF _Toc404964137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hyperlink w:anchor="_Toc404964139" w:history="1">
            <w:r w:rsidR="00432232" w:rsidRPr="00FC3CFB">
              <w:rPr>
                <w:rStyle w:val="ad"/>
                <w:rFonts w:cstheme="majorHAnsi"/>
                <w:noProof/>
              </w:rPr>
              <w:t>2.2.1.</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の問題点</w:t>
            </w:r>
            <w:r w:rsidR="00432232">
              <w:rPr>
                <w:noProof/>
                <w:webHidden/>
              </w:rPr>
              <w:tab/>
            </w:r>
            <w:r>
              <w:rPr>
                <w:noProof/>
                <w:webHidden/>
              </w:rPr>
              <w:fldChar w:fldCharType="begin"/>
            </w:r>
            <w:r w:rsidR="00432232">
              <w:rPr>
                <w:noProof/>
                <w:webHidden/>
              </w:rPr>
              <w:instrText xml:space="preserve"> PAGEREF _Toc404964139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hyperlink w:anchor="_Toc404964143" w:history="1">
            <w:r w:rsidR="00432232" w:rsidRPr="00FC3CFB">
              <w:rPr>
                <w:rStyle w:val="ad"/>
                <w:rFonts w:cstheme="majorHAnsi"/>
                <w:noProof/>
              </w:rPr>
              <w:t>2.2.2.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の基本理念</w:t>
            </w:r>
            <w:r w:rsidR="00432232">
              <w:rPr>
                <w:noProof/>
                <w:webHidden/>
              </w:rPr>
              <w:tab/>
            </w:r>
            <w:r>
              <w:rPr>
                <w:noProof/>
                <w:webHidden/>
              </w:rPr>
              <w:fldChar w:fldCharType="begin"/>
            </w:r>
            <w:r w:rsidR="00432232">
              <w:rPr>
                <w:noProof/>
                <w:webHidden/>
              </w:rPr>
              <w:instrText xml:space="preserve"> PAGEREF _Toc404964143 \h </w:instrText>
            </w:r>
            <w:r>
              <w:rPr>
                <w:noProof/>
                <w:webHidden/>
              </w:rPr>
            </w:r>
            <w:r>
              <w:rPr>
                <w:noProof/>
                <w:webHidden/>
              </w:rPr>
              <w:fldChar w:fldCharType="separate"/>
            </w:r>
            <w:r w:rsidR="00B50785">
              <w:rPr>
                <w:noProof/>
                <w:webHidden/>
              </w:rPr>
              <w:t>4</w:t>
            </w:r>
            <w:r>
              <w:rPr>
                <w:noProof/>
                <w:webHidden/>
              </w:rPr>
              <w:fldChar w:fldCharType="end"/>
            </w:r>
          </w:hyperlink>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"_Toc404964147"</w:instrText>
          </w:r>
          <w:r>
            <w:rPr>
              <w:noProof/>
            </w:rPr>
            <w:fldChar w:fldCharType="separate"/>
          </w:r>
          <w:r w:rsidR="00432232" w:rsidRPr="00FC3CFB">
            <w:rPr>
              <w:rStyle w:val="ad"/>
              <w:rFonts w:cstheme="majorHAnsi"/>
              <w:noProof/>
            </w:rPr>
            <w:t>2.2.3.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_Toc404964147 \h </w:instrText>
          </w:r>
          <w:r>
            <w:rPr>
              <w:noProof/>
              <w:webHidden/>
            </w:rPr>
          </w:r>
          <w:r>
            <w:rPr>
              <w:noProof/>
              <w:webHidden/>
            </w:rPr>
            <w:fldChar w:fldCharType="separate"/>
          </w:r>
          <w:ins w:id="47" w:author="hokada" w:date="2014-12-01T17:56:00Z">
            <w:r w:rsidR="00B50785">
              <w:rPr>
                <w:noProof/>
                <w:webHidden/>
              </w:rPr>
              <w:t>5</w:t>
            </w:r>
          </w:ins>
          <w:del w:id="48" w:author="hokada" w:date="2014-12-01T17:28:00Z">
            <w:r w:rsidR="00432232" w:rsidDel="00AA69D4">
              <w:rPr>
                <w:noProof/>
                <w:webHidden/>
              </w:rPr>
              <w:delText>6</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"_Toc404964148"</w:instrText>
          </w:r>
          <w:r>
            <w:rPr>
              <w:noProof/>
            </w:rPr>
            <w:fldChar w:fldCharType="separate"/>
          </w:r>
          <w:r w:rsidR="00432232" w:rsidRPr="00FC3CFB">
            <w:rPr>
              <w:rStyle w:val="ad"/>
              <w:rFonts w:cstheme="majorHAnsi"/>
              <w:noProof/>
            </w:rPr>
            <w:t>2.2.4.</w:t>
          </w:r>
          <w:r w:rsidR="00432232">
            <w:rPr>
              <w:rFonts w:asciiTheme="minorHAnsi" w:eastAsiaTheme="minorEastAsia" w:hAnsiTheme="minorHAnsi" w:cstheme="minorBidi"/>
              <w:noProof/>
              <w:kern w:val="2"/>
              <w:szCs w:val="22"/>
            </w:rPr>
            <w:tab/>
          </w:r>
          <w:r w:rsidR="00432232" w:rsidRPr="00FC3CFB">
            <w:rPr>
              <w:rStyle w:val="ad"/>
              <w:rFonts w:hint="eastAsia"/>
              <w:noProof/>
            </w:rPr>
            <w:t>ユーザが</w:t>
          </w:r>
          <w:r w:rsidR="00432232" w:rsidRPr="00FC3CFB">
            <w:rPr>
              <w:rStyle w:val="ad"/>
              <w:noProof/>
            </w:rPr>
            <w:t>NC3</w:t>
          </w:r>
          <w:r w:rsidR="00432232" w:rsidRPr="00FC3CFB">
            <w:rPr>
              <w:rStyle w:val="ad"/>
              <w:rFonts w:hint="eastAsia"/>
              <w:noProof/>
            </w:rPr>
            <w:t>を利用することで得られる効果</w:t>
          </w:r>
          <w:r w:rsidR="00432232">
            <w:rPr>
              <w:noProof/>
              <w:webHidden/>
            </w:rPr>
            <w:tab/>
          </w:r>
          <w:r>
            <w:rPr>
              <w:noProof/>
              <w:webHidden/>
            </w:rPr>
            <w:fldChar w:fldCharType="begin"/>
          </w:r>
          <w:r w:rsidR="00432232">
            <w:rPr>
              <w:noProof/>
              <w:webHidden/>
            </w:rPr>
            <w:instrText xml:space="preserve"> PAGEREF _Toc404964148 \h </w:instrText>
          </w:r>
          <w:r>
            <w:rPr>
              <w:noProof/>
              <w:webHidden/>
            </w:rPr>
          </w:r>
          <w:r>
            <w:rPr>
              <w:noProof/>
              <w:webHidden/>
            </w:rPr>
            <w:fldChar w:fldCharType="separate"/>
          </w:r>
          <w:ins w:id="49" w:author="hokada" w:date="2014-12-01T17:56:00Z">
            <w:r w:rsidR="00B50785">
              <w:rPr>
                <w:noProof/>
                <w:webHidden/>
              </w:rPr>
              <w:t>5</w:t>
            </w:r>
          </w:ins>
          <w:del w:id="50" w:author="hokada" w:date="2014-12-01T17:28:00Z">
            <w:r w:rsidR="00432232" w:rsidDel="00AA69D4">
              <w:rPr>
                <w:noProof/>
                <w:webHidden/>
              </w:rPr>
              <w:delText>6</w:delText>
            </w:r>
          </w:del>
          <w:r>
            <w:rPr>
              <w:noProof/>
              <w:webHidden/>
            </w:rPr>
            <w:fldChar w:fldCharType="end"/>
          </w:r>
          <w:r>
            <w:rPr>
              <w:noProof/>
            </w:rPr>
            <w:fldChar w:fldCharType="end"/>
          </w:r>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"_Toc404964152"</w:instrText>
          </w:r>
          <w:r>
            <w:rPr>
              <w:noProof/>
            </w:rPr>
            <w:fldChar w:fldCharType="separate"/>
          </w:r>
          <w:r w:rsidR="00432232" w:rsidRPr="00FC3CFB">
            <w:rPr>
              <w:rStyle w:val="ad"/>
              <w:noProof/>
            </w:rPr>
            <w:t>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開発方式</w:t>
          </w:r>
          <w:r w:rsidR="00432232">
            <w:rPr>
              <w:noProof/>
              <w:webHidden/>
            </w:rPr>
            <w:tab/>
          </w:r>
          <w:r>
            <w:rPr>
              <w:noProof/>
              <w:webHidden/>
            </w:rPr>
            <w:fldChar w:fldCharType="begin"/>
          </w:r>
          <w:r w:rsidR="00432232">
            <w:rPr>
              <w:noProof/>
              <w:webHidden/>
            </w:rPr>
            <w:instrText xml:space="preserve"> PAGEREF _Toc404964152 \h </w:instrText>
          </w:r>
          <w:r>
            <w:rPr>
              <w:noProof/>
              <w:webHidden/>
            </w:rPr>
          </w:r>
          <w:r>
            <w:rPr>
              <w:noProof/>
              <w:webHidden/>
            </w:rPr>
            <w:fldChar w:fldCharType="separate"/>
          </w:r>
          <w:ins w:id="51" w:author="hokada" w:date="2014-12-01T17:56:00Z">
            <w:r w:rsidR="00B50785">
              <w:rPr>
                <w:noProof/>
                <w:webHidden/>
              </w:rPr>
              <w:t>8</w:t>
            </w:r>
          </w:ins>
          <w:del w:id="52" w:author="hokada" w:date="2014-12-01T17:56:00Z">
            <w:r w:rsidR="00AA69D4" w:rsidDel="00B50785">
              <w:rPr>
                <w:noProof/>
                <w:webHidden/>
              </w:rPr>
              <w:delText>7</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"_Toc404964154"</w:instrText>
          </w:r>
          <w:r>
            <w:rPr>
              <w:noProof/>
            </w:rPr>
            <w:fldChar w:fldCharType="separate"/>
          </w:r>
          <w:r w:rsidR="00432232" w:rsidRPr="00FC3CFB">
            <w:rPr>
              <w:rStyle w:val="ad"/>
              <w:rFonts w:cstheme="majorHAnsi"/>
              <w:noProof/>
            </w:rPr>
            <w:t>2.3.1.</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ソフトウェア構成図</w:t>
          </w:r>
          <w:r w:rsidR="00432232">
            <w:rPr>
              <w:noProof/>
              <w:webHidden/>
            </w:rPr>
            <w:tab/>
          </w:r>
          <w:r>
            <w:rPr>
              <w:noProof/>
              <w:webHidden/>
            </w:rPr>
            <w:fldChar w:fldCharType="begin"/>
          </w:r>
          <w:r w:rsidR="00432232">
            <w:rPr>
              <w:noProof/>
              <w:webHidden/>
            </w:rPr>
            <w:instrText xml:space="preserve"> PAGEREF _Toc404964154 \h </w:instrText>
          </w:r>
          <w:r>
            <w:rPr>
              <w:noProof/>
              <w:webHidden/>
            </w:rPr>
          </w:r>
          <w:r>
            <w:rPr>
              <w:noProof/>
              <w:webHidden/>
            </w:rPr>
            <w:fldChar w:fldCharType="separate"/>
          </w:r>
          <w:ins w:id="53" w:author="hokada" w:date="2014-12-01T17:56:00Z">
            <w:r w:rsidR="00B50785">
              <w:rPr>
                <w:noProof/>
                <w:webHidden/>
              </w:rPr>
              <w:t>8</w:t>
            </w:r>
          </w:ins>
          <w:del w:id="54" w:author="hokada" w:date="2014-12-01T17:56:00Z">
            <w:r w:rsidR="00AA69D4" w:rsidDel="00B50785">
              <w:rPr>
                <w:noProof/>
                <w:webHidden/>
              </w:rPr>
              <w:delText>7</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"_Toc404964155"</w:instrText>
          </w:r>
          <w:r>
            <w:rPr>
              <w:noProof/>
            </w:rPr>
            <w:fldChar w:fldCharType="separate"/>
          </w:r>
          <w:r w:rsidR="00432232" w:rsidRPr="00FC3CFB">
            <w:rPr>
              <w:rStyle w:val="ad"/>
              <w:rFonts w:cstheme="majorHAnsi"/>
              <w:noProof/>
            </w:rPr>
            <w:t>2.3.2.</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ソフトウェア機能概要</w:t>
          </w:r>
          <w:r w:rsidR="00432232">
            <w:rPr>
              <w:noProof/>
              <w:webHidden/>
            </w:rPr>
            <w:tab/>
          </w:r>
          <w:r>
            <w:rPr>
              <w:noProof/>
              <w:webHidden/>
            </w:rPr>
            <w:fldChar w:fldCharType="begin"/>
          </w:r>
          <w:r w:rsidR="00432232">
            <w:rPr>
              <w:noProof/>
              <w:webHidden/>
            </w:rPr>
            <w:instrText xml:space="preserve"> PAGEREF _Toc404964155 \h </w:instrText>
          </w:r>
          <w:r>
            <w:rPr>
              <w:noProof/>
              <w:webHidden/>
            </w:rPr>
          </w:r>
          <w:r>
            <w:rPr>
              <w:noProof/>
              <w:webHidden/>
            </w:rPr>
            <w:fldChar w:fldCharType="separate"/>
          </w:r>
          <w:ins w:id="55" w:author="hokada" w:date="2014-12-01T17:56:00Z">
            <w:r w:rsidR="00B50785">
              <w:rPr>
                <w:noProof/>
                <w:webHidden/>
              </w:rPr>
              <w:t>10</w:t>
            </w:r>
          </w:ins>
          <w:del w:id="56" w:author="hokada" w:date="2014-12-01T17:56:00Z">
            <w:r w:rsidR="00AA69D4" w:rsidDel="00B50785">
              <w:rPr>
                <w:noProof/>
                <w:webHidden/>
              </w:rPr>
              <w:delText>9</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"_Toc404964156"</w:instrText>
          </w:r>
          <w:r>
            <w:rPr>
              <w:noProof/>
            </w:rPr>
            <w:fldChar w:fldCharType="separate"/>
          </w:r>
          <w:r w:rsidR="00432232" w:rsidRPr="00FC3CFB">
            <w:rPr>
              <w:rStyle w:val="ad"/>
              <w:rFonts w:cstheme="majorHAnsi"/>
              <w:noProof/>
            </w:rPr>
            <w:t>2.3.3.</w:t>
          </w:r>
          <w:r w:rsidR="00432232">
            <w:rPr>
              <w:rFonts w:asciiTheme="minorHAnsi" w:eastAsiaTheme="minorEastAsia" w:hAnsiTheme="minorHAnsi" w:cstheme="minorBidi"/>
              <w:noProof/>
              <w:kern w:val="2"/>
              <w:szCs w:val="22"/>
            </w:rPr>
            <w:tab/>
          </w:r>
          <w:r w:rsidR="00432232" w:rsidRPr="00FC3CFB">
            <w:rPr>
              <w:rStyle w:val="ad"/>
              <w:rFonts w:hint="eastAsia"/>
              <w:noProof/>
            </w:rPr>
            <w:t>開発環境及び、開発プロセス</w:t>
          </w:r>
          <w:r w:rsidR="00432232">
            <w:rPr>
              <w:noProof/>
              <w:webHidden/>
            </w:rPr>
            <w:tab/>
          </w:r>
          <w:r>
            <w:rPr>
              <w:noProof/>
              <w:webHidden/>
            </w:rPr>
            <w:fldChar w:fldCharType="begin"/>
          </w:r>
          <w:r w:rsidR="00432232">
            <w:rPr>
              <w:noProof/>
              <w:webHidden/>
            </w:rPr>
            <w:instrText xml:space="preserve"> PAGEREF _Toc404964156 \h </w:instrText>
          </w:r>
          <w:r>
            <w:rPr>
              <w:noProof/>
              <w:webHidden/>
            </w:rPr>
          </w:r>
          <w:r>
            <w:rPr>
              <w:noProof/>
              <w:webHidden/>
            </w:rPr>
            <w:fldChar w:fldCharType="separate"/>
          </w:r>
          <w:ins w:id="57" w:author="hokada" w:date="2014-12-01T17:56:00Z">
            <w:r w:rsidR="00B50785">
              <w:rPr>
                <w:noProof/>
                <w:webHidden/>
              </w:rPr>
              <w:t>13</w:t>
            </w:r>
          </w:ins>
          <w:del w:id="58" w:author="hokada" w:date="2014-12-01T17:56:00Z">
            <w:r w:rsidR="00AA69D4" w:rsidDel="00B50785">
              <w:rPr>
                <w:noProof/>
                <w:webHidden/>
              </w:rPr>
              <w:delText>12</w:delText>
            </w:r>
          </w:del>
          <w:r>
            <w:rPr>
              <w:noProof/>
              <w:webHidden/>
            </w:rPr>
            <w:fldChar w:fldCharType="end"/>
          </w:r>
          <w:r>
            <w:rPr>
              <w:noProof/>
            </w:rPr>
            <w:fldChar w:fldCharType="end"/>
          </w:r>
        </w:p>
        <w:p w:rsidR="00432232" w:rsidRDefault="006D6429">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"_Toc404964159"</w:instrText>
          </w:r>
          <w:r>
            <w:rPr>
              <w:noProof/>
            </w:rPr>
            <w:fldChar w:fldCharType="separate"/>
          </w:r>
          <w:r w:rsidR="00432232" w:rsidRPr="00FC3CFB">
            <w:rPr>
              <w:rStyle w:val="ad"/>
              <w:rFonts w:hint="eastAsia"/>
              <w:b/>
              <w:noProof/>
            </w:rPr>
            <w:t>第</w:t>
          </w:r>
          <w:r w:rsidR="00432232" w:rsidRPr="00FC3CFB">
            <w:rPr>
              <w:rStyle w:val="ad"/>
              <w:rFonts w:hint="eastAsia"/>
              <w:b/>
              <w:noProof/>
            </w:rPr>
            <w:t xml:space="preserve"> 3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NC3</w:t>
          </w:r>
          <w:r w:rsidR="00432232" w:rsidRPr="00FC3CFB">
            <w:rPr>
              <w:rStyle w:val="ad"/>
              <w:rFonts w:hint="eastAsia"/>
              <w:b/>
              <w:noProof/>
            </w:rPr>
            <w:t>プラグイン開発における機能提案</w:t>
          </w:r>
          <w:r w:rsidR="00432232">
            <w:rPr>
              <w:noProof/>
              <w:webHidden/>
            </w:rPr>
            <w:tab/>
          </w:r>
          <w:r>
            <w:rPr>
              <w:noProof/>
              <w:webHidden/>
            </w:rPr>
            <w:fldChar w:fldCharType="begin"/>
          </w:r>
          <w:r w:rsidR="00432232">
            <w:rPr>
              <w:noProof/>
              <w:webHidden/>
            </w:rPr>
            <w:instrText xml:space="preserve"> PAGEREF _Toc404964159 \h </w:instrText>
          </w:r>
          <w:r>
            <w:rPr>
              <w:noProof/>
              <w:webHidden/>
            </w:rPr>
          </w:r>
          <w:r>
            <w:rPr>
              <w:noProof/>
              <w:webHidden/>
            </w:rPr>
            <w:fldChar w:fldCharType="separate"/>
          </w:r>
          <w:ins w:id="59" w:author="hokada" w:date="2014-12-01T17:56:00Z">
            <w:r w:rsidR="00B50785">
              <w:rPr>
                <w:noProof/>
                <w:webHidden/>
              </w:rPr>
              <w:t>16</w:t>
            </w:r>
          </w:ins>
          <w:del w:id="60" w:author="hokada" w:date="2014-12-01T17:56:00Z">
            <w:r w:rsidR="00AA69D4" w:rsidDel="00B50785">
              <w:rPr>
                <w:noProof/>
                <w:webHidden/>
              </w:rPr>
              <w:delText>15</w:delText>
            </w:r>
          </w:del>
          <w:r>
            <w:rPr>
              <w:noProof/>
              <w:webHidden/>
            </w:rPr>
            <w:fldChar w:fldCharType="end"/>
          </w:r>
          <w:r>
            <w:rPr>
              <w:noProof/>
            </w:rPr>
            <w:fldChar w:fldCharType="end"/>
          </w:r>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"_Toc404964160"</w:instrText>
          </w:r>
          <w:r>
            <w:rPr>
              <w:noProof/>
            </w:rPr>
            <w:fldChar w:fldCharType="separate"/>
          </w:r>
          <w:r w:rsidR="00432232" w:rsidRPr="00FC3CFB">
            <w:rPr>
              <w:rStyle w:val="ad"/>
              <w:noProof/>
            </w:rPr>
            <w:t>3.1.</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ページ構成</w:t>
          </w:r>
          <w:r w:rsidR="00432232">
            <w:rPr>
              <w:noProof/>
              <w:webHidden/>
            </w:rPr>
            <w:tab/>
          </w:r>
          <w:r>
            <w:rPr>
              <w:noProof/>
              <w:webHidden/>
            </w:rPr>
            <w:fldChar w:fldCharType="begin"/>
          </w:r>
          <w:r w:rsidR="00432232">
            <w:rPr>
              <w:noProof/>
              <w:webHidden/>
            </w:rPr>
            <w:instrText xml:space="preserve"> PAGEREF _Toc404964160 \h </w:instrText>
          </w:r>
          <w:r>
            <w:rPr>
              <w:noProof/>
              <w:webHidden/>
            </w:rPr>
          </w:r>
          <w:r>
            <w:rPr>
              <w:noProof/>
              <w:webHidden/>
            </w:rPr>
            <w:fldChar w:fldCharType="separate"/>
          </w:r>
          <w:ins w:id="61" w:author="hokada" w:date="2014-12-01T17:56:00Z">
            <w:r w:rsidR="00B50785">
              <w:rPr>
                <w:noProof/>
                <w:webHidden/>
              </w:rPr>
              <w:t>16</w:t>
            </w:r>
          </w:ins>
          <w:del w:id="62" w:author="hokada" w:date="2014-12-01T17:56:00Z">
            <w:r w:rsidR="00AA69D4" w:rsidDel="00B50785">
              <w:rPr>
                <w:noProof/>
                <w:webHidden/>
              </w:rPr>
              <w:delText>15</w:delText>
            </w:r>
          </w:del>
          <w:r>
            <w:rPr>
              <w:noProof/>
              <w:webHidden/>
            </w:rPr>
            <w:fldChar w:fldCharType="end"/>
          </w:r>
          <w:r>
            <w:rPr>
              <w:noProof/>
            </w:rPr>
            <w:fldChar w:fldCharType="end"/>
          </w:r>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"_Toc404964164"</w:instrText>
          </w:r>
          <w:r>
            <w:rPr>
              <w:noProof/>
            </w:rPr>
            <w:fldChar w:fldCharType="separate"/>
          </w:r>
          <w:r w:rsidR="00432232" w:rsidRPr="00FC3CFB">
            <w:rPr>
              <w:rStyle w:val="ad"/>
              <w:noProof/>
            </w:rPr>
            <w:t>3.2.</w:t>
          </w:r>
          <w:r w:rsidR="00432232">
            <w:rPr>
              <w:rFonts w:asciiTheme="minorHAnsi" w:eastAsiaTheme="minorEastAsia" w:hAnsiTheme="minorHAnsi" w:cstheme="minorBidi"/>
              <w:noProof/>
              <w:kern w:val="2"/>
              <w:szCs w:val="22"/>
            </w:rPr>
            <w:tab/>
          </w:r>
          <w:r w:rsidR="00432232" w:rsidRPr="00FC3CFB">
            <w:rPr>
              <w:rStyle w:val="ad"/>
              <w:rFonts w:hint="eastAsia"/>
              <w:noProof/>
            </w:rPr>
            <w:t>開発機能</w:t>
          </w:r>
          <w:r w:rsidR="00432232">
            <w:rPr>
              <w:noProof/>
              <w:webHidden/>
            </w:rPr>
            <w:tab/>
          </w:r>
          <w:r>
            <w:rPr>
              <w:noProof/>
              <w:webHidden/>
            </w:rPr>
            <w:fldChar w:fldCharType="begin"/>
          </w:r>
          <w:r w:rsidR="00432232">
            <w:rPr>
              <w:noProof/>
              <w:webHidden/>
            </w:rPr>
            <w:instrText xml:space="preserve"> PAGEREF _Toc404964164 \h </w:instrText>
          </w:r>
          <w:r>
            <w:rPr>
              <w:noProof/>
              <w:webHidden/>
            </w:rPr>
          </w:r>
          <w:r>
            <w:rPr>
              <w:noProof/>
              <w:webHidden/>
            </w:rPr>
            <w:fldChar w:fldCharType="separate"/>
          </w:r>
          <w:ins w:id="63" w:author="hokada" w:date="2014-12-01T17:56:00Z">
            <w:r w:rsidR="00B50785">
              <w:rPr>
                <w:noProof/>
                <w:webHidden/>
              </w:rPr>
              <w:t>16</w:t>
            </w:r>
          </w:ins>
          <w:del w:id="64" w:author="hokada" w:date="2014-12-01T17:56:00Z">
            <w:r w:rsidR="00AA69D4" w:rsidDel="00B50785">
              <w:rPr>
                <w:noProof/>
                <w:webHidden/>
              </w:rPr>
              <w:delText>15</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"_Toc404964165"</w:instrText>
          </w:r>
          <w:r>
            <w:rPr>
              <w:noProof/>
            </w:rPr>
            <w:fldChar w:fldCharType="separate"/>
          </w:r>
          <w:r w:rsidR="00432232" w:rsidRPr="00FC3CFB">
            <w:rPr>
              <w:rStyle w:val="ad"/>
              <w:rFonts w:cstheme="majorHAnsi"/>
              <w:noProof/>
            </w:rPr>
            <w:t>3.2.1.</w:t>
          </w:r>
          <w:r w:rsidR="00432232">
            <w:rPr>
              <w:rFonts w:asciiTheme="minorHAnsi" w:eastAsiaTheme="minorEastAsia" w:hAnsiTheme="minorHAnsi" w:cstheme="minorBidi"/>
              <w:noProof/>
              <w:kern w:val="2"/>
              <w:szCs w:val="22"/>
            </w:rPr>
            <w:tab/>
          </w:r>
          <w:r w:rsidR="00432232" w:rsidRPr="00FC3CFB">
            <w:rPr>
              <w:rStyle w:val="ad"/>
              <w:noProof/>
            </w:rPr>
            <w:t>iframe</w:t>
          </w:r>
          <w:r w:rsidR="00432232" w:rsidRPr="00FC3CFB">
            <w:rPr>
              <w:rStyle w:val="ad"/>
              <w:rFonts w:hint="eastAsia"/>
              <w:noProof/>
            </w:rPr>
            <w:t>プラグイン機能概要</w:t>
          </w:r>
          <w:r w:rsidR="00432232">
            <w:rPr>
              <w:noProof/>
              <w:webHidden/>
            </w:rPr>
            <w:tab/>
          </w:r>
          <w:r>
            <w:rPr>
              <w:noProof/>
              <w:webHidden/>
            </w:rPr>
            <w:fldChar w:fldCharType="begin"/>
          </w:r>
          <w:r w:rsidR="00432232">
            <w:rPr>
              <w:noProof/>
              <w:webHidden/>
            </w:rPr>
            <w:instrText xml:space="preserve"> PAGEREF _Toc404964165 \h </w:instrText>
          </w:r>
          <w:r>
            <w:rPr>
              <w:noProof/>
              <w:webHidden/>
            </w:rPr>
          </w:r>
          <w:r>
            <w:rPr>
              <w:noProof/>
              <w:webHidden/>
            </w:rPr>
            <w:fldChar w:fldCharType="separate"/>
          </w:r>
          <w:ins w:id="65" w:author="hokada" w:date="2014-12-01T17:56:00Z">
            <w:r w:rsidR="00B50785">
              <w:rPr>
                <w:noProof/>
                <w:webHidden/>
              </w:rPr>
              <w:t>16</w:t>
            </w:r>
          </w:ins>
          <w:del w:id="66" w:author="hokada" w:date="2014-12-01T17:56:00Z">
            <w:r w:rsidR="00AA69D4" w:rsidDel="00B50785">
              <w:rPr>
                <w:noProof/>
                <w:webHidden/>
              </w:rPr>
              <w:delText>15</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"_Toc404964166"</w:instrText>
          </w:r>
          <w:r>
            <w:rPr>
              <w:noProof/>
            </w:rPr>
            <w:fldChar w:fldCharType="separate"/>
          </w:r>
          <w:r w:rsidR="00432232" w:rsidRPr="00FC3CFB">
            <w:rPr>
              <w:rStyle w:val="ad"/>
              <w:rFonts w:cstheme="majorHAnsi"/>
              <w:noProof/>
            </w:rPr>
            <w:t>3.2.2.</w:t>
          </w:r>
          <w:r w:rsidR="00432232">
            <w:rPr>
              <w:rFonts w:asciiTheme="minorHAnsi" w:eastAsiaTheme="minorEastAsia" w:hAnsiTheme="minorHAnsi" w:cstheme="minorBidi"/>
              <w:noProof/>
              <w:kern w:val="2"/>
              <w:szCs w:val="22"/>
            </w:rPr>
            <w:tab/>
          </w:r>
          <w:r w:rsidR="00432232" w:rsidRPr="00FC3CFB">
            <w:rPr>
              <w:rStyle w:val="ad"/>
              <w:rFonts w:hint="eastAsia"/>
              <w:noProof/>
            </w:rPr>
            <w:t>設計ドキュメント</w:t>
          </w:r>
          <w:r w:rsidR="00432232">
            <w:rPr>
              <w:noProof/>
              <w:webHidden/>
            </w:rPr>
            <w:tab/>
          </w:r>
          <w:r>
            <w:rPr>
              <w:noProof/>
              <w:webHidden/>
            </w:rPr>
            <w:fldChar w:fldCharType="begin"/>
          </w:r>
          <w:r w:rsidR="00432232">
            <w:rPr>
              <w:noProof/>
              <w:webHidden/>
            </w:rPr>
            <w:instrText xml:space="preserve"> PAGEREF _Toc404964166 \h </w:instrText>
          </w:r>
          <w:r>
            <w:rPr>
              <w:noProof/>
              <w:webHidden/>
            </w:rPr>
          </w:r>
          <w:r>
            <w:rPr>
              <w:noProof/>
              <w:webHidden/>
            </w:rPr>
            <w:fldChar w:fldCharType="separate"/>
          </w:r>
          <w:ins w:id="67" w:author="hokada" w:date="2014-12-01T17:56:00Z">
            <w:r w:rsidR="00B50785">
              <w:rPr>
                <w:noProof/>
                <w:webHidden/>
              </w:rPr>
              <w:t>17</w:t>
            </w:r>
          </w:ins>
          <w:del w:id="68" w:author="hokada" w:date="2014-12-01T17:56:00Z">
            <w:r w:rsidR="00AA69D4" w:rsidDel="00B50785">
              <w:rPr>
                <w:noProof/>
                <w:webHidden/>
              </w:rPr>
              <w:delText>16</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"_Toc404964169"</w:instrText>
          </w:r>
          <w:r>
            <w:rPr>
              <w:noProof/>
            </w:rPr>
            <w:fldChar w:fldCharType="separate"/>
          </w:r>
          <w:r w:rsidR="00432232" w:rsidRPr="00FC3CFB">
            <w:rPr>
              <w:rStyle w:val="ad"/>
              <w:rFonts w:cstheme="majorHAnsi"/>
              <w:noProof/>
            </w:rPr>
            <w:t>3.2.3.</w:t>
          </w:r>
          <w:r w:rsidR="00432232">
            <w:rPr>
              <w:rFonts w:asciiTheme="minorHAnsi" w:eastAsiaTheme="minorEastAsia" w:hAnsiTheme="minorHAnsi" w:cstheme="minorBidi"/>
              <w:noProof/>
              <w:kern w:val="2"/>
              <w:szCs w:val="22"/>
            </w:rPr>
            <w:tab/>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_Toc404964169 \h </w:instrText>
          </w:r>
          <w:r>
            <w:rPr>
              <w:noProof/>
              <w:webHidden/>
            </w:rPr>
          </w:r>
          <w:r>
            <w:rPr>
              <w:noProof/>
              <w:webHidden/>
            </w:rPr>
            <w:fldChar w:fldCharType="separate"/>
          </w:r>
          <w:ins w:id="69" w:author="hokada" w:date="2014-12-01T17:56:00Z">
            <w:r w:rsidR="00B50785">
              <w:rPr>
                <w:noProof/>
                <w:webHidden/>
              </w:rPr>
              <w:t>22</w:t>
            </w:r>
          </w:ins>
          <w:del w:id="70" w:author="hokada" w:date="2014-12-01T17:56:00Z">
            <w:r w:rsidR="00AA69D4" w:rsidDel="00B50785">
              <w:rPr>
                <w:noProof/>
                <w:webHidden/>
              </w:rPr>
              <w:delText>21</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"_Toc404964170"</w:instrText>
          </w:r>
          <w:r>
            <w:rPr>
              <w:noProof/>
            </w:rPr>
            <w:fldChar w:fldCharType="separate"/>
          </w:r>
          <w:r w:rsidR="00432232" w:rsidRPr="00FC3CFB">
            <w:rPr>
              <w:rStyle w:val="ad"/>
              <w:rFonts w:cstheme="majorHAnsi"/>
              <w:noProof/>
            </w:rPr>
            <w:t>3.2.4.</w:t>
          </w:r>
          <w:r w:rsidR="00432232">
            <w:rPr>
              <w:rFonts w:asciiTheme="minorHAnsi" w:eastAsiaTheme="minorEastAsia" w:hAnsiTheme="minorHAnsi" w:cstheme="minorBidi"/>
              <w:noProof/>
              <w:kern w:val="2"/>
              <w:szCs w:val="22"/>
            </w:rPr>
            <w:tab/>
          </w:r>
          <w:r w:rsidR="00432232" w:rsidRPr="00FC3CFB">
            <w:rPr>
              <w:rStyle w:val="ad"/>
              <w:rFonts w:hint="eastAsia"/>
              <w:noProof/>
            </w:rPr>
            <w:t>プログラム規模</w:t>
          </w:r>
          <w:r w:rsidR="00432232">
            <w:rPr>
              <w:noProof/>
              <w:webHidden/>
            </w:rPr>
            <w:tab/>
          </w:r>
          <w:r>
            <w:rPr>
              <w:noProof/>
              <w:webHidden/>
            </w:rPr>
            <w:fldChar w:fldCharType="begin"/>
          </w:r>
          <w:r w:rsidR="00432232">
            <w:rPr>
              <w:noProof/>
              <w:webHidden/>
            </w:rPr>
            <w:instrText xml:space="preserve"> PAGEREF _Toc404964170 \h </w:instrText>
          </w:r>
          <w:r>
            <w:rPr>
              <w:noProof/>
              <w:webHidden/>
            </w:rPr>
          </w:r>
          <w:r>
            <w:rPr>
              <w:noProof/>
              <w:webHidden/>
            </w:rPr>
            <w:fldChar w:fldCharType="separate"/>
          </w:r>
          <w:ins w:id="71" w:author="hokada" w:date="2014-12-01T17:56:00Z">
            <w:r w:rsidR="00B50785">
              <w:rPr>
                <w:noProof/>
                <w:webHidden/>
              </w:rPr>
              <w:t>23</w:t>
            </w:r>
          </w:ins>
          <w:del w:id="72" w:author="hokada" w:date="2014-12-01T17:56:00Z">
            <w:r w:rsidR="00AA69D4" w:rsidDel="00B50785">
              <w:rPr>
                <w:noProof/>
                <w:webHidden/>
              </w:rPr>
              <w:delText>22</w:delText>
            </w:r>
          </w:del>
          <w:r>
            <w:rPr>
              <w:noProof/>
              <w:webHidden/>
            </w:rPr>
            <w:fldChar w:fldCharType="end"/>
          </w:r>
          <w:r>
            <w:rPr>
              <w:noProof/>
            </w:rPr>
            <w:fldChar w:fldCharType="end"/>
          </w:r>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"_Toc404964171"</w:instrText>
          </w:r>
          <w:r>
            <w:rPr>
              <w:noProof/>
            </w:rPr>
            <w:fldChar w:fldCharType="separate"/>
          </w:r>
          <w:r w:rsidR="00432232" w:rsidRPr="00FC3CFB">
            <w:rPr>
              <w:rStyle w:val="ad"/>
              <w:noProof/>
            </w:rPr>
            <w:t>3.3.</w:t>
          </w:r>
          <w:r w:rsidR="00432232">
            <w:rPr>
              <w:rFonts w:asciiTheme="minorHAnsi" w:eastAsiaTheme="minorEastAsia" w:hAnsiTheme="minorHAnsi" w:cstheme="minorBidi"/>
              <w:noProof/>
              <w:kern w:val="2"/>
              <w:szCs w:val="22"/>
            </w:rPr>
            <w:tab/>
          </w:r>
          <w:r w:rsidR="00432232" w:rsidRPr="00FC3CFB">
            <w:rPr>
              <w:rStyle w:val="ad"/>
              <w:rFonts w:hint="eastAsia"/>
              <w:noProof/>
            </w:rPr>
            <w:t>提案</w:t>
          </w:r>
          <w:r w:rsidR="00432232">
            <w:rPr>
              <w:noProof/>
              <w:webHidden/>
            </w:rPr>
            <w:tab/>
          </w:r>
          <w:r>
            <w:rPr>
              <w:noProof/>
              <w:webHidden/>
            </w:rPr>
            <w:fldChar w:fldCharType="begin"/>
          </w:r>
          <w:r w:rsidR="00432232">
            <w:rPr>
              <w:noProof/>
              <w:webHidden/>
            </w:rPr>
            <w:instrText xml:space="preserve"> PAGEREF _Toc404964171 \h </w:instrText>
          </w:r>
          <w:r>
            <w:rPr>
              <w:noProof/>
              <w:webHidden/>
            </w:rPr>
          </w:r>
          <w:r>
            <w:rPr>
              <w:noProof/>
              <w:webHidden/>
            </w:rPr>
            <w:fldChar w:fldCharType="separate"/>
          </w:r>
          <w:ins w:id="73" w:author="hokada" w:date="2014-12-01T17:56:00Z">
            <w:r w:rsidR="00B50785">
              <w:rPr>
                <w:noProof/>
                <w:webHidden/>
              </w:rPr>
              <w:t>24</w:t>
            </w:r>
          </w:ins>
          <w:del w:id="74" w:author="hokada" w:date="2014-12-01T17:56:00Z">
            <w:r w:rsidR="00AA69D4" w:rsidDel="00B50785">
              <w:rPr>
                <w:noProof/>
                <w:webHidden/>
              </w:rPr>
              <w:delText>23</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"_Toc404964172"</w:instrText>
          </w:r>
          <w:r>
            <w:rPr>
              <w:noProof/>
            </w:rPr>
            <w:fldChar w:fldCharType="separate"/>
          </w:r>
          <w:r w:rsidR="00432232" w:rsidRPr="00FC3CFB">
            <w:rPr>
              <w:rStyle w:val="ad"/>
              <w:rFonts w:cstheme="majorHAnsi"/>
              <w:noProof/>
            </w:rPr>
            <w:t>3.3.1.</w:t>
          </w:r>
          <w:r w:rsidR="00432232">
            <w:rPr>
              <w:rFonts w:asciiTheme="minorHAnsi" w:eastAsiaTheme="minorEastAsia" w:hAnsiTheme="minorHAnsi" w:cstheme="minorBidi"/>
              <w:noProof/>
              <w:kern w:val="2"/>
              <w:szCs w:val="22"/>
            </w:rPr>
            <w:tab/>
          </w:r>
          <w:r w:rsidR="00432232" w:rsidRPr="00FC3CFB">
            <w:rPr>
              <w:rStyle w:val="ad"/>
              <w:rFonts w:hint="eastAsia"/>
              <w:noProof/>
            </w:rPr>
            <w:t>提案内容</w:t>
          </w:r>
          <w:r w:rsidR="00432232">
            <w:rPr>
              <w:noProof/>
              <w:webHidden/>
            </w:rPr>
            <w:tab/>
          </w:r>
          <w:r>
            <w:rPr>
              <w:noProof/>
              <w:webHidden/>
            </w:rPr>
            <w:fldChar w:fldCharType="begin"/>
          </w:r>
          <w:r w:rsidR="00432232">
            <w:rPr>
              <w:noProof/>
              <w:webHidden/>
            </w:rPr>
            <w:instrText xml:space="preserve"> PAGEREF _Toc404964172 \h </w:instrText>
          </w:r>
          <w:r>
            <w:rPr>
              <w:noProof/>
              <w:webHidden/>
            </w:rPr>
          </w:r>
          <w:r>
            <w:rPr>
              <w:noProof/>
              <w:webHidden/>
            </w:rPr>
            <w:fldChar w:fldCharType="separate"/>
          </w:r>
          <w:ins w:id="75" w:author="hokada" w:date="2014-12-01T17:56:00Z">
            <w:r w:rsidR="00B50785">
              <w:rPr>
                <w:noProof/>
                <w:webHidden/>
              </w:rPr>
              <w:t>24</w:t>
            </w:r>
          </w:ins>
          <w:del w:id="76" w:author="hokada" w:date="2014-12-01T17:56:00Z">
            <w:r w:rsidR="00AA69D4" w:rsidDel="00B50785">
              <w:rPr>
                <w:noProof/>
                <w:webHidden/>
              </w:rPr>
              <w:delText>23</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"_Toc404964173"</w:instrText>
          </w:r>
          <w:r>
            <w:rPr>
              <w:noProof/>
            </w:rPr>
            <w:fldChar w:fldCharType="separate"/>
          </w:r>
          <w:r w:rsidR="00432232" w:rsidRPr="00FC3CFB">
            <w:rPr>
              <w:rStyle w:val="ad"/>
              <w:rFonts w:cstheme="majorHAnsi"/>
              <w:noProof/>
            </w:rPr>
            <w:t>3.3.2.</w:t>
          </w:r>
          <w:r w:rsidR="00432232">
            <w:rPr>
              <w:rFonts w:asciiTheme="minorHAnsi" w:eastAsiaTheme="minorEastAsia" w:hAnsiTheme="minorHAnsi" w:cstheme="minorBidi"/>
              <w:noProof/>
              <w:kern w:val="2"/>
              <w:szCs w:val="22"/>
            </w:rPr>
            <w:tab/>
          </w:r>
          <w:r w:rsidR="00432232" w:rsidRPr="00FC3CFB">
            <w:rPr>
              <w:rStyle w:val="ad"/>
              <w:rFonts w:hint="eastAsia"/>
              <w:noProof/>
            </w:rPr>
            <w:t>実現方法</w:t>
          </w:r>
          <w:r w:rsidR="00432232">
            <w:rPr>
              <w:noProof/>
              <w:webHidden/>
            </w:rPr>
            <w:tab/>
          </w:r>
          <w:r>
            <w:rPr>
              <w:noProof/>
              <w:webHidden/>
            </w:rPr>
            <w:fldChar w:fldCharType="begin"/>
          </w:r>
          <w:r w:rsidR="00432232">
            <w:rPr>
              <w:noProof/>
              <w:webHidden/>
            </w:rPr>
            <w:instrText xml:space="preserve"> PAGEREF _Toc404964173 \h </w:instrText>
          </w:r>
          <w:r>
            <w:rPr>
              <w:noProof/>
              <w:webHidden/>
            </w:rPr>
          </w:r>
          <w:r>
            <w:rPr>
              <w:noProof/>
              <w:webHidden/>
            </w:rPr>
            <w:fldChar w:fldCharType="separate"/>
          </w:r>
          <w:ins w:id="77" w:author="hokada" w:date="2014-12-01T17:56:00Z">
            <w:r w:rsidR="00B50785">
              <w:rPr>
                <w:noProof/>
                <w:webHidden/>
              </w:rPr>
              <w:t>25</w:t>
            </w:r>
          </w:ins>
          <w:del w:id="78" w:author="hokada" w:date="2014-12-01T17:56:00Z">
            <w:r w:rsidR="00AA69D4" w:rsidDel="00B50785">
              <w:rPr>
                <w:noProof/>
                <w:webHidden/>
              </w:rPr>
              <w:delText>24</w:delText>
            </w:r>
          </w:del>
          <w:r>
            <w:rPr>
              <w:noProof/>
              <w:webHidden/>
            </w:rPr>
            <w:fldChar w:fldCharType="end"/>
          </w:r>
          <w:r>
            <w:rPr>
              <w:noProof/>
            </w:rPr>
            <w:fldChar w:fldCharType="end"/>
          </w:r>
        </w:p>
        <w:p w:rsidR="00432232" w:rsidRDefault="006D6429">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"_Toc404964174"</w:instrText>
          </w:r>
          <w:r>
            <w:rPr>
              <w:noProof/>
            </w:rPr>
            <w:fldChar w:fldCharType="separate"/>
          </w:r>
          <w:r w:rsidR="00432232" w:rsidRPr="00FC3CFB">
            <w:rPr>
              <w:rStyle w:val="ad"/>
              <w:rFonts w:hint="eastAsia"/>
              <w:b/>
              <w:noProof/>
            </w:rPr>
            <w:t>第</w:t>
          </w:r>
          <w:r w:rsidR="00432232" w:rsidRPr="00FC3CFB">
            <w:rPr>
              <w:rStyle w:val="ad"/>
              <w:rFonts w:hint="eastAsia"/>
              <w:b/>
              <w:noProof/>
            </w:rPr>
            <w:t xml:space="preserve"> 4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評価</w:t>
          </w:r>
          <w:r w:rsidR="00432232">
            <w:rPr>
              <w:noProof/>
              <w:webHidden/>
            </w:rPr>
            <w:tab/>
          </w:r>
          <w:r>
            <w:rPr>
              <w:noProof/>
              <w:webHidden/>
            </w:rPr>
            <w:fldChar w:fldCharType="begin"/>
          </w:r>
          <w:r w:rsidR="00432232">
            <w:rPr>
              <w:noProof/>
              <w:webHidden/>
            </w:rPr>
            <w:instrText xml:space="preserve"> PAGEREF _Toc404964174 \h </w:instrText>
          </w:r>
          <w:r>
            <w:rPr>
              <w:noProof/>
              <w:webHidden/>
            </w:rPr>
          </w:r>
          <w:r>
            <w:rPr>
              <w:noProof/>
              <w:webHidden/>
            </w:rPr>
            <w:fldChar w:fldCharType="separate"/>
          </w:r>
          <w:ins w:id="79" w:author="hokada" w:date="2014-12-01T17:56:00Z">
            <w:r w:rsidR="00B50785">
              <w:rPr>
                <w:noProof/>
                <w:webHidden/>
              </w:rPr>
              <w:t>28</w:t>
            </w:r>
          </w:ins>
          <w:del w:id="80" w:author="hokada" w:date="2014-12-01T17:56:00Z">
            <w:r w:rsidR="00AA69D4" w:rsidDel="00B50785">
              <w:rPr>
                <w:noProof/>
                <w:webHidden/>
              </w:rPr>
              <w:delText>27</w:delText>
            </w:r>
          </w:del>
          <w:r>
            <w:rPr>
              <w:noProof/>
              <w:webHidden/>
            </w:rPr>
            <w:fldChar w:fldCharType="end"/>
          </w:r>
          <w:r>
            <w:rPr>
              <w:noProof/>
            </w:rPr>
            <w:fldChar w:fldCharType="end"/>
          </w:r>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"_Toc404964175"</w:instrText>
          </w:r>
          <w:r>
            <w:rPr>
              <w:noProof/>
            </w:rPr>
            <w:fldChar w:fldCharType="separate"/>
          </w:r>
          <w:r w:rsidR="00432232" w:rsidRPr="00FC3CFB">
            <w:rPr>
              <w:rStyle w:val="ad"/>
              <w:noProof/>
            </w:rPr>
            <w:t>4.1.</w:t>
          </w:r>
          <w:r w:rsidR="00432232">
            <w:rPr>
              <w:rFonts w:asciiTheme="minorHAnsi" w:eastAsiaTheme="minorEastAsia" w:hAnsiTheme="minorHAnsi" w:cstheme="minorBidi"/>
              <w:noProof/>
              <w:kern w:val="2"/>
              <w:szCs w:val="22"/>
            </w:rPr>
            <w:tab/>
          </w:r>
          <w:r w:rsidR="00432232" w:rsidRPr="00FC3CFB">
            <w:rPr>
              <w:rStyle w:val="ad"/>
              <w:rFonts w:hint="eastAsia"/>
              <w:noProof/>
            </w:rPr>
            <w:t>評価項目</w:t>
          </w:r>
          <w:r w:rsidR="00432232">
            <w:rPr>
              <w:noProof/>
              <w:webHidden/>
            </w:rPr>
            <w:tab/>
          </w:r>
          <w:r>
            <w:rPr>
              <w:noProof/>
              <w:webHidden/>
            </w:rPr>
            <w:fldChar w:fldCharType="begin"/>
          </w:r>
          <w:r w:rsidR="00432232">
            <w:rPr>
              <w:noProof/>
              <w:webHidden/>
            </w:rPr>
            <w:instrText xml:space="preserve"> PAGEREF _Toc404964175 \h </w:instrText>
          </w:r>
          <w:r>
            <w:rPr>
              <w:noProof/>
              <w:webHidden/>
            </w:rPr>
          </w:r>
          <w:r>
            <w:rPr>
              <w:noProof/>
              <w:webHidden/>
            </w:rPr>
            <w:fldChar w:fldCharType="separate"/>
          </w:r>
          <w:ins w:id="81" w:author="hokada" w:date="2014-12-01T17:56:00Z">
            <w:r w:rsidR="00B50785">
              <w:rPr>
                <w:noProof/>
                <w:webHidden/>
              </w:rPr>
              <w:t>28</w:t>
            </w:r>
          </w:ins>
          <w:del w:id="82" w:author="hokada" w:date="2014-12-01T17:56:00Z">
            <w:r w:rsidR="00AA69D4" w:rsidDel="00B50785">
              <w:rPr>
                <w:noProof/>
                <w:webHidden/>
              </w:rPr>
              <w:delText>27</w:delText>
            </w:r>
          </w:del>
          <w:r>
            <w:rPr>
              <w:noProof/>
              <w:webHidden/>
            </w:rPr>
            <w:fldChar w:fldCharType="end"/>
          </w:r>
          <w:r>
            <w:rPr>
              <w:noProof/>
            </w:rPr>
            <w:fldChar w:fldCharType="end"/>
          </w:r>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"_Toc404964176"</w:instrText>
          </w:r>
          <w:r>
            <w:rPr>
              <w:noProof/>
            </w:rPr>
            <w:fldChar w:fldCharType="separate"/>
          </w:r>
          <w:r w:rsidR="00432232" w:rsidRPr="00FC3CFB">
            <w:rPr>
              <w:rStyle w:val="ad"/>
              <w:noProof/>
            </w:rPr>
            <w:t>4.2.</w:t>
          </w:r>
          <w:r w:rsidR="00432232">
            <w:rPr>
              <w:rFonts w:asciiTheme="minorHAnsi" w:eastAsiaTheme="minorEastAsia" w:hAnsiTheme="minorHAnsi" w:cstheme="minorBidi"/>
              <w:noProof/>
              <w:kern w:val="2"/>
              <w:szCs w:val="22"/>
            </w:rPr>
            <w:tab/>
          </w:r>
          <w:r w:rsidR="00432232" w:rsidRPr="00FC3CFB">
            <w:rPr>
              <w:rStyle w:val="ad"/>
              <w:rFonts w:hint="eastAsia"/>
              <w:noProof/>
            </w:rPr>
            <w:t>評価結果及び、考察</w:t>
          </w:r>
          <w:r w:rsidR="00432232">
            <w:rPr>
              <w:noProof/>
              <w:webHidden/>
            </w:rPr>
            <w:tab/>
          </w:r>
          <w:r>
            <w:rPr>
              <w:noProof/>
              <w:webHidden/>
            </w:rPr>
            <w:fldChar w:fldCharType="begin"/>
          </w:r>
          <w:r w:rsidR="00432232">
            <w:rPr>
              <w:noProof/>
              <w:webHidden/>
            </w:rPr>
            <w:instrText xml:space="preserve"> PAGEREF _Toc404964176 \h </w:instrText>
          </w:r>
          <w:r>
            <w:rPr>
              <w:noProof/>
              <w:webHidden/>
            </w:rPr>
          </w:r>
          <w:r>
            <w:rPr>
              <w:noProof/>
              <w:webHidden/>
            </w:rPr>
            <w:fldChar w:fldCharType="separate"/>
          </w:r>
          <w:ins w:id="83" w:author="hokada" w:date="2014-12-01T17:56:00Z">
            <w:r w:rsidR="00B50785">
              <w:rPr>
                <w:noProof/>
                <w:webHidden/>
              </w:rPr>
              <w:t>29</w:t>
            </w:r>
          </w:ins>
          <w:del w:id="84" w:author="hokada" w:date="2014-12-01T17:56:00Z">
            <w:r w:rsidR="00AA69D4" w:rsidDel="00B50785">
              <w:rPr>
                <w:noProof/>
                <w:webHidden/>
              </w:rPr>
              <w:delText>28</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"_Toc404964177"</w:instrText>
          </w:r>
          <w:r>
            <w:rPr>
              <w:noProof/>
            </w:rPr>
            <w:fldChar w:fldCharType="separate"/>
          </w:r>
          <w:r w:rsidR="00432232" w:rsidRPr="00FC3CFB">
            <w:rPr>
              <w:rStyle w:val="ad"/>
              <w:rFonts w:cstheme="majorHAnsi"/>
              <w:noProof/>
            </w:rPr>
            <w:t>4.2.1.</w:t>
          </w:r>
          <w:r w:rsidR="00432232">
            <w:rPr>
              <w:rFonts w:asciiTheme="minorHAnsi" w:eastAsiaTheme="minorEastAsia" w:hAnsiTheme="minorHAnsi" w:cstheme="minorBidi"/>
              <w:noProof/>
              <w:kern w:val="2"/>
              <w:szCs w:val="22"/>
            </w:rPr>
            <w:tab/>
          </w:r>
          <w:r w:rsidR="00432232" w:rsidRPr="00FC3CFB">
            <w:rPr>
              <w:rStyle w:val="ad"/>
              <w:rFonts w:hint="eastAsia"/>
              <w:noProof/>
            </w:rPr>
            <w:t>機能要件</w:t>
          </w:r>
          <w:r w:rsidR="00432232">
            <w:rPr>
              <w:noProof/>
              <w:webHidden/>
            </w:rPr>
            <w:tab/>
          </w:r>
          <w:r>
            <w:rPr>
              <w:noProof/>
              <w:webHidden/>
            </w:rPr>
            <w:fldChar w:fldCharType="begin"/>
          </w:r>
          <w:r w:rsidR="00432232">
            <w:rPr>
              <w:noProof/>
              <w:webHidden/>
            </w:rPr>
            <w:instrText xml:space="preserve"> PAGEREF _Toc404964177 \h </w:instrText>
          </w:r>
          <w:r>
            <w:rPr>
              <w:noProof/>
              <w:webHidden/>
            </w:rPr>
          </w:r>
          <w:r>
            <w:rPr>
              <w:noProof/>
              <w:webHidden/>
            </w:rPr>
            <w:fldChar w:fldCharType="separate"/>
          </w:r>
          <w:ins w:id="85" w:author="hokada" w:date="2014-12-01T17:56:00Z">
            <w:r w:rsidR="00B50785">
              <w:rPr>
                <w:noProof/>
                <w:webHidden/>
              </w:rPr>
              <w:t>29</w:t>
            </w:r>
          </w:ins>
          <w:del w:id="86" w:author="hokada" w:date="2014-12-01T17:56:00Z">
            <w:r w:rsidR="00AA69D4" w:rsidDel="00B50785">
              <w:rPr>
                <w:noProof/>
                <w:webHidden/>
              </w:rPr>
              <w:delText>28</w:delText>
            </w:r>
          </w:del>
          <w:r>
            <w:rPr>
              <w:noProof/>
              <w:webHidden/>
            </w:rPr>
            <w:fldChar w:fldCharType="end"/>
          </w:r>
          <w:r>
            <w:rPr>
              <w:noProof/>
            </w:rPr>
            <w:fldChar w:fldCharType="end"/>
          </w:r>
        </w:p>
        <w:p w:rsidR="00432232" w:rsidRDefault="006D6429">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"_Toc404964178"</w:instrText>
          </w:r>
          <w:r>
            <w:rPr>
              <w:noProof/>
            </w:rPr>
            <w:fldChar w:fldCharType="separate"/>
          </w:r>
          <w:r w:rsidR="00432232" w:rsidRPr="00FC3CFB">
            <w:rPr>
              <w:rStyle w:val="ad"/>
              <w:rFonts w:cstheme="majorHAnsi"/>
              <w:noProof/>
            </w:rPr>
            <w:t>4.2.2.</w:t>
          </w:r>
          <w:r w:rsidR="00432232">
            <w:rPr>
              <w:rFonts w:asciiTheme="minorHAnsi" w:eastAsiaTheme="minorEastAsia" w:hAnsiTheme="minorHAnsi" w:cstheme="minorBidi"/>
              <w:noProof/>
              <w:kern w:val="2"/>
              <w:szCs w:val="22"/>
            </w:rPr>
            <w:tab/>
          </w:r>
          <w:r w:rsidR="00432232" w:rsidRPr="00FC3CFB">
            <w:rPr>
              <w:rStyle w:val="ad"/>
              <w:rFonts w:hint="eastAsia"/>
              <w:noProof/>
            </w:rPr>
            <w:t>非機能要件（提案機能）</w:t>
          </w:r>
          <w:r w:rsidR="00432232">
            <w:rPr>
              <w:noProof/>
              <w:webHidden/>
            </w:rPr>
            <w:tab/>
          </w:r>
          <w:r>
            <w:rPr>
              <w:noProof/>
              <w:webHidden/>
            </w:rPr>
            <w:fldChar w:fldCharType="begin"/>
          </w:r>
          <w:r w:rsidR="00432232">
            <w:rPr>
              <w:noProof/>
              <w:webHidden/>
            </w:rPr>
            <w:instrText xml:space="preserve"> PAGEREF _Toc404964178 \h </w:instrText>
          </w:r>
          <w:r>
            <w:rPr>
              <w:noProof/>
              <w:webHidden/>
            </w:rPr>
          </w:r>
          <w:r>
            <w:rPr>
              <w:noProof/>
              <w:webHidden/>
            </w:rPr>
            <w:fldChar w:fldCharType="separate"/>
          </w:r>
          <w:ins w:id="87" w:author="hokada" w:date="2014-12-01T17:56:00Z">
            <w:r w:rsidR="00B50785">
              <w:rPr>
                <w:noProof/>
                <w:webHidden/>
              </w:rPr>
              <w:t>30</w:t>
            </w:r>
          </w:ins>
          <w:del w:id="88" w:author="hokada" w:date="2014-12-01T17:56:00Z">
            <w:r w:rsidR="00AA69D4" w:rsidDel="00B50785">
              <w:rPr>
                <w:noProof/>
                <w:webHidden/>
              </w:rPr>
              <w:delText>29</w:delText>
            </w:r>
          </w:del>
          <w:r>
            <w:rPr>
              <w:noProof/>
              <w:webHidden/>
            </w:rPr>
            <w:fldChar w:fldCharType="end"/>
          </w:r>
          <w:r>
            <w:rPr>
              <w:noProof/>
            </w:rPr>
            <w:fldChar w:fldCharType="end"/>
          </w:r>
        </w:p>
        <w:p w:rsidR="00432232" w:rsidRDefault="006D6429">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"_Toc404964179"</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5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結言</w:t>
          </w:r>
          <w:r w:rsidR="00432232">
            <w:rPr>
              <w:noProof/>
              <w:webHidden/>
            </w:rPr>
            <w:tab/>
          </w:r>
          <w:r>
            <w:rPr>
              <w:noProof/>
              <w:webHidden/>
            </w:rPr>
            <w:fldChar w:fldCharType="begin"/>
          </w:r>
          <w:r w:rsidR="00432232">
            <w:rPr>
              <w:noProof/>
              <w:webHidden/>
            </w:rPr>
            <w:instrText xml:space="preserve"> PAGEREF _Toc404964179 \h </w:instrText>
          </w:r>
          <w:r>
            <w:rPr>
              <w:noProof/>
              <w:webHidden/>
            </w:rPr>
          </w:r>
          <w:r>
            <w:rPr>
              <w:noProof/>
              <w:webHidden/>
            </w:rPr>
            <w:fldChar w:fldCharType="separate"/>
          </w:r>
          <w:ins w:id="89" w:author="hokada" w:date="2014-12-01T17:56:00Z">
            <w:r w:rsidR="00B50785">
              <w:rPr>
                <w:noProof/>
                <w:webHidden/>
              </w:rPr>
              <w:t>35</w:t>
            </w:r>
          </w:ins>
          <w:del w:id="90" w:author="hokada" w:date="2014-12-01T17:56:00Z">
            <w:r w:rsidR="00AA69D4" w:rsidDel="00B50785">
              <w:rPr>
                <w:noProof/>
                <w:webHidden/>
              </w:rPr>
              <w:delText>33</w:delText>
            </w:r>
          </w:del>
          <w:r>
            <w:rPr>
              <w:noProof/>
              <w:webHidden/>
            </w:rPr>
            <w:fldChar w:fldCharType="end"/>
          </w:r>
          <w:r>
            <w:rPr>
              <w:noProof/>
            </w:rPr>
            <w:fldChar w:fldCharType="end"/>
          </w:r>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"_Toc404964180"</w:instrText>
          </w:r>
          <w:r>
            <w:rPr>
              <w:noProof/>
            </w:rPr>
            <w:fldChar w:fldCharType="separate"/>
          </w:r>
          <w:r w:rsidR="00432232" w:rsidRPr="00FC3CFB">
            <w:rPr>
              <w:rStyle w:val="ad"/>
              <w:noProof/>
            </w:rPr>
            <w:t>5.1.</w:t>
          </w:r>
          <w:r w:rsidR="00432232">
            <w:rPr>
              <w:rFonts w:asciiTheme="minorHAnsi" w:eastAsiaTheme="minorEastAsia" w:hAnsiTheme="minorHAnsi" w:cstheme="minorBidi"/>
              <w:noProof/>
              <w:kern w:val="2"/>
              <w:szCs w:val="22"/>
            </w:rPr>
            <w:tab/>
          </w:r>
          <w:r w:rsidR="00432232" w:rsidRPr="00FC3CFB">
            <w:rPr>
              <w:rStyle w:val="ad"/>
              <w:rFonts w:hint="eastAsia"/>
              <w:noProof/>
            </w:rPr>
            <w:t>結論</w:t>
          </w:r>
          <w:r w:rsidR="00432232">
            <w:rPr>
              <w:noProof/>
              <w:webHidden/>
            </w:rPr>
            <w:tab/>
          </w:r>
          <w:r>
            <w:rPr>
              <w:noProof/>
              <w:webHidden/>
            </w:rPr>
            <w:fldChar w:fldCharType="begin"/>
          </w:r>
          <w:r w:rsidR="00432232">
            <w:rPr>
              <w:noProof/>
              <w:webHidden/>
            </w:rPr>
            <w:instrText xml:space="preserve"> PAGEREF _Toc404964180 \h </w:instrText>
          </w:r>
          <w:r>
            <w:rPr>
              <w:noProof/>
              <w:webHidden/>
            </w:rPr>
          </w:r>
          <w:r>
            <w:rPr>
              <w:noProof/>
              <w:webHidden/>
            </w:rPr>
            <w:fldChar w:fldCharType="separate"/>
          </w:r>
          <w:ins w:id="91" w:author="hokada" w:date="2014-12-01T17:56:00Z">
            <w:r w:rsidR="00B50785">
              <w:rPr>
                <w:noProof/>
                <w:webHidden/>
              </w:rPr>
              <w:t>35</w:t>
            </w:r>
          </w:ins>
          <w:del w:id="92" w:author="hokada" w:date="2014-12-01T17:56:00Z">
            <w:r w:rsidR="00AA69D4" w:rsidDel="00B50785">
              <w:rPr>
                <w:noProof/>
                <w:webHidden/>
              </w:rPr>
              <w:delText>33</w:delText>
            </w:r>
          </w:del>
          <w:r>
            <w:rPr>
              <w:noProof/>
              <w:webHidden/>
            </w:rPr>
            <w:fldChar w:fldCharType="end"/>
          </w:r>
          <w:r>
            <w:rPr>
              <w:noProof/>
            </w:rPr>
            <w:fldChar w:fldCharType="end"/>
          </w:r>
        </w:p>
        <w:p w:rsidR="00432232" w:rsidRDefault="006D6429">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"_Toc404964181"</w:instrText>
          </w:r>
          <w:r>
            <w:rPr>
              <w:noProof/>
            </w:rPr>
            <w:fldChar w:fldCharType="separate"/>
          </w:r>
          <w:r w:rsidR="00432232" w:rsidRPr="00FC3CFB">
            <w:rPr>
              <w:rStyle w:val="ad"/>
              <w:noProof/>
            </w:rPr>
            <w:t>5.2.</w:t>
          </w:r>
          <w:r w:rsidR="00432232">
            <w:rPr>
              <w:rFonts w:asciiTheme="minorHAnsi" w:eastAsiaTheme="minorEastAsia" w:hAnsiTheme="minorHAnsi" w:cstheme="minorBidi"/>
              <w:noProof/>
              <w:kern w:val="2"/>
              <w:szCs w:val="22"/>
            </w:rPr>
            <w:tab/>
          </w:r>
          <w:r w:rsidR="00432232" w:rsidRPr="00FC3CFB">
            <w:rPr>
              <w:rStyle w:val="ad"/>
              <w:rFonts w:hint="eastAsia"/>
              <w:noProof/>
            </w:rPr>
            <w:t>今後の課題</w:t>
          </w:r>
          <w:r w:rsidR="00432232">
            <w:rPr>
              <w:noProof/>
              <w:webHidden/>
            </w:rPr>
            <w:tab/>
          </w:r>
          <w:r>
            <w:rPr>
              <w:noProof/>
              <w:webHidden/>
            </w:rPr>
            <w:fldChar w:fldCharType="begin"/>
          </w:r>
          <w:r w:rsidR="00432232">
            <w:rPr>
              <w:noProof/>
              <w:webHidden/>
            </w:rPr>
            <w:instrText xml:space="preserve"> PAGEREF _Toc404964181 \h </w:instrText>
          </w:r>
          <w:r>
            <w:rPr>
              <w:noProof/>
              <w:webHidden/>
            </w:rPr>
          </w:r>
          <w:r>
            <w:rPr>
              <w:noProof/>
              <w:webHidden/>
            </w:rPr>
            <w:fldChar w:fldCharType="separate"/>
          </w:r>
          <w:ins w:id="93" w:author="hokada" w:date="2014-12-01T17:56:00Z">
            <w:r w:rsidR="00B50785">
              <w:rPr>
                <w:noProof/>
                <w:webHidden/>
              </w:rPr>
              <w:t>35</w:t>
            </w:r>
          </w:ins>
          <w:del w:id="94" w:author="hokada" w:date="2014-12-01T17:56:00Z">
            <w:r w:rsidR="00AA69D4" w:rsidDel="00B50785">
              <w:rPr>
                <w:noProof/>
                <w:webHidden/>
              </w:rPr>
              <w:delText>33</w:delText>
            </w:r>
          </w:del>
          <w:r>
            <w:rPr>
              <w:noProof/>
              <w:webHidden/>
            </w:rPr>
            <w:fldChar w:fldCharType="end"/>
          </w:r>
          <w:r>
            <w:rPr>
              <w:noProof/>
            </w:rPr>
            <w:fldChar w:fldCharType="end"/>
          </w:r>
        </w:p>
        <w:p w:rsidR="00432232" w:rsidRDefault="006D6429">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"_Toc404964185"</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6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謝辞</w:t>
          </w:r>
          <w:r w:rsidR="00432232">
            <w:rPr>
              <w:noProof/>
              <w:webHidden/>
            </w:rPr>
            <w:tab/>
          </w:r>
          <w:r>
            <w:rPr>
              <w:noProof/>
              <w:webHidden/>
            </w:rPr>
            <w:fldChar w:fldCharType="begin"/>
          </w:r>
          <w:r w:rsidR="00432232">
            <w:rPr>
              <w:noProof/>
              <w:webHidden/>
            </w:rPr>
            <w:instrText xml:space="preserve"> PAGEREF _Toc404964185 \h </w:instrText>
          </w:r>
          <w:r>
            <w:rPr>
              <w:noProof/>
              <w:webHidden/>
            </w:rPr>
          </w:r>
          <w:r>
            <w:rPr>
              <w:noProof/>
              <w:webHidden/>
            </w:rPr>
            <w:fldChar w:fldCharType="separate"/>
          </w:r>
          <w:ins w:id="95" w:author="hokada" w:date="2014-12-01T17:56:00Z">
            <w:r w:rsidR="00B50785">
              <w:rPr>
                <w:noProof/>
                <w:webHidden/>
              </w:rPr>
              <w:t>36</w:t>
            </w:r>
          </w:ins>
          <w:del w:id="96" w:author="hokada" w:date="2014-12-01T17:56:00Z">
            <w:r w:rsidR="00AA69D4" w:rsidDel="00B50785">
              <w:rPr>
                <w:noProof/>
                <w:webHidden/>
              </w:rPr>
              <w:delText>34</w:delText>
            </w:r>
          </w:del>
          <w:r>
            <w:rPr>
              <w:noProof/>
              <w:webHidden/>
            </w:rPr>
            <w:fldChar w:fldCharType="end"/>
          </w:r>
          <w:r>
            <w:rPr>
              <w:noProof/>
            </w:rPr>
            <w:fldChar w:fldCharType="end"/>
          </w:r>
        </w:p>
        <w:p w:rsidR="004151FD" w:rsidRDefault="006D6429" w:rsidP="00676DB2">
          <w:pPr>
            <w:pStyle w:val="12"/>
            <w:tabs>
              <w:tab w:val="left" w:pos="1050"/>
              <w:tab w:val="right" w:leader="dot" w:pos="9736"/>
            </w:tabs>
            <w:rPr>
              <w:rFonts w:asciiTheme="majorEastAsia" w:eastAsiaTheme="majorEastAsia" w:hAnsiTheme="majorEastAsia"/>
            </w:rPr>
          </w:pPr>
          <w:r>
            <w:rPr>
              <w:noProof/>
            </w:rPr>
            <w:fldChar w:fldCharType="begin"/>
          </w:r>
          <w:r w:rsidR="007A6618">
            <w:rPr>
              <w:noProof/>
            </w:rPr>
            <w:instrText>HYPERLINK \l "_Toc404964186"</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7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参考文献</w:t>
          </w:r>
          <w:r w:rsidR="00432232">
            <w:rPr>
              <w:noProof/>
              <w:webHidden/>
            </w:rPr>
            <w:tab/>
          </w:r>
          <w:r>
            <w:rPr>
              <w:noProof/>
              <w:webHidden/>
            </w:rPr>
            <w:fldChar w:fldCharType="begin"/>
          </w:r>
          <w:r w:rsidR="00432232">
            <w:rPr>
              <w:noProof/>
              <w:webHidden/>
            </w:rPr>
            <w:instrText xml:space="preserve"> PAGEREF _Toc404964186 \h </w:instrText>
          </w:r>
          <w:r>
            <w:rPr>
              <w:noProof/>
              <w:webHidden/>
            </w:rPr>
          </w:r>
          <w:r>
            <w:rPr>
              <w:noProof/>
              <w:webHidden/>
            </w:rPr>
            <w:fldChar w:fldCharType="separate"/>
          </w:r>
          <w:ins w:id="97" w:author="hokada" w:date="2014-12-01T17:56:00Z">
            <w:r w:rsidR="00B50785">
              <w:rPr>
                <w:noProof/>
                <w:webHidden/>
              </w:rPr>
              <w:t>37</w:t>
            </w:r>
          </w:ins>
          <w:del w:id="98" w:author="hokada" w:date="2014-12-01T17:56:00Z">
            <w:r w:rsidR="00AA69D4" w:rsidDel="00B50785">
              <w:rPr>
                <w:noProof/>
                <w:webHidden/>
              </w:rPr>
              <w:delText>35</w:delText>
            </w:r>
          </w:del>
          <w:r>
            <w:rPr>
              <w:noProof/>
              <w:webHidden/>
            </w:rPr>
            <w:fldChar w:fldCharType="end"/>
          </w:r>
          <w:r>
            <w:rPr>
              <w:noProof/>
            </w:rPr>
            <w:fldChar w:fldCharType="end"/>
          </w: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99" w:name="_Toc404964128"/>
      <w:r w:rsidRPr="00513C90">
        <w:rPr>
          <w:rFonts w:hint="eastAsia"/>
          <w:b/>
        </w:rPr>
        <w:lastRenderedPageBreak/>
        <w:t>緒言</w:t>
      </w:r>
      <w:bookmarkEnd w:id="99"/>
    </w:p>
    <w:p w:rsidR="002A5560" w:rsidRPr="007A3655" w:rsidRDefault="00D37A57" w:rsidP="00D37A57">
      <w:pPr>
        <w:pStyle w:val="20"/>
      </w:pPr>
      <w:bookmarkStart w:id="100" w:name="_Toc404964129"/>
      <w:r>
        <w:rPr>
          <w:rFonts w:hint="eastAsia"/>
        </w:rPr>
        <w:t>背景</w:t>
      </w:r>
      <w:bookmarkEnd w:id="100"/>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del w:id="101" w:author="joho" w:date="2014-12-01T00:15:00Z">
        <w:r w:rsidR="001673F6" w:rsidDel="00033BA3">
          <w:rPr>
            <w:rFonts w:hint="eastAsia"/>
          </w:rPr>
          <w:delText>という</w:delText>
        </w:r>
      </w:del>
      <w:r w:rsidR="00D2517E">
        <w:rPr>
          <w:rFonts w:hint="eastAsia"/>
        </w:rPr>
        <w:t>プラグイン</w:t>
      </w:r>
      <w:del w:id="102" w:author="joho" w:date="2014-12-01T00:15:00Z">
        <w:r w:rsidR="001673F6" w:rsidDel="00033BA3">
          <w:rPr>
            <w:rFonts w:hint="eastAsia"/>
          </w:rPr>
          <w:delText>（</w:delText>
        </w:r>
        <w:r w:rsidR="001673F6" w:rsidDel="00033BA3">
          <w:rPr>
            <w:rFonts w:hint="eastAsia"/>
          </w:rPr>
          <w:delText>CakePHP</w:delText>
        </w:r>
        <w:r w:rsidR="001673F6" w:rsidDel="00033BA3">
          <w:rPr>
            <w:rFonts w:hint="eastAsia"/>
          </w:rPr>
          <w:delText>のアプリケーション</w:delText>
        </w:r>
        <w:r w:rsidR="00666E0F" w:rsidDel="00033BA3">
          <w:rPr>
            <w:rFonts w:hint="eastAsia"/>
          </w:rPr>
          <w:delText>パッケージ</w:delText>
        </w:r>
        <w:r w:rsidR="001673F6" w:rsidDel="00033BA3">
          <w:rPr>
            <w:rFonts w:hint="eastAsia"/>
          </w:rPr>
          <w:delText>の単位）</w:delText>
        </w:r>
      </w:del>
      <w:r w:rsidR="00666E0F">
        <w:rPr>
          <w:rFonts w:hint="eastAsia"/>
        </w:rPr>
        <w:t>の</w:t>
      </w:r>
      <w:r w:rsidR="0011066B">
        <w:rPr>
          <w:rFonts w:hint="eastAsia"/>
        </w:rPr>
        <w:t>開発を担当することになった。</w:t>
      </w:r>
      <w:ins w:id="103" w:author="joho" w:date="2014-12-01T00:18:00Z">
        <w:r w:rsidR="0032593F">
          <w:rPr>
            <w:rFonts w:hint="eastAsia"/>
          </w:rPr>
          <w:t>プラグインの</w:t>
        </w:r>
      </w:ins>
      <w:ins w:id="104" w:author="joho" w:date="2014-12-01T00:19:00Z">
        <w:r w:rsidR="00CF463D">
          <w:rPr>
            <w:rFonts w:hint="eastAsia"/>
          </w:rPr>
          <w:t>各</w:t>
        </w:r>
      </w:ins>
      <w:del w:id="105" w:author="joho" w:date="2014-12-01T00:18:00Z">
        <w:r w:rsidR="0011066B" w:rsidDel="0032593F">
          <w:rPr>
            <w:rFonts w:hint="eastAsia"/>
          </w:rPr>
          <w:delText>機</w:delText>
        </w:r>
        <w:r w:rsidR="0032593F" w:rsidDel="0032593F">
          <w:rPr>
            <w:rFonts w:hint="eastAsia"/>
          </w:rPr>
          <w:delText>能</w:delText>
        </w:r>
      </w:del>
      <w:ins w:id="106" w:author="joho" w:date="2014-12-01T00:18:00Z">
        <w:r w:rsidR="0032593F">
          <w:rPr>
            <w:rFonts w:hint="eastAsia"/>
          </w:rPr>
          <w:t>機能</w:t>
        </w:r>
      </w:ins>
      <w:r w:rsidR="0011066B">
        <w:rPr>
          <w:rFonts w:hint="eastAsia"/>
        </w:rPr>
        <w:t>に</w:t>
      </w:r>
      <w:del w:id="107" w:author="joho" w:date="2014-12-01T00:19:00Z">
        <w:r w:rsidR="00A8607B" w:rsidDel="00CF463D">
          <w:rPr>
            <w:rFonts w:hint="eastAsia"/>
          </w:rPr>
          <w:delText>も</w:delText>
        </w:r>
      </w:del>
      <w:r w:rsidR="00D07A26">
        <w:rPr>
          <w:rFonts w:hint="eastAsia"/>
        </w:rPr>
        <w:t>よ</w:t>
      </w:r>
      <w:r w:rsidR="0011066B">
        <w:rPr>
          <w:rFonts w:hint="eastAsia"/>
        </w:rPr>
        <w:t>るが、殆どの</w:t>
      </w:r>
      <w:r w:rsidR="001673F6">
        <w:rPr>
          <w:rFonts w:hint="eastAsia"/>
        </w:rPr>
        <w:t>プラグイン</w:t>
      </w:r>
      <w:del w:id="108" w:author="hokada" w:date="2014-12-01T12:05:00Z">
        <w:r w:rsidR="0011066B" w:rsidDel="002D4CF1">
          <w:rPr>
            <w:rFonts w:hint="eastAsia"/>
          </w:rPr>
          <w:delText>が</w:delText>
        </w:r>
      </w:del>
      <w:ins w:id="109" w:author="hokada" w:date="2014-12-01T12:05:00Z">
        <w:r w:rsidR="002D4CF1">
          <w:rPr>
            <w:rFonts w:hint="eastAsia"/>
          </w:rPr>
          <w:t>は</w:t>
        </w:r>
      </w:ins>
      <w:r w:rsidR="0011066B">
        <w:rPr>
          <w:rFonts w:hint="eastAsia"/>
        </w:rPr>
        <w:t>フォームを利用する。</w:t>
      </w:r>
      <w:r w:rsidR="00D07A26">
        <w:rPr>
          <w:rFonts w:hint="eastAsia"/>
        </w:rPr>
        <w:t>例えば</w:t>
      </w:r>
      <w:r w:rsidR="0011066B">
        <w:t>iframe</w:t>
      </w:r>
      <w:ins w:id="110" w:author="joho" w:date="2014-12-01T00:16:00Z">
        <w:r w:rsidR="00884E2C">
          <w:rPr>
            <w:rFonts w:hint="eastAsia"/>
          </w:rPr>
          <w:t>プラグイン</w:t>
        </w:r>
      </w:ins>
      <w:del w:id="111" w:author="hokada" w:date="2014-12-01T12:05:00Z">
        <w:r w:rsidR="0011066B" w:rsidDel="002D4CF1">
          <w:rPr>
            <w:rFonts w:hint="eastAsia"/>
          </w:rPr>
          <w:delText>であれば</w:delText>
        </w:r>
      </w:del>
      <w:ins w:id="112" w:author="hokada" w:date="2014-12-01T12:05:00Z">
        <w:r w:rsidR="002D4CF1">
          <w:rPr>
            <w:rFonts w:hint="eastAsia"/>
          </w:rPr>
          <w:t>は</w:t>
        </w:r>
      </w:ins>
      <w:r w:rsidR="0011066B">
        <w:rPr>
          <w:rFonts w:hint="eastAsia"/>
        </w:rPr>
        <w:t>、</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del w:id="113" w:author="joho" w:date="2014-12-01T00:20:00Z">
        <w:r w:rsidR="00D07A26" w:rsidDel="008976EE">
          <w:rPr>
            <w:rFonts w:hint="eastAsia"/>
          </w:rPr>
          <w:delText>研究室内</w:delText>
        </w:r>
      </w:del>
      <w:ins w:id="114" w:author="joho" w:date="2014-12-01T00:20:00Z">
        <w:r w:rsidR="008976EE">
          <w:rPr>
            <w:rFonts w:hint="eastAsia"/>
          </w:rPr>
          <w:t>本プロジェクト内</w:t>
        </w:r>
      </w:ins>
      <w:r w:rsidR="00D07A26">
        <w:rPr>
          <w:rFonts w:hint="eastAsia"/>
        </w:rPr>
        <w:t>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115" w:name="_Toc404964130"/>
      <w:r w:rsidRPr="007A3655">
        <w:rPr>
          <w:rFonts w:hint="eastAsia"/>
        </w:rPr>
        <w:t>目的</w:t>
      </w:r>
      <w:bookmarkEnd w:id="11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w:t>
      </w:r>
      <w:del w:id="116" w:author="hokada" w:date="2014-12-01T12:09:00Z">
        <w:r w:rsidR="00200A20" w:rsidDel="00CE7B25">
          <w:rPr>
            <w:rFonts w:hint="eastAsia"/>
          </w:rPr>
          <w:delText>見た目以外で</w:delText>
        </w:r>
      </w:del>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del w:id="117" w:author="hokada" w:date="2014-12-01T12:07:00Z">
        <w:r w:rsidR="000F28B8" w:rsidDel="002D4CF1">
          <w:rPr>
            <w:rFonts w:hint="eastAsia"/>
          </w:rPr>
          <w:delText>としていた</w:delText>
        </w:r>
      </w:del>
      <w:ins w:id="118" w:author="hokada" w:date="2014-12-01T12:07:00Z">
        <w:r w:rsidR="002D4CF1">
          <w:rPr>
            <w:rFonts w:hint="eastAsia"/>
          </w:rPr>
          <w:t>であった</w:t>
        </w:r>
      </w:ins>
      <w:r w:rsidR="000F28B8">
        <w:rPr>
          <w:rFonts w:hint="eastAsia"/>
        </w:rPr>
        <w:t>。そのため</w:t>
      </w:r>
      <w:ins w:id="119" w:author="hokada" w:date="2014-12-01T12:09:00Z">
        <w:r w:rsidR="00CE7B25">
          <w:rPr>
            <w:rFonts w:hint="eastAsia"/>
          </w:rPr>
          <w:t>、</w:t>
        </w:r>
      </w:ins>
      <w:del w:id="120" w:author="hokada" w:date="2014-12-01T12:09:00Z">
        <w:r w:rsidR="000F28B8" w:rsidDel="00CE7B25">
          <w:rPr>
            <w:rFonts w:hint="eastAsia"/>
          </w:rPr>
          <w:delText>機能</w:delText>
        </w:r>
      </w:del>
      <w:ins w:id="121" w:author="hokada" w:date="2014-12-01T12:09:00Z">
        <w:r w:rsidR="00CE7B25">
          <w:rPr>
            <w:rFonts w:hint="eastAsia"/>
          </w:rPr>
          <w:t>そのような質問</w:t>
        </w:r>
      </w:ins>
      <w:r w:rsidR="000F28B8">
        <w:rPr>
          <w:rFonts w:hint="eastAsia"/>
        </w:rPr>
        <w:t>に関しては</w:t>
      </w:r>
      <w:r w:rsidR="00200A20">
        <w:rPr>
          <w:rFonts w:hint="eastAsia"/>
        </w:rPr>
        <w:t>NC2</w:t>
      </w:r>
      <w:r w:rsidR="00200A20">
        <w:rPr>
          <w:rFonts w:hint="eastAsia"/>
        </w:rPr>
        <w:t>の仕様であると</w:t>
      </w:r>
      <w:del w:id="122" w:author="hokada" w:date="2014-12-01T12:09:00Z">
        <w:r w:rsidR="00200A20" w:rsidDel="00CE7B25">
          <w:rPr>
            <w:rFonts w:hint="eastAsia"/>
          </w:rPr>
          <w:delText>しか</w:delText>
        </w:r>
      </w:del>
      <w:ins w:id="123" w:author="hokada" w:date="2014-12-01T12:09:00Z">
        <w:r w:rsidR="00CE7B25">
          <w:rPr>
            <w:rFonts w:hint="eastAsia"/>
          </w:rPr>
          <w:t>いう</w:t>
        </w:r>
      </w:ins>
      <w:r w:rsidR="00200A20">
        <w:rPr>
          <w:rFonts w:hint="eastAsia"/>
        </w:rPr>
        <w:t>回答</w:t>
      </w:r>
      <w:del w:id="124" w:author="hokada" w:date="2014-12-01T12:10:00Z">
        <w:r w:rsidR="00200A20" w:rsidDel="00CE7B25">
          <w:rPr>
            <w:rFonts w:hint="eastAsia"/>
          </w:rPr>
          <w:delText>できなかった</w:delText>
        </w:r>
      </w:del>
      <w:ins w:id="125" w:author="hokada" w:date="2014-12-01T12:10:00Z">
        <w:r w:rsidR="00CE7B25">
          <w:rPr>
            <w:rFonts w:hint="eastAsia"/>
          </w:rPr>
          <w:t>に留まった</w:t>
        </w:r>
      </w:ins>
      <w:r w:rsidR="00200A20">
        <w:rPr>
          <w:rFonts w:hint="eastAsia"/>
        </w:rPr>
        <w:t>。</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del w:id="126" w:author="hokada" w:date="2014-12-01T12:11:00Z">
        <w:r w:rsidR="00A8607B" w:rsidDel="00CE7B25">
          <w:rPr>
            <w:rFonts w:hint="eastAsia"/>
          </w:rPr>
          <w:delText>である</w:delText>
        </w:r>
      </w:del>
      <w:ins w:id="127" w:author="hokada" w:date="2014-12-01T12:11:00Z">
        <w:r w:rsidR="00CE7B25">
          <w:rPr>
            <w:rFonts w:hint="eastAsia"/>
          </w:rPr>
          <w:t>となる</w:t>
        </w:r>
      </w:ins>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28" w:name="_Toc404964131"/>
      <w:r>
        <w:rPr>
          <w:rFonts w:hint="eastAsia"/>
          <w:b/>
        </w:rPr>
        <w:lastRenderedPageBreak/>
        <w:t>NetCommons</w:t>
      </w:r>
      <w:r>
        <w:rPr>
          <w:rFonts w:hint="eastAsia"/>
          <w:b/>
        </w:rPr>
        <w:t>プロジェクト</w:t>
      </w:r>
      <w:bookmarkEnd w:id="128"/>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29" w:name="_Toc310182206"/>
      <w:bookmarkStart w:id="130" w:name="_Toc310182589"/>
      <w:bookmarkStart w:id="131" w:name="_Toc310253423"/>
      <w:bookmarkStart w:id="132" w:name="_Toc310265055"/>
      <w:bookmarkStart w:id="133" w:name="_Toc310351878"/>
      <w:bookmarkStart w:id="134" w:name="_Toc310353091"/>
      <w:bookmarkStart w:id="135" w:name="_Toc310353568"/>
      <w:bookmarkStart w:id="136" w:name="_Toc310353636"/>
      <w:bookmarkStart w:id="137" w:name="_Toc310353803"/>
      <w:bookmarkStart w:id="138" w:name="_Toc310354438"/>
      <w:bookmarkStart w:id="139" w:name="_Toc310354543"/>
      <w:bookmarkStart w:id="140" w:name="_Toc310354656"/>
      <w:bookmarkStart w:id="141" w:name="_Toc310358824"/>
      <w:bookmarkStart w:id="142" w:name="_Toc310446349"/>
      <w:bookmarkStart w:id="143" w:name="_Toc310549954"/>
      <w:bookmarkStart w:id="144" w:name="_Toc310550011"/>
      <w:bookmarkStart w:id="145" w:name="_Toc403383750"/>
      <w:bookmarkStart w:id="146" w:name="_Toc403384682"/>
      <w:bookmarkStart w:id="147" w:name="_Toc403483538"/>
      <w:bookmarkStart w:id="148" w:name="_Toc403731874"/>
      <w:bookmarkStart w:id="149" w:name="_Toc404003482"/>
      <w:bookmarkStart w:id="150" w:name="_Toc404169297"/>
      <w:bookmarkStart w:id="151" w:name="_Toc404190106"/>
      <w:bookmarkStart w:id="152" w:name="_Toc404267512"/>
      <w:bookmarkStart w:id="153" w:name="_Toc404271972"/>
      <w:bookmarkStart w:id="154" w:name="_Toc404964132"/>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55" w:name="_Toc310351879"/>
      <w:bookmarkStart w:id="156" w:name="_Toc310353092"/>
      <w:bookmarkStart w:id="157" w:name="_Toc310353569"/>
      <w:bookmarkStart w:id="158" w:name="_Toc310353637"/>
      <w:bookmarkStart w:id="159" w:name="_Toc310353804"/>
      <w:bookmarkStart w:id="160" w:name="_Toc310354439"/>
      <w:bookmarkStart w:id="161" w:name="_Toc310354544"/>
      <w:bookmarkStart w:id="162" w:name="_Toc310354657"/>
      <w:bookmarkStart w:id="163" w:name="_Toc310358825"/>
      <w:bookmarkStart w:id="164" w:name="_Toc310446350"/>
      <w:bookmarkStart w:id="165" w:name="_Toc310549955"/>
      <w:bookmarkStart w:id="166" w:name="_Toc310550012"/>
      <w:bookmarkStart w:id="167" w:name="_Toc403383751"/>
      <w:bookmarkStart w:id="168" w:name="_Toc403384683"/>
      <w:bookmarkStart w:id="169" w:name="_Toc403483539"/>
      <w:bookmarkStart w:id="170" w:name="_Toc403731875"/>
      <w:bookmarkStart w:id="171" w:name="_Toc404003483"/>
      <w:bookmarkStart w:id="172" w:name="_Toc404169298"/>
      <w:bookmarkStart w:id="173" w:name="_Toc404190107"/>
      <w:bookmarkStart w:id="174" w:name="_Toc404267513"/>
      <w:bookmarkStart w:id="175" w:name="_Toc404271973"/>
      <w:bookmarkStart w:id="176" w:name="_Toc40496413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C664AF" w:rsidRPr="00C664AF" w:rsidRDefault="009727E6" w:rsidP="00CF2C3F">
      <w:pPr>
        <w:pStyle w:val="20"/>
        <w:numPr>
          <w:ilvl w:val="1"/>
          <w:numId w:val="2"/>
        </w:numPr>
      </w:pPr>
      <w:bookmarkStart w:id="177" w:name="_Toc404964134"/>
      <w:r>
        <w:rPr>
          <w:rFonts w:hint="eastAsia"/>
        </w:rPr>
        <w:t>NetCommons</w:t>
      </w:r>
      <w:bookmarkEnd w:id="177"/>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178" w:name="_Toc404964135"/>
      <w:r>
        <w:rPr>
          <w:rFonts w:hint="eastAsia"/>
        </w:rPr>
        <w:t>N</w:t>
      </w:r>
      <w:r w:rsidR="00C46FA5">
        <w:rPr>
          <w:rFonts w:hint="eastAsia"/>
        </w:rPr>
        <w:t>et</w:t>
      </w:r>
      <w:r>
        <w:rPr>
          <w:rFonts w:hint="eastAsia"/>
        </w:rPr>
        <w:t>Commons</w:t>
      </w:r>
      <w:r>
        <w:rPr>
          <w:rFonts w:hint="eastAsia"/>
        </w:rPr>
        <w:t>の特徴</w:t>
      </w:r>
      <w:bookmarkEnd w:id="178"/>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ins w:id="179"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2</w:t>
      </w:r>
      <w:ins w:id="180"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181" w:author="hokada" w:date="2014-12-01T14:07:00Z">
        <w:r w:rsidR="00BF2075">
          <w:rPr>
            <w:noProof/>
            <w:u w:val="single"/>
          </w:rPr>
          <w:t>1</w:t>
        </w:r>
        <w:r w:rsidR="006D6429">
          <w:rPr>
            <w:u w:val="single"/>
          </w:rPr>
          <w:fldChar w:fldCharType="end"/>
        </w:r>
      </w:ins>
      <w:del w:id="182"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2</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1</w:delText>
        </w:r>
        <w:r w:rsidR="006D6429" w:rsidDel="00BF2075">
          <w:rPr>
            <w:u w:val="single"/>
          </w:rPr>
          <w:fldChar w:fldCharType="end"/>
        </w:r>
      </w:del>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ins w:id="183"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2</w:t>
      </w:r>
      <w:ins w:id="184"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185" w:author="hokada" w:date="2014-12-01T14:07:00Z">
        <w:r w:rsidR="00BF2075">
          <w:rPr>
            <w:noProof/>
            <w:u w:val="single"/>
          </w:rPr>
          <w:t>2</w:t>
        </w:r>
        <w:r w:rsidR="006D6429">
          <w:rPr>
            <w:u w:val="single"/>
          </w:rPr>
          <w:fldChar w:fldCharType="end"/>
        </w:r>
      </w:ins>
      <w:del w:id="186"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2</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2</w:delText>
        </w:r>
        <w:r w:rsidR="006D6429" w:rsidDel="00BF2075">
          <w:rPr>
            <w:u w:val="single"/>
          </w:rPr>
          <w:fldChar w:fldCharType="end"/>
        </w:r>
      </w:del>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w:t>
      </w:r>
      <w:del w:id="187" w:author="hokada" w:date="2014-12-01T12:12:00Z">
        <w:r w:rsidR="00134549" w:rsidDel="008A58A5">
          <w:rPr>
            <w:rFonts w:hint="eastAsia"/>
          </w:rPr>
          <w:delText>取得</w:delText>
        </w:r>
      </w:del>
      <w:ins w:id="188" w:author="hokada" w:date="2014-12-01T12:12:00Z">
        <w:r w:rsidR="008A58A5">
          <w:rPr>
            <w:rFonts w:hint="eastAsia"/>
          </w:rPr>
          <w:t>習得</w:t>
        </w:r>
      </w:ins>
      <w:r w:rsidR="00134549">
        <w:rPr>
          <w:rFonts w:hint="eastAsia"/>
        </w:rPr>
        <w:t>できる。</w:t>
      </w:r>
    </w:p>
    <w:p w:rsidR="009727E6" w:rsidRDefault="009727E6" w:rsidP="009727E6"/>
    <w:p w:rsidR="0009598C" w:rsidRDefault="009727E6" w:rsidP="0009598C">
      <w:pPr>
        <w:pStyle w:val="30"/>
        <w:ind w:left="793"/>
      </w:pPr>
      <w:bookmarkStart w:id="189" w:name="_Toc404964136"/>
      <w:r>
        <w:rPr>
          <w:rFonts w:hint="eastAsia"/>
        </w:rPr>
        <w:t>NC2</w:t>
      </w:r>
      <w:r>
        <w:rPr>
          <w:rFonts w:hint="eastAsia"/>
        </w:rPr>
        <w:t>の実績</w:t>
      </w:r>
      <w:bookmarkEnd w:id="189"/>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190" w:name="_Toc404964137"/>
      <w:r>
        <w:rPr>
          <w:rFonts w:hint="eastAsia"/>
        </w:rPr>
        <w:t>NC3</w:t>
      </w:r>
      <w:ins w:id="191" w:author="hokada" w:date="2014-12-01T12:36:00Z">
        <w:r w:rsidR="004250B0">
          <w:rPr>
            <w:rFonts w:hint="eastAsia"/>
          </w:rPr>
          <w:t>開発概要</w:t>
        </w:r>
      </w:ins>
      <w:del w:id="192" w:author="hokada" w:date="2014-12-01T12:36:00Z">
        <w:r w:rsidDel="004250B0">
          <w:rPr>
            <w:rFonts w:hint="eastAsia"/>
          </w:rPr>
          <w:delText>のビジョン</w:delText>
        </w:r>
      </w:del>
      <w:bookmarkEnd w:id="190"/>
    </w:p>
    <w:p w:rsidR="00A2423C" w:rsidRDefault="00FF7240" w:rsidP="00FF7240">
      <w:r>
        <w:rPr>
          <w:rFonts w:hint="eastAsia"/>
        </w:rPr>
        <w:t xml:space="preserve">　</w:t>
      </w:r>
      <w:ins w:id="193" w:author="hokada" w:date="2014-12-01T12:36:00Z">
        <w:r w:rsidR="004720BF">
          <w:rPr>
            <w:rFonts w:hint="eastAsia"/>
          </w:rPr>
          <w:t>まず</w:t>
        </w:r>
      </w:ins>
      <w:r w:rsidR="00784CDE">
        <w:rPr>
          <w:rFonts w:hint="eastAsia"/>
        </w:rPr>
        <w:t>NC2</w:t>
      </w:r>
      <w:r w:rsidR="00784CDE">
        <w:rPr>
          <w:rFonts w:hint="eastAsia"/>
        </w:rPr>
        <w:t>の問題点</w:t>
      </w:r>
      <w:ins w:id="194" w:author="hokada" w:date="2014-12-01T12:36:00Z">
        <w:r w:rsidR="004720BF">
          <w:rPr>
            <w:rFonts w:hint="eastAsia"/>
          </w:rPr>
          <w:t>を述べ、</w:t>
        </w:r>
      </w:ins>
      <w:del w:id="195" w:author="hokada" w:date="2014-12-01T12:37:00Z">
        <w:r w:rsidR="003F7BCB" w:rsidDel="004720BF">
          <w:rPr>
            <w:rFonts w:hint="eastAsia"/>
          </w:rPr>
          <w:delText>及び、</w:delText>
        </w:r>
      </w:del>
      <w:ins w:id="196" w:author="hokada" w:date="2014-12-01T12:37:00Z">
        <w:r w:rsidR="004720BF">
          <w:rPr>
            <w:rFonts w:hint="eastAsia"/>
          </w:rPr>
          <w:t>続いて</w:t>
        </w:r>
      </w:ins>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197" w:name="_Toc403383756"/>
      <w:bookmarkStart w:id="198" w:name="_Toc403384688"/>
      <w:bookmarkStart w:id="199" w:name="_Toc403483544"/>
      <w:bookmarkStart w:id="200" w:name="_Toc403731880"/>
      <w:bookmarkStart w:id="201" w:name="_Toc404003488"/>
      <w:bookmarkStart w:id="202" w:name="_Toc404169303"/>
      <w:bookmarkStart w:id="203" w:name="_Toc404190112"/>
      <w:bookmarkStart w:id="204" w:name="_Toc404267518"/>
      <w:bookmarkStart w:id="205" w:name="_Toc404271978"/>
      <w:bookmarkStart w:id="206" w:name="_Toc404964138"/>
      <w:bookmarkEnd w:id="197"/>
      <w:bookmarkEnd w:id="198"/>
      <w:bookmarkEnd w:id="199"/>
      <w:bookmarkEnd w:id="200"/>
      <w:bookmarkEnd w:id="201"/>
      <w:bookmarkEnd w:id="202"/>
      <w:bookmarkEnd w:id="203"/>
      <w:bookmarkEnd w:id="204"/>
      <w:bookmarkEnd w:id="205"/>
      <w:bookmarkEnd w:id="206"/>
    </w:p>
    <w:p w:rsidR="00B27C1A" w:rsidRPr="00B27C1A" w:rsidRDefault="009727E6" w:rsidP="00B27C1A">
      <w:pPr>
        <w:pStyle w:val="30"/>
        <w:ind w:left="793"/>
      </w:pPr>
      <w:bookmarkStart w:id="207" w:name="_Toc404964139"/>
      <w:r>
        <w:rPr>
          <w:rFonts w:hint="eastAsia"/>
        </w:rPr>
        <w:t>NC</w:t>
      </w:r>
      <w:r w:rsidR="00B27C1A">
        <w:rPr>
          <w:rFonts w:hint="eastAsia"/>
        </w:rPr>
        <w:t>2</w:t>
      </w:r>
      <w:r>
        <w:rPr>
          <w:rFonts w:hint="eastAsia"/>
        </w:rPr>
        <w:t>の問題点</w:t>
      </w:r>
      <w:bookmarkEnd w:id="207"/>
    </w:p>
    <w:p w:rsidR="00B27C1A" w:rsidRDefault="00AF0351" w:rsidP="00241DD4">
      <w:pPr>
        <w:pStyle w:val="30"/>
        <w:numPr>
          <w:ilvl w:val="3"/>
          <w:numId w:val="5"/>
        </w:numPr>
        <w:ind w:left="284" w:firstLine="0"/>
      </w:pPr>
      <w:bookmarkStart w:id="208" w:name="_Toc403483546"/>
      <w:bookmarkStart w:id="209" w:name="_Toc403731882"/>
      <w:bookmarkStart w:id="210" w:name="_Toc404003490"/>
      <w:bookmarkStart w:id="211" w:name="_Toc404169305"/>
      <w:bookmarkStart w:id="212" w:name="_Toc404190114"/>
      <w:bookmarkStart w:id="213" w:name="_Toc404267520"/>
      <w:bookmarkStart w:id="214" w:name="_Toc404271980"/>
      <w:bookmarkStart w:id="215" w:name="_Toc404964140"/>
      <w:r>
        <w:rPr>
          <w:rFonts w:hint="eastAsia"/>
        </w:rPr>
        <w:t>プログラム改修</w:t>
      </w:r>
      <w:bookmarkEnd w:id="208"/>
      <w:bookmarkEnd w:id="209"/>
      <w:bookmarkEnd w:id="210"/>
      <w:bookmarkEnd w:id="211"/>
      <w:bookmarkEnd w:id="212"/>
      <w:bookmarkEnd w:id="213"/>
      <w:bookmarkEnd w:id="214"/>
      <w:bookmarkEnd w:id="215"/>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BC48FB" w:rsidRDefault="00BC48FB">
      <w:pPr>
        <w:widowControl/>
        <w:adjustRightInd/>
        <w:spacing w:line="240" w:lineRule="auto"/>
        <w:jc w:val="left"/>
        <w:textAlignment w:val="auto"/>
        <w:rPr>
          <w:ins w:id="216" w:author="hokada" w:date="2014-12-01T14:28:00Z"/>
        </w:rPr>
      </w:pPr>
      <w:ins w:id="217" w:author="hokada" w:date="2014-12-01T14:28:00Z">
        <w:r>
          <w:br w:type="page"/>
        </w:r>
      </w:ins>
    </w:p>
    <w:p w:rsidR="004152C2" w:rsidRPr="004152C2" w:rsidDel="00BC48FB" w:rsidRDefault="004152C2" w:rsidP="00B27C1A">
      <w:pPr>
        <w:rPr>
          <w:del w:id="218" w:author="hokada" w:date="2014-12-01T14:28:00Z"/>
        </w:rPr>
      </w:pPr>
    </w:p>
    <w:p w:rsidR="00B27C1A" w:rsidRDefault="00AF0351" w:rsidP="00241DD4">
      <w:pPr>
        <w:pStyle w:val="30"/>
        <w:numPr>
          <w:ilvl w:val="3"/>
          <w:numId w:val="5"/>
        </w:numPr>
        <w:ind w:left="284" w:firstLine="0"/>
      </w:pPr>
      <w:bookmarkStart w:id="219" w:name="_Toc403483547"/>
      <w:bookmarkStart w:id="220" w:name="_Toc403731883"/>
      <w:bookmarkStart w:id="221" w:name="_Toc404003491"/>
      <w:bookmarkStart w:id="222" w:name="_Toc404169306"/>
      <w:bookmarkStart w:id="223" w:name="_Toc404190115"/>
      <w:bookmarkStart w:id="224" w:name="_Toc404267521"/>
      <w:bookmarkStart w:id="225" w:name="_Toc404271981"/>
      <w:bookmarkStart w:id="226" w:name="_Toc404964141"/>
      <w:r>
        <w:rPr>
          <w:rFonts w:hint="eastAsia"/>
        </w:rPr>
        <w:t>動作環境</w:t>
      </w:r>
      <w:bookmarkEnd w:id="219"/>
      <w:bookmarkEnd w:id="220"/>
      <w:bookmarkEnd w:id="221"/>
      <w:bookmarkEnd w:id="222"/>
      <w:bookmarkEnd w:id="223"/>
      <w:bookmarkEnd w:id="224"/>
      <w:bookmarkEnd w:id="225"/>
      <w:bookmarkEnd w:id="226"/>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241DD4">
      <w:pPr>
        <w:pStyle w:val="30"/>
        <w:numPr>
          <w:ilvl w:val="3"/>
          <w:numId w:val="5"/>
        </w:numPr>
        <w:ind w:left="284" w:firstLine="0"/>
      </w:pPr>
      <w:bookmarkStart w:id="227" w:name="_Toc403483548"/>
      <w:bookmarkStart w:id="228" w:name="_Toc403731884"/>
      <w:bookmarkStart w:id="229" w:name="_Toc404003492"/>
      <w:bookmarkStart w:id="230" w:name="_Toc404169307"/>
      <w:bookmarkStart w:id="231" w:name="_Toc404190116"/>
      <w:bookmarkStart w:id="232" w:name="_Toc404267522"/>
      <w:bookmarkStart w:id="233" w:name="_Toc404271982"/>
      <w:bookmarkStart w:id="234" w:name="_Toc404964142"/>
      <w:r>
        <w:rPr>
          <w:rFonts w:hint="eastAsia"/>
        </w:rPr>
        <w:t>開発環境</w:t>
      </w:r>
      <w:bookmarkEnd w:id="227"/>
      <w:bookmarkEnd w:id="228"/>
      <w:bookmarkEnd w:id="229"/>
      <w:bookmarkEnd w:id="230"/>
      <w:bookmarkEnd w:id="231"/>
      <w:bookmarkEnd w:id="232"/>
      <w:bookmarkEnd w:id="233"/>
      <w:bookmarkEnd w:id="234"/>
    </w:p>
    <w:p w:rsidR="003C7B4E" w:rsidRDefault="00126CB7" w:rsidP="009727E6">
      <w:pPr>
        <w:rPr>
          <w:ins w:id="235" w:author="hokada" w:date="2014-12-01T15:04:00Z"/>
        </w:rPr>
      </w:pPr>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p>
    <w:p w:rsidR="006D6429" w:rsidRDefault="00F83729" w:rsidP="006D6429">
      <w:pPr>
        <w:ind w:firstLineChars="100" w:firstLine="210"/>
        <w:pPrChange w:id="236" w:author="hokada" w:date="2014-12-01T15:04:00Z">
          <w:pPr/>
        </w:pPrChange>
      </w:pPr>
      <w:r>
        <w:rPr>
          <w:rFonts w:hint="eastAsia"/>
        </w:rPr>
        <w:t>※</w:t>
      </w:r>
      <w:r>
        <w:rPr>
          <w:rFonts w:hint="eastAsia"/>
        </w:rPr>
        <w:t>SVN</w:t>
      </w:r>
      <w:r>
        <w:rPr>
          <w:rFonts w:hint="eastAsia"/>
        </w:rPr>
        <w:t>：</w:t>
      </w:r>
      <w:r>
        <w:rPr>
          <w:rFonts w:hint="eastAsia"/>
        </w:rPr>
        <w:t>Subversion</w:t>
      </w:r>
      <w:r>
        <w:rPr>
          <w:rFonts w:hint="eastAsia"/>
        </w:rPr>
        <w:t>、オープンソースのバージョン管理システム</w:t>
      </w:r>
    </w:p>
    <w:p w:rsidR="00AF0351" w:rsidRDefault="00AF0351" w:rsidP="009727E6"/>
    <w:p w:rsidR="009727E6" w:rsidRDefault="00B27C1A" w:rsidP="0088023E">
      <w:pPr>
        <w:pStyle w:val="30"/>
        <w:ind w:left="793"/>
      </w:pPr>
      <w:bookmarkStart w:id="237" w:name="_Toc404964143"/>
      <w:r>
        <w:rPr>
          <w:rFonts w:hint="eastAsia"/>
        </w:rPr>
        <w:t>NC3</w:t>
      </w:r>
      <w:r>
        <w:rPr>
          <w:rFonts w:hint="eastAsia"/>
        </w:rPr>
        <w:t>の基本理念</w:t>
      </w:r>
      <w:bookmarkEnd w:id="237"/>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241DD4">
      <w:pPr>
        <w:pStyle w:val="30"/>
        <w:numPr>
          <w:ilvl w:val="3"/>
          <w:numId w:val="5"/>
        </w:numPr>
        <w:ind w:left="284" w:firstLine="0"/>
      </w:pPr>
      <w:bookmarkStart w:id="238" w:name="_Toc403383761"/>
      <w:bookmarkStart w:id="239" w:name="_Toc403384693"/>
      <w:bookmarkStart w:id="240" w:name="_Toc403483550"/>
      <w:bookmarkStart w:id="241" w:name="_Toc403731886"/>
      <w:bookmarkStart w:id="242" w:name="_Toc404003494"/>
      <w:bookmarkStart w:id="243" w:name="_Toc404169309"/>
      <w:bookmarkStart w:id="244" w:name="_Toc404190118"/>
      <w:bookmarkStart w:id="245" w:name="_Toc404267524"/>
      <w:bookmarkStart w:id="246" w:name="_Toc404271984"/>
      <w:bookmarkStart w:id="247" w:name="_Toc404964144"/>
      <w:r>
        <w:rPr>
          <w:rFonts w:hint="eastAsia"/>
        </w:rPr>
        <w:t>ドライな経済性</w:t>
      </w:r>
      <w:bookmarkEnd w:id="238"/>
      <w:bookmarkEnd w:id="239"/>
      <w:bookmarkEnd w:id="240"/>
      <w:bookmarkEnd w:id="241"/>
      <w:bookmarkEnd w:id="242"/>
      <w:bookmarkEnd w:id="243"/>
      <w:bookmarkEnd w:id="244"/>
      <w:bookmarkEnd w:id="245"/>
      <w:bookmarkEnd w:id="246"/>
      <w:bookmarkEnd w:id="24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Del="00643277" w:rsidRDefault="00276AFC" w:rsidP="00643277">
      <w:pPr>
        <w:rPr>
          <w:del w:id="248" w:author="hokada" w:date="2014-12-01T14:12:00Z"/>
        </w:rPr>
      </w:pPr>
    </w:p>
    <w:p w:rsidR="006D6429" w:rsidRDefault="00B425F0" w:rsidP="006D6429">
      <w:pPr>
        <w:keepNext/>
        <w:rPr>
          <w:del w:id="249" w:author="hokada" w:date="2014-12-01T14:12:00Z"/>
        </w:rPr>
        <w:pPrChange w:id="250" w:author="hokada" w:date="2014-12-01T14:13:00Z">
          <w:pPr>
            <w:keepNext/>
            <w:jc w:val="center"/>
          </w:pPr>
        </w:pPrChange>
      </w:pPr>
      <w:moveFromRangeStart w:id="251" w:author="hokada" w:date="2014-12-01T14:12:00Z" w:name="move405206474"/>
      <w:moveFrom w:id="252" w:author="hokada" w:date="2014-12-01T14:12:00Z">
        <w:del w:id="253" w:author="hokada" w:date="2014-12-01T14:12:00Z">
          <w:r>
            <w:rPr>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del>
      </w:moveFrom>
    </w:p>
    <w:p w:rsidR="006D6429" w:rsidRDefault="009B2E2A" w:rsidP="006D6429">
      <w:pPr>
        <w:pStyle w:val="af2"/>
        <w:rPr>
          <w:del w:id="254" w:author="hokada" w:date="2014-12-01T14:12:00Z"/>
          <w:u w:val="single"/>
        </w:rPr>
        <w:pPrChange w:id="255" w:author="hokada" w:date="2014-12-01T14:13:00Z">
          <w:pPr>
            <w:pStyle w:val="af2"/>
            <w:jc w:val="center"/>
          </w:pPr>
        </w:pPrChange>
      </w:pPr>
      <w:moveFrom w:id="256" w:author="hokada" w:date="2014-12-01T14:12:00Z">
        <w:del w:id="257" w:author="hokada" w:date="2014-12-01T14:12:00Z">
          <w:r w:rsidRPr="009B2E2A" w:rsidDel="00643277">
            <w:rPr>
              <w:rFonts w:hint="eastAsia"/>
              <w:u w:val="single"/>
            </w:rPr>
            <w:delText>図</w:delText>
          </w:r>
          <w:r w:rsidRPr="009B2E2A" w:rsidDel="00643277">
            <w:rPr>
              <w:rFonts w:hint="eastAsia"/>
              <w:u w:val="single"/>
            </w:rPr>
            <w:delText xml:space="preserve"> </w:delText>
          </w:r>
          <w:r w:rsidR="006D6429" w:rsidDel="00643277">
            <w:rPr>
              <w:u w:val="single"/>
            </w:rPr>
            <w:fldChar w:fldCharType="begin"/>
          </w:r>
          <w:r w:rsidR="00FB61F1" w:rsidDel="00643277">
            <w:rPr>
              <w:u w:val="single"/>
            </w:rPr>
            <w:delInstrText xml:space="preserve"> </w:delInstrText>
          </w:r>
          <w:r w:rsidR="00FB61F1" w:rsidDel="00643277">
            <w:rPr>
              <w:rFonts w:hint="eastAsia"/>
              <w:u w:val="single"/>
            </w:rPr>
            <w:delInstrText>STYLEREF 1 \s</w:delInstrText>
          </w:r>
          <w:r w:rsidR="00FB61F1" w:rsidDel="00643277">
            <w:rPr>
              <w:u w:val="single"/>
            </w:rPr>
            <w:delInstrText xml:space="preserve"> </w:delInstrText>
          </w:r>
          <w:r w:rsidR="006D6429" w:rsidDel="00643277">
            <w:rPr>
              <w:u w:val="single"/>
            </w:rPr>
            <w:fldChar w:fldCharType="separate"/>
          </w:r>
          <w:r w:rsidR="00FB61F1" w:rsidDel="00643277">
            <w:rPr>
              <w:noProof/>
              <w:u w:val="single"/>
            </w:rPr>
            <w:delText>2</w:delText>
          </w:r>
          <w:r w:rsidR="006D6429" w:rsidDel="00643277">
            <w:rPr>
              <w:u w:val="single"/>
            </w:rPr>
            <w:fldChar w:fldCharType="end"/>
          </w:r>
          <w:r w:rsidR="00FB61F1" w:rsidDel="00643277">
            <w:rPr>
              <w:u w:val="single"/>
            </w:rPr>
            <w:delText>.</w:delText>
          </w:r>
          <w:r w:rsidR="006D6429" w:rsidDel="00643277">
            <w:rPr>
              <w:u w:val="single"/>
            </w:rPr>
            <w:fldChar w:fldCharType="begin"/>
          </w:r>
          <w:r w:rsidR="00FB61F1" w:rsidDel="00643277">
            <w:rPr>
              <w:u w:val="single"/>
            </w:rPr>
            <w:delInstrText xml:space="preserve"> </w:delInstrText>
          </w:r>
          <w:r w:rsidR="00FB61F1" w:rsidDel="00643277">
            <w:rPr>
              <w:rFonts w:hint="eastAsia"/>
              <w:u w:val="single"/>
            </w:rPr>
            <w:delInstrText xml:space="preserve">SEQ </w:delInstrText>
          </w:r>
          <w:r w:rsidR="00FB61F1" w:rsidDel="00643277">
            <w:rPr>
              <w:rFonts w:hint="eastAsia"/>
              <w:u w:val="single"/>
            </w:rPr>
            <w:delInstrText>図</w:delInstrText>
          </w:r>
          <w:r w:rsidR="00FB61F1" w:rsidDel="00643277">
            <w:rPr>
              <w:rFonts w:hint="eastAsia"/>
              <w:u w:val="single"/>
            </w:rPr>
            <w:delInstrText xml:space="preserve"> \* ARABIC \s 1</w:delInstrText>
          </w:r>
          <w:r w:rsidR="00FB61F1" w:rsidDel="00643277">
            <w:rPr>
              <w:u w:val="single"/>
            </w:rPr>
            <w:delInstrText xml:space="preserve"> </w:delInstrText>
          </w:r>
          <w:r w:rsidR="006D6429" w:rsidDel="00643277">
            <w:rPr>
              <w:u w:val="single"/>
            </w:rPr>
            <w:fldChar w:fldCharType="separate"/>
          </w:r>
          <w:r w:rsidR="00FB61F1" w:rsidDel="00643277">
            <w:rPr>
              <w:noProof/>
              <w:u w:val="single"/>
            </w:rPr>
            <w:delText>3</w:delText>
          </w:r>
          <w:r w:rsidR="006D6429" w:rsidDel="00643277">
            <w:rPr>
              <w:u w:val="single"/>
            </w:rPr>
            <w:fldChar w:fldCharType="end"/>
          </w:r>
          <w:r w:rsidRPr="009B2E2A" w:rsidDel="00643277">
            <w:rPr>
              <w:rFonts w:hint="eastAsia"/>
              <w:u w:val="single"/>
            </w:rPr>
            <w:delText xml:space="preserve">　レスポンシブデザイン</w:delText>
          </w:r>
          <w:r w:rsidR="00B565FD" w:rsidDel="00643277">
            <w:rPr>
              <w:rFonts w:hint="eastAsia"/>
              <w:u w:val="single"/>
            </w:rPr>
            <w:delText>1</w:delText>
          </w:r>
          <w:r w:rsidRPr="009B2E2A" w:rsidDel="00643277">
            <w:rPr>
              <w:rFonts w:hint="eastAsia"/>
              <w:u w:val="single"/>
            </w:rPr>
            <w:delText>（</w:delText>
          </w:r>
          <w:r w:rsidR="005274BC" w:rsidDel="00643277">
            <w:rPr>
              <w:rFonts w:hint="eastAsia"/>
              <w:u w:val="single"/>
            </w:rPr>
            <w:delText>Web</w:delText>
          </w:r>
          <w:r w:rsidR="005274BC" w:rsidDel="00643277">
            <w:rPr>
              <w:rFonts w:hint="eastAsia"/>
              <w:u w:val="single"/>
            </w:rPr>
            <w:delText>ブラウザ</w:delText>
          </w:r>
          <w:r w:rsidRPr="009B2E2A" w:rsidDel="00643277">
            <w:rPr>
              <w:rFonts w:hint="eastAsia"/>
              <w:u w:val="single"/>
            </w:rPr>
            <w:delText>の場合</w:delText>
          </w:r>
          <w:r w:rsidR="005274BC" w:rsidDel="00643277">
            <w:rPr>
              <w:rFonts w:hint="eastAsia"/>
              <w:u w:val="single"/>
            </w:rPr>
            <w:delText>〈</w:delText>
          </w:r>
          <w:r w:rsidR="005274BC" w:rsidRPr="009B2E2A" w:rsidDel="00643277">
            <w:rPr>
              <w:rFonts w:hint="eastAsia"/>
              <w:u w:val="single"/>
            </w:rPr>
            <w:delText>Firefox</w:delText>
          </w:r>
          <w:r w:rsidR="005274BC" w:rsidDel="00643277">
            <w:rPr>
              <w:rFonts w:hint="eastAsia"/>
              <w:u w:val="single"/>
            </w:rPr>
            <w:delText>〉</w:delText>
          </w:r>
          <w:r w:rsidRPr="009B2E2A" w:rsidDel="00643277">
            <w:rPr>
              <w:rFonts w:hint="eastAsia"/>
              <w:u w:val="single"/>
            </w:rPr>
            <w:delText>）</w:delText>
          </w:r>
        </w:del>
      </w:moveFrom>
    </w:p>
    <w:moveFromRangeEnd w:id="251"/>
    <w:p w:rsidR="009B2E2A" w:rsidRPr="009B2E2A" w:rsidDel="00643277" w:rsidRDefault="009B2E2A" w:rsidP="00643277">
      <w:pPr>
        <w:rPr>
          <w:del w:id="258" w:author="hokada" w:date="2014-12-01T14:12:00Z"/>
        </w:rPr>
      </w:pPr>
    </w:p>
    <w:p w:rsidR="006D6429" w:rsidRDefault="00B425F0" w:rsidP="006D6429">
      <w:pPr>
        <w:keepNext/>
        <w:rPr>
          <w:del w:id="259" w:author="hokada" w:date="2014-12-01T14:12:00Z"/>
        </w:rPr>
        <w:pPrChange w:id="260" w:author="hokada" w:date="2014-12-01T14:13:00Z">
          <w:pPr>
            <w:keepNext/>
            <w:jc w:val="center"/>
          </w:pPr>
        </w:pPrChange>
      </w:pPr>
      <w:del w:id="261" w:author="hokada" w:date="2014-12-01T14:12:00Z">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del>
    </w:p>
    <w:p w:rsidR="006D6429" w:rsidRDefault="009B2E2A" w:rsidP="006D6429">
      <w:pPr>
        <w:pStyle w:val="af2"/>
        <w:rPr>
          <w:del w:id="262" w:author="hokada" w:date="2014-12-01T14:13:00Z"/>
          <w:u w:val="single"/>
        </w:rPr>
        <w:pPrChange w:id="263" w:author="hokada" w:date="2014-12-01T14:13:00Z">
          <w:pPr>
            <w:pStyle w:val="af2"/>
            <w:jc w:val="center"/>
          </w:pPr>
        </w:pPrChange>
      </w:pPr>
      <w:del w:id="264" w:author="hokada" w:date="2014-12-01T14:12:00Z">
        <w:r w:rsidRPr="008B6330" w:rsidDel="00643277">
          <w:rPr>
            <w:rFonts w:hint="eastAsia"/>
            <w:u w:val="single"/>
          </w:rPr>
          <w:delText>図</w:delText>
        </w:r>
        <w:r w:rsidRPr="008B6330" w:rsidDel="00643277">
          <w:rPr>
            <w:rFonts w:hint="eastAsia"/>
            <w:u w:val="single"/>
          </w:rPr>
          <w:delText xml:space="preserve"> </w:delText>
        </w:r>
      </w:del>
      <w:del w:id="265"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2</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4</w:delText>
        </w:r>
        <w:r w:rsidR="006D6429" w:rsidDel="00BF2075">
          <w:rPr>
            <w:u w:val="single"/>
          </w:rPr>
          <w:fldChar w:fldCharType="end"/>
        </w:r>
      </w:del>
      <w:del w:id="266" w:author="hokada" w:date="2014-12-01T14:12:00Z">
        <w:r w:rsidR="00482BE8" w:rsidRPr="008B6330" w:rsidDel="00643277">
          <w:rPr>
            <w:rFonts w:hint="eastAsia"/>
            <w:u w:val="single"/>
          </w:rPr>
          <w:delText xml:space="preserve">　レスポンシブデザイン</w:delText>
        </w:r>
        <w:r w:rsidR="00B565FD" w:rsidDel="00643277">
          <w:rPr>
            <w:rFonts w:hint="eastAsia"/>
            <w:u w:val="single"/>
          </w:rPr>
          <w:delText>2</w:delText>
        </w:r>
        <w:r w:rsidRPr="008B6330" w:rsidDel="00643277">
          <w:rPr>
            <w:rFonts w:hint="eastAsia"/>
            <w:u w:val="single"/>
          </w:rPr>
          <w:delText>（</w:delText>
        </w:r>
        <w:r w:rsidR="001C0645" w:rsidDel="00643277">
          <w:rPr>
            <w:rFonts w:hint="eastAsia"/>
            <w:u w:val="single"/>
          </w:rPr>
          <w:delText>スマートフォン</w:delText>
        </w:r>
        <w:r w:rsidR="00482BE8" w:rsidRPr="008B6330" w:rsidDel="00643277">
          <w:rPr>
            <w:rFonts w:hint="eastAsia"/>
            <w:u w:val="single"/>
          </w:rPr>
          <w:delText>の場合〈</w:delText>
        </w:r>
        <w:r w:rsidRPr="008B6330" w:rsidDel="00643277">
          <w:rPr>
            <w:rFonts w:hint="eastAsia"/>
            <w:u w:val="single"/>
          </w:rPr>
          <w:delText>シミュレータ</w:delText>
        </w:r>
        <w:r w:rsidR="00482BE8" w:rsidRPr="008B6330" w:rsidDel="00643277">
          <w:rPr>
            <w:rFonts w:hint="eastAsia"/>
            <w:u w:val="single"/>
          </w:rPr>
          <w:delText>〉</w:delText>
        </w:r>
        <w:r w:rsidRPr="008B6330" w:rsidDel="00643277">
          <w:rPr>
            <w:rFonts w:hint="eastAsia"/>
            <w:u w:val="single"/>
          </w:rPr>
          <w:delText>）</w:delText>
        </w:r>
      </w:del>
    </w:p>
    <w:p w:rsidR="006D6429" w:rsidRDefault="006D6429" w:rsidP="006D6429">
      <w:pPr>
        <w:pStyle w:val="af2"/>
        <w:pPrChange w:id="267" w:author="hokada" w:date="2014-12-01T14:13:00Z">
          <w:pPr/>
        </w:pPrChange>
      </w:pPr>
    </w:p>
    <w:p w:rsidR="00B27C1A" w:rsidRPr="00B27C1A" w:rsidRDefault="00AF35F6" w:rsidP="00CF2C3F">
      <w:pPr>
        <w:pStyle w:val="30"/>
        <w:numPr>
          <w:ilvl w:val="3"/>
          <w:numId w:val="5"/>
        </w:numPr>
      </w:pPr>
      <w:bookmarkStart w:id="268" w:name="_Toc404964145"/>
      <w:r>
        <w:rPr>
          <w:rFonts w:hint="eastAsia"/>
        </w:rPr>
        <w:t>意識させないコンプライアンスの徹底</w:t>
      </w:r>
      <w:bookmarkEnd w:id="268"/>
    </w:p>
    <w:p w:rsidR="00B27C1A" w:rsidRDefault="005B4B26" w:rsidP="00241DD4">
      <w:pPr>
        <w:pStyle w:val="ab"/>
        <w:numPr>
          <w:ilvl w:val="0"/>
          <w:numId w:val="37"/>
        </w:numPr>
        <w:ind w:leftChars="0"/>
      </w:pPr>
      <w:r>
        <w:rPr>
          <w:rFonts w:hint="eastAsia"/>
        </w:rPr>
        <w:t>個人情報保護法への対応</w:t>
      </w:r>
    </w:p>
    <w:p w:rsidR="00184BEE" w:rsidRDefault="00FE1F8E" w:rsidP="00241DD4">
      <w:pPr>
        <w:pStyle w:val="ab"/>
        <w:numPr>
          <w:ilvl w:val="0"/>
          <w:numId w:val="36"/>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241DD4">
      <w:pPr>
        <w:pStyle w:val="ab"/>
        <w:numPr>
          <w:ilvl w:val="0"/>
          <w:numId w:val="36"/>
        </w:numPr>
        <w:ind w:leftChars="0"/>
      </w:pPr>
      <w:r>
        <w:rPr>
          <w:rFonts w:hint="eastAsia"/>
        </w:rPr>
        <w:t>暗号化の仕組みとルール化</w:t>
      </w:r>
    </w:p>
    <w:p w:rsidR="00BD0F15" w:rsidRDefault="00BD0F15" w:rsidP="00241DD4">
      <w:pPr>
        <w:pStyle w:val="ab"/>
        <w:numPr>
          <w:ilvl w:val="0"/>
          <w:numId w:val="36"/>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bookmarkStart w:id="269" w:name="_Toc404964146"/>
      <w:r>
        <w:rPr>
          <w:rFonts w:hint="eastAsia"/>
        </w:rPr>
        <w:t>オープンデータ時代を見据えた美しい</w:t>
      </w:r>
      <w:r>
        <w:rPr>
          <w:rFonts w:hint="eastAsia"/>
        </w:rPr>
        <w:t>API</w:t>
      </w:r>
      <w:bookmarkEnd w:id="269"/>
    </w:p>
    <w:p w:rsidR="00071F92" w:rsidRDefault="00071F92" w:rsidP="00241DD4">
      <w:pPr>
        <w:pStyle w:val="ab"/>
        <w:numPr>
          <w:ilvl w:val="0"/>
          <w:numId w:val="38"/>
        </w:numPr>
        <w:ind w:leftChars="0"/>
      </w:pP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BF102F" w:rsidP="0088023E">
      <w:pPr>
        <w:pStyle w:val="30"/>
        <w:ind w:left="793"/>
      </w:pPr>
      <w:bookmarkStart w:id="270" w:name="_Toc404964147"/>
      <w:r>
        <w:rPr>
          <w:rFonts w:hint="eastAsia"/>
        </w:rPr>
        <w:lastRenderedPageBreak/>
        <w:t>NC3</w:t>
      </w:r>
      <w:r w:rsidR="00DE44EA">
        <w:rPr>
          <w:rFonts w:hint="eastAsia"/>
        </w:rPr>
        <w:t>開発スケジュール</w:t>
      </w:r>
      <w:bookmarkEnd w:id="270"/>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2</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1</w:t>
      </w:r>
      <w:r w:rsidR="006D6429">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Change w:id="271">
          <w:tblGrid>
            <w:gridCol w:w="567"/>
            <w:gridCol w:w="1809"/>
            <w:gridCol w:w="567"/>
            <w:gridCol w:w="567"/>
            <w:gridCol w:w="567"/>
            <w:gridCol w:w="567"/>
            <w:gridCol w:w="567"/>
            <w:gridCol w:w="567"/>
            <w:gridCol w:w="567"/>
            <w:gridCol w:w="108"/>
            <w:gridCol w:w="459"/>
            <w:gridCol w:w="108"/>
            <w:gridCol w:w="459"/>
            <w:gridCol w:w="108"/>
            <w:gridCol w:w="459"/>
            <w:gridCol w:w="108"/>
            <w:gridCol w:w="459"/>
            <w:gridCol w:w="108"/>
            <w:gridCol w:w="459"/>
            <w:gridCol w:w="108"/>
            <w:gridCol w:w="459"/>
            <w:gridCol w:w="108"/>
            <w:gridCol w:w="459"/>
            <w:gridCol w:w="108"/>
            <w:gridCol w:w="459"/>
            <w:gridCol w:w="108"/>
            <w:gridCol w:w="567"/>
            <w:gridCol w:w="567"/>
            <w:gridCol w:w="567"/>
            <w:gridCol w:w="567"/>
          </w:tblGrid>
        </w:tblGridChange>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3C4181" w:rsidRPr="004D1639" w:rsidTr="00467A55">
        <w:tblPrEx>
          <w:tblW w:w="10881" w:type="dxa"/>
          <w:jc w:val="center"/>
          <w:tblInd w:w="2376" w:type="dxa"/>
          <w:tblLayout w:type="fixed"/>
          <w:tblPrExChange w:id="272" w:author="hokada" w:date="2014-12-01T12:24:00Z">
            <w:tblPrEx>
              <w:tblW w:w="10881" w:type="dxa"/>
              <w:jc w:val="center"/>
              <w:tblInd w:w="2376" w:type="dxa"/>
              <w:tblLayout w:type="fixed"/>
            </w:tblPrEx>
          </w:tblPrExChange>
        </w:tblPrEx>
        <w:trPr>
          <w:jc w:val="center"/>
          <w:trPrChange w:id="273" w:author="hokada" w:date="2014-12-01T12:24:00Z">
            <w:trPr>
              <w:gridAfter w:val="0"/>
              <w:jc w:val="center"/>
            </w:trPr>
          </w:trPrChange>
        </w:trPr>
        <w:tc>
          <w:tcPr>
            <w:tcW w:w="567" w:type="dxa"/>
            <w:tcBorders>
              <w:bottom w:val="single" w:sz="4" w:space="0" w:color="auto"/>
            </w:tcBorders>
            <w:shd w:val="clear" w:color="auto" w:fill="FDE9D9" w:themeFill="accent6" w:themeFillTint="33"/>
            <w:tcPrChange w:id="274" w:author="hokada" w:date="2014-12-01T12:24:00Z">
              <w:tcPr>
                <w:tcW w:w="567" w:type="dxa"/>
                <w:tcBorders>
                  <w:bottom w:val="single" w:sz="4" w:space="0" w:color="auto"/>
                </w:tcBorders>
                <w:shd w:val="clear" w:color="auto" w:fill="D9D9D9" w:themeFill="background1" w:themeFillShade="D9"/>
              </w:tcPr>
            </w:tcPrChange>
          </w:tcPr>
          <w:p w:rsidR="003C4181" w:rsidRDefault="003C4181" w:rsidP="00BB197B">
            <w:pPr>
              <w:jc w:val="center"/>
            </w:pPr>
            <w:r>
              <w:rPr>
                <w:rFonts w:hint="eastAsia"/>
              </w:rPr>
              <w:t>12</w:t>
            </w:r>
          </w:p>
        </w:tc>
        <w:tc>
          <w:tcPr>
            <w:tcW w:w="3510" w:type="dxa"/>
            <w:gridSpan w:val="2"/>
            <w:tcBorders>
              <w:bottom w:val="single" w:sz="4" w:space="0" w:color="auto"/>
            </w:tcBorders>
            <w:shd w:val="clear" w:color="auto" w:fill="FDE9D9" w:themeFill="accent6" w:themeFillTint="33"/>
            <w:tcPrChange w:id="275" w:author="hokada" w:date="2014-12-01T12:24:00Z">
              <w:tcPr>
                <w:tcW w:w="3510" w:type="dxa"/>
                <w:gridSpan w:val="4"/>
                <w:tcBorders>
                  <w:bottom w:val="single" w:sz="4" w:space="0" w:color="auto"/>
                </w:tcBorders>
                <w:shd w:val="clear" w:color="auto" w:fill="FDE9D9" w:themeFill="accent6" w:themeFillTint="33"/>
              </w:tcPr>
            </w:tcPrChange>
          </w:tcPr>
          <w:p w:rsidR="003C4181" w:rsidDel="003C4181" w:rsidRDefault="003C4181" w:rsidP="00C80CF5">
            <w:pPr>
              <w:jc w:val="center"/>
              <w:rPr>
                <w:del w:id="276" w:author="hokada" w:date="2014-12-01T12:16:00Z"/>
              </w:rPr>
            </w:pPr>
            <w:ins w:id="277" w:author="hokada" w:date="2014-12-01T12:17:00Z">
              <w:r>
                <w:rPr>
                  <w:rFonts w:hint="eastAsia"/>
                </w:rPr>
                <w:t>iframe</w:t>
              </w:r>
              <w:r>
                <w:rPr>
                  <w:rFonts w:hint="eastAsia"/>
                </w:rPr>
                <w:t>プラグインの開発</w:t>
              </w:r>
            </w:ins>
            <w:ins w:id="278" w:author="hokada" w:date="2014-12-01T12:21:00Z">
              <w:r w:rsidR="00F63FA5">
                <w:rPr>
                  <w:rFonts w:hint="eastAsia"/>
                </w:rPr>
                <w:t>※</w:t>
              </w:r>
            </w:ins>
            <w:del w:id="279" w:author="hokada" w:date="2014-12-01T12:17:00Z">
              <w:r w:rsidDel="003C4181">
                <w:rPr>
                  <w:rFonts w:hint="eastAsia"/>
                </w:rPr>
                <w:delText xml:space="preserve">NC3 </w:delText>
              </w:r>
              <w:r w:rsidDel="003C4181">
                <w:rPr>
                  <w:rFonts w:hint="eastAsia"/>
                </w:rPr>
                <w:delText>α版リリース</w:delText>
              </w:r>
            </w:del>
          </w:p>
          <w:p w:rsidR="0066514A" w:rsidRDefault="003C4181">
            <w:pPr>
              <w:jc w:val="center"/>
            </w:pPr>
            <w:del w:id="280" w:author="hokada" w:date="2014-12-01T12:16:00Z">
              <w:r w:rsidRPr="003B7659" w:rsidDel="003C4181">
                <w:rPr>
                  <w:rFonts w:hint="eastAsia"/>
                </w:rPr>
                <w:delText>－</w:delText>
              </w:r>
            </w:del>
          </w:p>
        </w:tc>
        <w:tc>
          <w:tcPr>
            <w:tcW w:w="567" w:type="dxa"/>
            <w:shd w:val="clear" w:color="auto" w:fill="FFFFFF" w:themeFill="background1"/>
            <w:tcPrChange w:id="281" w:author="hokada" w:date="2014-12-01T12:24:00Z">
              <w:tcPr>
                <w:tcW w:w="567" w:type="dxa"/>
                <w:shd w:val="clear" w:color="auto" w:fill="D9D9D9" w:themeFill="background1" w:themeFillShade="D9"/>
              </w:tcPr>
            </w:tcPrChange>
          </w:tcPr>
          <w:p w:rsidR="003C4181" w:rsidRPr="00DA4E13" w:rsidRDefault="003C4181" w:rsidP="000F3B31">
            <w:pPr>
              <w:jc w:val="center"/>
            </w:pPr>
            <w:del w:id="282" w:author="hokada" w:date="2014-12-01T12:17:00Z">
              <w:r w:rsidRPr="003B7659" w:rsidDel="003C4181">
                <w:rPr>
                  <w:rFonts w:hint="eastAsia"/>
                </w:rPr>
                <w:delText>－</w:delText>
              </w:r>
            </w:del>
            <w:ins w:id="283" w:author="hokada" w:date="2014-12-01T12:17:00Z">
              <w:r>
                <w:rPr>
                  <w:rFonts w:hint="eastAsia"/>
                </w:rPr>
                <w:t>●</w:t>
              </w:r>
            </w:ins>
          </w:p>
        </w:tc>
        <w:tc>
          <w:tcPr>
            <w:tcW w:w="567" w:type="dxa"/>
            <w:shd w:val="clear" w:color="auto" w:fill="FFFFFF" w:themeFill="background1"/>
            <w:tcPrChange w:id="284" w:author="hokada" w:date="2014-12-01T12:24:00Z">
              <w:tcPr>
                <w:tcW w:w="567" w:type="dxa"/>
                <w:shd w:val="clear" w:color="auto" w:fill="D9D9D9" w:themeFill="background1" w:themeFillShade="D9"/>
              </w:tcPr>
            </w:tcPrChange>
          </w:tcPr>
          <w:p w:rsidR="003C4181" w:rsidRPr="00DA4E13" w:rsidRDefault="003C4181" w:rsidP="000F3B31">
            <w:pPr>
              <w:jc w:val="center"/>
            </w:pPr>
            <w:del w:id="285" w:author="hokada" w:date="2014-12-01T12:18:00Z">
              <w:r w:rsidRPr="003B7659" w:rsidDel="003C4181">
                <w:rPr>
                  <w:rFonts w:hint="eastAsia"/>
                </w:rPr>
                <w:delText>－</w:delText>
              </w:r>
            </w:del>
            <w:ins w:id="286" w:author="hokada" w:date="2014-12-01T12:18:00Z">
              <w:r>
                <w:rPr>
                  <w:rFonts w:hint="eastAsia"/>
                </w:rPr>
                <w:t>●</w:t>
              </w:r>
            </w:ins>
          </w:p>
        </w:tc>
        <w:tc>
          <w:tcPr>
            <w:tcW w:w="567" w:type="dxa"/>
            <w:shd w:val="clear" w:color="auto" w:fill="FFFFFF" w:themeFill="background1"/>
            <w:tcPrChange w:id="287" w:author="hokada" w:date="2014-12-01T12:24:00Z">
              <w:tcPr>
                <w:tcW w:w="567" w:type="dxa"/>
                <w:shd w:val="clear" w:color="auto" w:fill="D9D9D9" w:themeFill="background1" w:themeFillShade="D9"/>
              </w:tcPr>
            </w:tcPrChange>
          </w:tcPr>
          <w:p w:rsidR="003C4181" w:rsidRPr="00DA4E13" w:rsidRDefault="003C4181" w:rsidP="000F3B31">
            <w:pPr>
              <w:jc w:val="center"/>
            </w:pPr>
            <w:del w:id="288" w:author="hokada" w:date="2014-12-01T12:18:00Z">
              <w:r w:rsidRPr="003B7659" w:rsidDel="003C4181">
                <w:rPr>
                  <w:rFonts w:hint="eastAsia"/>
                </w:rPr>
                <w:delText>－</w:delText>
              </w:r>
            </w:del>
            <w:ins w:id="289" w:author="hokada" w:date="2014-12-01T12:18:00Z">
              <w:r>
                <w:rPr>
                  <w:rFonts w:hint="eastAsia"/>
                </w:rPr>
                <w:t>●</w:t>
              </w:r>
            </w:ins>
          </w:p>
        </w:tc>
        <w:tc>
          <w:tcPr>
            <w:tcW w:w="567" w:type="dxa"/>
            <w:shd w:val="clear" w:color="auto" w:fill="FFFFFF" w:themeFill="background1"/>
            <w:tcPrChange w:id="290" w:author="hokada" w:date="2014-12-01T12:24:00Z">
              <w:tcPr>
                <w:tcW w:w="567" w:type="dxa"/>
                <w:shd w:val="clear" w:color="auto" w:fill="D9D9D9" w:themeFill="background1" w:themeFillShade="D9"/>
              </w:tcPr>
            </w:tcPrChange>
          </w:tcPr>
          <w:p w:rsidR="003C4181" w:rsidRPr="00DA4E13" w:rsidRDefault="003C4181" w:rsidP="000F3B31">
            <w:pPr>
              <w:jc w:val="center"/>
            </w:pPr>
            <w:del w:id="291" w:author="hokada" w:date="2014-12-01T12:18:00Z">
              <w:r w:rsidRPr="003B7659" w:rsidDel="003C4181">
                <w:rPr>
                  <w:rFonts w:hint="eastAsia"/>
                </w:rPr>
                <w:delText>－</w:delText>
              </w:r>
            </w:del>
            <w:ins w:id="292" w:author="hokada" w:date="2014-12-01T12:18:00Z">
              <w:r>
                <w:rPr>
                  <w:rFonts w:hint="eastAsia"/>
                </w:rPr>
                <w:t>●</w:t>
              </w:r>
            </w:ins>
          </w:p>
        </w:tc>
        <w:tc>
          <w:tcPr>
            <w:tcW w:w="567" w:type="dxa"/>
            <w:shd w:val="clear" w:color="auto" w:fill="FFFFFF" w:themeFill="background1"/>
            <w:tcPrChange w:id="293" w:author="hokada" w:date="2014-12-01T12:24:00Z">
              <w:tcPr>
                <w:tcW w:w="567" w:type="dxa"/>
                <w:gridSpan w:val="2"/>
                <w:shd w:val="clear" w:color="auto" w:fill="D9D9D9" w:themeFill="background1" w:themeFillShade="D9"/>
              </w:tcPr>
            </w:tcPrChange>
          </w:tcPr>
          <w:p w:rsidR="003C4181" w:rsidRPr="00DA4E13" w:rsidRDefault="003C4181" w:rsidP="000F3B31">
            <w:pPr>
              <w:jc w:val="center"/>
            </w:pPr>
            <w:del w:id="294" w:author="hokada" w:date="2014-12-01T12:18:00Z">
              <w:r w:rsidRPr="003B7659" w:rsidDel="003C4181">
                <w:rPr>
                  <w:rFonts w:hint="eastAsia"/>
                </w:rPr>
                <w:delText>－</w:delText>
              </w:r>
            </w:del>
            <w:ins w:id="295" w:author="hokada" w:date="2014-12-01T12:18:00Z">
              <w:r>
                <w:rPr>
                  <w:rFonts w:hint="eastAsia"/>
                </w:rPr>
                <w:t>●</w:t>
              </w:r>
            </w:ins>
          </w:p>
        </w:tc>
        <w:tc>
          <w:tcPr>
            <w:tcW w:w="567" w:type="dxa"/>
            <w:shd w:val="clear" w:color="auto" w:fill="FFFFFF" w:themeFill="background1"/>
            <w:tcPrChange w:id="296" w:author="hokada" w:date="2014-12-01T12:24:00Z">
              <w:tcPr>
                <w:tcW w:w="567" w:type="dxa"/>
                <w:gridSpan w:val="2"/>
                <w:shd w:val="clear" w:color="auto" w:fill="D9D9D9" w:themeFill="background1" w:themeFillShade="D9"/>
              </w:tcPr>
            </w:tcPrChange>
          </w:tcPr>
          <w:p w:rsidR="003C4181" w:rsidRPr="00DA4E13" w:rsidRDefault="003C4181" w:rsidP="003C4181">
            <w:pPr>
              <w:jc w:val="center"/>
            </w:pPr>
            <w:del w:id="297" w:author="hokada" w:date="2014-12-01T12:18:00Z">
              <w:r w:rsidRPr="003B7659" w:rsidDel="003C4181">
                <w:rPr>
                  <w:rFonts w:hint="eastAsia"/>
                </w:rPr>
                <w:delText>－</w:delText>
              </w:r>
            </w:del>
            <w:ins w:id="298" w:author="hokada" w:date="2014-12-01T12:18:00Z">
              <w:r>
                <w:rPr>
                  <w:rFonts w:hint="eastAsia"/>
                </w:rPr>
                <w:t>●</w:t>
              </w:r>
            </w:ins>
          </w:p>
        </w:tc>
        <w:tc>
          <w:tcPr>
            <w:tcW w:w="567" w:type="dxa"/>
            <w:shd w:val="clear" w:color="auto" w:fill="FFFFFF" w:themeFill="background1"/>
            <w:tcPrChange w:id="299" w:author="hokada" w:date="2014-12-01T12:24:00Z">
              <w:tcPr>
                <w:tcW w:w="567" w:type="dxa"/>
                <w:gridSpan w:val="2"/>
                <w:shd w:val="clear" w:color="auto" w:fill="D9D9D9" w:themeFill="background1" w:themeFillShade="D9"/>
              </w:tcPr>
            </w:tcPrChange>
          </w:tcPr>
          <w:p w:rsidR="003C4181" w:rsidRPr="00DA4E13" w:rsidRDefault="003C4181" w:rsidP="000F3B31">
            <w:pPr>
              <w:jc w:val="center"/>
            </w:pPr>
            <w:del w:id="300" w:author="hokada" w:date="2014-12-01T12:18:00Z">
              <w:r w:rsidRPr="003B7659" w:rsidDel="003C4181">
                <w:rPr>
                  <w:rFonts w:hint="eastAsia"/>
                </w:rPr>
                <w:delText>－</w:delText>
              </w:r>
            </w:del>
            <w:ins w:id="301" w:author="hokada" w:date="2014-12-01T12:18:00Z">
              <w:r>
                <w:rPr>
                  <w:rFonts w:hint="eastAsia"/>
                </w:rPr>
                <w:t>●</w:t>
              </w:r>
            </w:ins>
          </w:p>
        </w:tc>
        <w:tc>
          <w:tcPr>
            <w:tcW w:w="567" w:type="dxa"/>
            <w:shd w:val="clear" w:color="auto" w:fill="FFFFFF" w:themeFill="background1"/>
            <w:tcPrChange w:id="302" w:author="hokada" w:date="2014-12-01T12:24:00Z">
              <w:tcPr>
                <w:tcW w:w="567" w:type="dxa"/>
                <w:gridSpan w:val="2"/>
                <w:shd w:val="clear" w:color="auto" w:fill="D9D9D9" w:themeFill="background1" w:themeFillShade="D9"/>
              </w:tcPr>
            </w:tcPrChange>
          </w:tcPr>
          <w:p w:rsidR="003C4181" w:rsidRDefault="003C4181" w:rsidP="000F3B31">
            <w:pPr>
              <w:jc w:val="center"/>
            </w:pPr>
            <w:del w:id="303" w:author="hokada" w:date="2014-12-01T12:18:00Z">
              <w:r w:rsidRPr="003B7659" w:rsidDel="003C4181">
                <w:rPr>
                  <w:rFonts w:hint="eastAsia"/>
                </w:rPr>
                <w:delText>－</w:delText>
              </w:r>
            </w:del>
            <w:ins w:id="304" w:author="hokada" w:date="2014-12-01T12:18:00Z">
              <w:r>
                <w:rPr>
                  <w:rFonts w:hint="eastAsia"/>
                </w:rPr>
                <w:t>●</w:t>
              </w:r>
            </w:ins>
          </w:p>
        </w:tc>
        <w:tc>
          <w:tcPr>
            <w:tcW w:w="567" w:type="dxa"/>
            <w:shd w:val="clear" w:color="auto" w:fill="FFFFFF" w:themeFill="background1"/>
            <w:tcPrChange w:id="305" w:author="hokada" w:date="2014-12-01T12:24:00Z">
              <w:tcPr>
                <w:tcW w:w="567" w:type="dxa"/>
                <w:gridSpan w:val="2"/>
                <w:shd w:val="clear" w:color="auto" w:fill="D9D9D9" w:themeFill="background1" w:themeFillShade="D9"/>
              </w:tcPr>
            </w:tcPrChange>
          </w:tcPr>
          <w:p w:rsidR="003C4181" w:rsidRDefault="003C4181" w:rsidP="000F3B31">
            <w:pPr>
              <w:jc w:val="center"/>
            </w:pPr>
            <w:del w:id="306" w:author="hokada" w:date="2014-12-01T12:18:00Z">
              <w:r w:rsidRPr="003B7659" w:rsidDel="003C4181">
                <w:rPr>
                  <w:rFonts w:hint="eastAsia"/>
                </w:rPr>
                <w:delText>－</w:delText>
              </w:r>
            </w:del>
            <w:ins w:id="307" w:author="hokada" w:date="2014-12-01T12:18:00Z">
              <w:r>
                <w:rPr>
                  <w:rFonts w:hint="eastAsia"/>
                </w:rPr>
                <w:t>●</w:t>
              </w:r>
            </w:ins>
          </w:p>
        </w:tc>
        <w:tc>
          <w:tcPr>
            <w:tcW w:w="567" w:type="dxa"/>
            <w:shd w:val="clear" w:color="auto" w:fill="FFFFFF" w:themeFill="background1"/>
            <w:tcPrChange w:id="308" w:author="hokada" w:date="2014-12-01T12:24:00Z">
              <w:tcPr>
                <w:tcW w:w="567" w:type="dxa"/>
                <w:gridSpan w:val="2"/>
                <w:shd w:val="clear" w:color="auto" w:fill="D9D9D9" w:themeFill="background1" w:themeFillShade="D9"/>
              </w:tcPr>
            </w:tcPrChange>
          </w:tcPr>
          <w:p w:rsidR="003C4181" w:rsidRDefault="003C4181" w:rsidP="000F3B31">
            <w:pPr>
              <w:jc w:val="center"/>
            </w:pPr>
            <w:r w:rsidRPr="003B7659">
              <w:rPr>
                <w:rFonts w:hint="eastAsia"/>
              </w:rPr>
              <w:t>－</w:t>
            </w:r>
          </w:p>
        </w:tc>
        <w:tc>
          <w:tcPr>
            <w:tcW w:w="567" w:type="dxa"/>
            <w:shd w:val="clear" w:color="auto" w:fill="FFFFFF" w:themeFill="background1"/>
            <w:vAlign w:val="center"/>
            <w:tcPrChange w:id="309" w:author="hokada" w:date="2014-12-01T12:24:00Z">
              <w:tcPr>
                <w:tcW w:w="567" w:type="dxa"/>
                <w:gridSpan w:val="2"/>
                <w:shd w:val="clear" w:color="auto" w:fill="D9D9D9" w:themeFill="background1" w:themeFillShade="D9"/>
                <w:vAlign w:val="center"/>
              </w:tcPr>
            </w:tcPrChange>
          </w:tcPr>
          <w:p w:rsidR="003C4181" w:rsidRDefault="003C4181" w:rsidP="000F3B31">
            <w:pPr>
              <w:jc w:val="center"/>
            </w:pPr>
            <w:ins w:id="310" w:author="hokada" w:date="2014-12-01T12:19:00Z">
              <w:r w:rsidRPr="003B7659">
                <w:rPr>
                  <w:rFonts w:hint="eastAsia"/>
                </w:rPr>
                <w:t>－</w:t>
              </w:r>
            </w:ins>
            <w:del w:id="311" w:author="hokada" w:date="2014-12-01T12:19:00Z">
              <w:r w:rsidDel="003C4181">
                <w:rPr>
                  <w:rFonts w:hint="eastAsia"/>
                </w:rPr>
                <w:delText>○</w:delText>
              </w:r>
            </w:del>
          </w:p>
        </w:tc>
        <w:tc>
          <w:tcPr>
            <w:tcW w:w="567" w:type="dxa"/>
            <w:tcBorders>
              <w:bottom w:val="single" w:sz="4" w:space="0" w:color="auto"/>
            </w:tcBorders>
            <w:shd w:val="clear" w:color="auto" w:fill="FFFFFF" w:themeFill="background1"/>
            <w:tcPrChange w:id="312" w:author="hokada" w:date="2014-12-01T12:24:00Z">
              <w:tcPr>
                <w:tcW w:w="567" w:type="dxa"/>
                <w:gridSpan w:val="2"/>
                <w:tcBorders>
                  <w:bottom w:val="single" w:sz="4" w:space="0" w:color="auto"/>
                </w:tcBorders>
                <w:shd w:val="clear" w:color="auto" w:fill="D9D9D9" w:themeFill="background1" w:themeFillShade="D9"/>
              </w:tcPr>
            </w:tcPrChange>
          </w:tcPr>
          <w:p w:rsidR="003C4181" w:rsidRDefault="003C4181" w:rsidP="000F3B31">
            <w:pPr>
              <w:jc w:val="center"/>
            </w:pPr>
            <w:del w:id="313" w:author="hokada" w:date="2014-12-01T12:16:00Z">
              <w:r w:rsidDel="003C4181">
                <w:rPr>
                  <w:rFonts w:hint="eastAsia"/>
                </w:rPr>
                <w:delText>12</w:delText>
              </w:r>
            </w:del>
            <w:ins w:id="314" w:author="hokada" w:date="2014-12-01T12:19:00Z">
              <w:r w:rsidRPr="003B7659">
                <w:rPr>
                  <w:rFonts w:hint="eastAsia"/>
                </w:rPr>
                <w:t>－</w:t>
              </w:r>
            </w:ins>
          </w:p>
        </w:tc>
      </w:tr>
      <w:tr w:rsidR="00B03235" w:rsidRPr="004D1639" w:rsidTr="00467A55">
        <w:tblPrEx>
          <w:tblW w:w="10881" w:type="dxa"/>
          <w:jc w:val="center"/>
          <w:tblInd w:w="2376" w:type="dxa"/>
          <w:tblLayout w:type="fixed"/>
          <w:tblPrExChange w:id="315" w:author="hokada" w:date="2014-12-01T12:25:00Z">
            <w:tblPrEx>
              <w:tblW w:w="10881" w:type="dxa"/>
              <w:jc w:val="center"/>
              <w:tblInd w:w="2376" w:type="dxa"/>
              <w:tblLayout w:type="fixed"/>
            </w:tblPrEx>
          </w:tblPrExChange>
        </w:tblPrEx>
        <w:trPr>
          <w:jc w:val="center"/>
          <w:trPrChange w:id="316" w:author="hokada" w:date="2014-12-01T12:25:00Z">
            <w:trPr>
              <w:gridAfter w:val="0"/>
              <w:jc w:val="center"/>
            </w:trPr>
          </w:trPrChange>
        </w:trPr>
        <w:tc>
          <w:tcPr>
            <w:tcW w:w="567" w:type="dxa"/>
            <w:shd w:val="clear" w:color="auto" w:fill="FDE9D9" w:themeFill="accent6" w:themeFillTint="33"/>
            <w:tcPrChange w:id="317" w:author="hokada" w:date="2014-12-01T12:25:00Z">
              <w:tcPr>
                <w:tcW w:w="567" w:type="dxa"/>
                <w:shd w:val="clear" w:color="auto" w:fill="FDE9D9" w:themeFill="accent6" w:themeFillTint="33"/>
              </w:tcPr>
            </w:tcPrChange>
          </w:tcPr>
          <w:p w:rsidR="00B03235" w:rsidRDefault="00B03235" w:rsidP="00BB197B">
            <w:pPr>
              <w:jc w:val="center"/>
            </w:pPr>
            <w:r>
              <w:rPr>
                <w:rFonts w:hint="eastAsia"/>
              </w:rPr>
              <w:t>1</w:t>
            </w:r>
            <w:ins w:id="318" w:author="hokada" w:date="2014-12-01T12:17:00Z">
              <w:r w:rsidR="003C4181">
                <w:rPr>
                  <w:rFonts w:hint="eastAsia"/>
                </w:rPr>
                <w:t>3</w:t>
              </w:r>
            </w:ins>
            <w:del w:id="319" w:author="hokada" w:date="2014-12-01T12:17:00Z">
              <w:r w:rsidDel="003C4181">
                <w:rPr>
                  <w:rFonts w:hint="eastAsia"/>
                </w:rPr>
                <w:delText>2</w:delText>
              </w:r>
            </w:del>
          </w:p>
        </w:tc>
        <w:tc>
          <w:tcPr>
            <w:tcW w:w="3510" w:type="dxa"/>
            <w:gridSpan w:val="2"/>
            <w:shd w:val="clear" w:color="auto" w:fill="FDE9D9" w:themeFill="accent6" w:themeFillTint="33"/>
            <w:tcPrChange w:id="320" w:author="hokada" w:date="2014-12-01T12:25:00Z">
              <w:tcPr>
                <w:tcW w:w="3510" w:type="dxa"/>
                <w:gridSpan w:val="4"/>
                <w:shd w:val="clear" w:color="auto" w:fill="FDE9D9" w:themeFill="accent6" w:themeFillTint="33"/>
              </w:tcPr>
            </w:tcPrChange>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shd w:val="clear" w:color="auto" w:fill="D9D9D9" w:themeFill="background1" w:themeFillShade="D9"/>
            <w:tcPrChange w:id="321"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2"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3"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4"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5"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6"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7"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8"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9"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30"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31"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vAlign w:val="center"/>
            <w:tcPrChange w:id="332" w:author="hokada" w:date="2014-12-01T12:25:00Z">
              <w:tcPr>
                <w:tcW w:w="567" w:type="dxa"/>
                <w:gridSpan w:val="2"/>
                <w:vAlign w:val="center"/>
              </w:tcPr>
            </w:tcPrChange>
          </w:tcPr>
          <w:p w:rsidR="00B03235" w:rsidRPr="004D1639" w:rsidRDefault="00B03235" w:rsidP="000F3B31">
            <w:pPr>
              <w:jc w:val="center"/>
            </w:pPr>
            <w:r>
              <w:rPr>
                <w:rFonts w:hint="eastAsia"/>
              </w:rPr>
              <w:t>○</w:t>
            </w:r>
          </w:p>
        </w:tc>
      </w:tr>
    </w:tbl>
    <w:p w:rsidR="00E447AE" w:rsidRDefault="00F63FA5" w:rsidP="00FF7240">
      <w:ins w:id="333" w:author="hokada" w:date="2014-12-01T12:21:00Z">
        <w:r>
          <w:rPr>
            <w:rFonts w:hint="eastAsia"/>
          </w:rPr>
          <w:t>※</w:t>
        </w:r>
      </w:ins>
      <w:ins w:id="334" w:author="hokada" w:date="2014-12-01T12:22:00Z">
        <w:r>
          <w:rPr>
            <w:rFonts w:hint="eastAsia"/>
          </w:rPr>
          <w:t>iframe</w:t>
        </w:r>
        <w:r>
          <w:rPr>
            <w:rFonts w:hint="eastAsia"/>
          </w:rPr>
          <w:t>プラグインの</w:t>
        </w:r>
      </w:ins>
      <w:ins w:id="335" w:author="hokada" w:date="2014-12-01T12:21:00Z">
        <w:r>
          <w:rPr>
            <w:rFonts w:hint="eastAsia"/>
          </w:rPr>
          <w:t>詳細</w:t>
        </w:r>
      </w:ins>
      <w:ins w:id="336" w:author="hokada" w:date="2014-12-01T12:22:00Z">
        <w:r>
          <w:rPr>
            <w:rFonts w:hint="eastAsia"/>
          </w:rPr>
          <w:t>な開発スケジュール</w:t>
        </w:r>
      </w:ins>
      <w:ins w:id="337" w:author="hokada" w:date="2014-12-01T12:21:00Z">
        <w:r>
          <w:rPr>
            <w:rFonts w:hint="eastAsia"/>
          </w:rPr>
          <w:t>は『</w:t>
        </w:r>
        <w:r>
          <w:rPr>
            <w:rFonts w:hint="eastAsia"/>
          </w:rPr>
          <w:t>3.2.3.</w:t>
        </w:r>
        <w:r>
          <w:rPr>
            <w:rFonts w:hint="eastAsia"/>
          </w:rPr>
          <w:t>開発スケジュール』</w:t>
        </w:r>
      </w:ins>
      <w:ins w:id="338" w:author="hokada" w:date="2014-12-01T12:22:00Z">
        <w:r>
          <w:rPr>
            <w:rFonts w:hint="eastAsia"/>
          </w:rPr>
          <w:t>に示す。</w:t>
        </w:r>
      </w:ins>
    </w:p>
    <w:p w:rsidR="006536FE" w:rsidRPr="00F63FA5" w:rsidRDefault="006536FE" w:rsidP="00FF7240"/>
    <w:p w:rsidR="001531A5" w:rsidRDefault="00241CA1" w:rsidP="001531A5">
      <w:pPr>
        <w:pStyle w:val="30"/>
        <w:ind w:left="793"/>
      </w:pPr>
      <w:bookmarkStart w:id="339" w:name="_Toc404964148"/>
      <w:r>
        <w:rPr>
          <w:rFonts w:hint="eastAsia"/>
        </w:rPr>
        <w:t>ユーザが</w:t>
      </w:r>
      <w:r>
        <w:rPr>
          <w:rFonts w:hint="eastAsia"/>
        </w:rPr>
        <w:t>NC3</w:t>
      </w:r>
      <w:r>
        <w:rPr>
          <w:rFonts w:hint="eastAsia"/>
        </w:rPr>
        <w:t>を利用することで得られる効果</w:t>
      </w:r>
      <w:bookmarkEnd w:id="33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BC56BB">
      <w:pPr>
        <w:pStyle w:val="30"/>
        <w:numPr>
          <w:ilvl w:val="3"/>
          <w:numId w:val="5"/>
        </w:numPr>
        <w:ind w:left="284" w:firstLine="0"/>
      </w:pPr>
      <w:bookmarkStart w:id="340" w:name="_Toc403483555"/>
      <w:bookmarkStart w:id="341" w:name="_Toc403731891"/>
      <w:bookmarkStart w:id="342" w:name="_Toc404003499"/>
      <w:bookmarkStart w:id="343" w:name="_Toc404169314"/>
      <w:bookmarkStart w:id="344" w:name="_Toc404190123"/>
      <w:bookmarkStart w:id="345" w:name="_Toc404267529"/>
      <w:bookmarkStart w:id="346" w:name="_Toc404271989"/>
      <w:bookmarkStart w:id="347" w:name="_Toc404964149"/>
      <w:r>
        <w:rPr>
          <w:rFonts w:hint="eastAsia"/>
        </w:rPr>
        <w:t>独自デザインの反映が</w:t>
      </w:r>
      <w:r w:rsidR="009F18CC">
        <w:rPr>
          <w:rFonts w:hint="eastAsia"/>
        </w:rPr>
        <w:t>容易になる</w:t>
      </w:r>
      <w:bookmarkEnd w:id="340"/>
      <w:bookmarkEnd w:id="341"/>
      <w:bookmarkEnd w:id="342"/>
      <w:bookmarkEnd w:id="343"/>
      <w:bookmarkEnd w:id="344"/>
      <w:bookmarkEnd w:id="345"/>
      <w:bookmarkEnd w:id="346"/>
      <w:bookmarkEnd w:id="347"/>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6D6429" w:rsidRDefault="00B425F0" w:rsidP="006D6429">
      <w:pPr>
        <w:keepNext/>
        <w:rPr>
          <w:ins w:id="348" w:author="hokada" w:date="2014-12-01T14:07:00Z"/>
        </w:rPr>
        <w:pPrChange w:id="349" w:author="hokada" w:date="2014-12-01T14:07:00Z">
          <w:pPr/>
        </w:pPrChange>
      </w:pPr>
      <w:ins w:id="350" w:author="hokada" w:date="2014-12-01T14:06:00Z">
        <w:r>
          <w:rPr>
            <w:noProof/>
          </w:rPr>
          <w:drawing>
            <wp:inline distT="0" distB="0" distL="0" distR="0">
              <wp:extent cx="6188710" cy="1485505"/>
              <wp:effectExtent l="19050" t="0" r="2540" b="0"/>
              <wp:docPr id="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485505"/>
                      </a:xfrm>
                      <a:prstGeom prst="rect">
                        <a:avLst/>
                      </a:prstGeom>
                      <a:noFill/>
                      <a:ln w="9525">
                        <a:noFill/>
                        <a:miter lim="800000"/>
                        <a:headEnd/>
                        <a:tailEnd/>
                      </a:ln>
                    </pic:spPr>
                  </pic:pic>
                </a:graphicData>
              </a:graphic>
            </wp:inline>
          </w:drawing>
        </w:r>
      </w:ins>
    </w:p>
    <w:p w:rsidR="006D6429" w:rsidRPr="006D6429" w:rsidRDefault="006D6429" w:rsidP="006D6429">
      <w:pPr>
        <w:pStyle w:val="af2"/>
        <w:jc w:val="center"/>
        <w:rPr>
          <w:ins w:id="351" w:author="hokada" w:date="2014-12-01T14:06:00Z"/>
          <w:u w:val="single"/>
          <w:rPrChange w:id="352" w:author="hokada" w:date="2014-12-01T14:08:00Z">
            <w:rPr>
              <w:ins w:id="353" w:author="hokada" w:date="2014-12-01T14:06:00Z"/>
            </w:rPr>
          </w:rPrChange>
        </w:rPr>
        <w:pPrChange w:id="354" w:author="hokada" w:date="2014-12-01T14:08:00Z">
          <w:pPr/>
        </w:pPrChange>
      </w:pPr>
      <w:ins w:id="355" w:author="hokada" w:date="2014-12-01T14:07:00Z">
        <w:r w:rsidRPr="006D6429">
          <w:rPr>
            <w:rFonts w:hint="eastAsia"/>
            <w:u w:val="single"/>
            <w:rPrChange w:id="356" w:author="hokada" w:date="2014-12-01T14:08:00Z">
              <w:rPr>
                <w:rFonts w:hint="eastAsia"/>
              </w:rPr>
            </w:rPrChange>
          </w:rPr>
          <w:t>図</w:t>
        </w:r>
        <w:r w:rsidRPr="006D6429">
          <w:rPr>
            <w:u w:val="single"/>
            <w:rPrChange w:id="357" w:author="hokada" w:date="2014-12-01T14:08:00Z">
              <w:rPr/>
            </w:rPrChange>
          </w:rPr>
          <w:t xml:space="preserve"> </w:t>
        </w:r>
        <w:r w:rsidRPr="006D6429">
          <w:rPr>
            <w:u w:val="single"/>
            <w:rPrChange w:id="358" w:author="hokada" w:date="2014-12-01T14:08:00Z">
              <w:rPr/>
            </w:rPrChange>
          </w:rPr>
          <w:fldChar w:fldCharType="begin"/>
        </w:r>
        <w:r w:rsidRPr="006D6429">
          <w:rPr>
            <w:u w:val="single"/>
            <w:rPrChange w:id="359" w:author="hokada" w:date="2014-12-01T14:08:00Z">
              <w:rPr/>
            </w:rPrChange>
          </w:rPr>
          <w:instrText xml:space="preserve"> STYLEREF 1 \s </w:instrText>
        </w:r>
      </w:ins>
      <w:r w:rsidRPr="006D6429">
        <w:rPr>
          <w:u w:val="single"/>
          <w:rPrChange w:id="360" w:author="hokada" w:date="2014-12-01T14:08:00Z">
            <w:rPr/>
          </w:rPrChange>
        </w:rPr>
        <w:fldChar w:fldCharType="separate"/>
      </w:r>
      <w:r w:rsidRPr="006D6429">
        <w:rPr>
          <w:noProof/>
          <w:u w:val="single"/>
          <w:rPrChange w:id="361" w:author="hokada" w:date="2014-12-01T14:08:00Z">
            <w:rPr>
              <w:noProof/>
            </w:rPr>
          </w:rPrChange>
        </w:rPr>
        <w:t>2</w:t>
      </w:r>
      <w:ins w:id="362" w:author="hokada" w:date="2014-12-01T14:07:00Z">
        <w:r w:rsidRPr="006D6429">
          <w:rPr>
            <w:u w:val="single"/>
            <w:rPrChange w:id="363" w:author="hokada" w:date="2014-12-01T14:08:00Z">
              <w:rPr/>
            </w:rPrChange>
          </w:rPr>
          <w:fldChar w:fldCharType="end"/>
        </w:r>
        <w:r w:rsidRPr="006D6429">
          <w:rPr>
            <w:u w:val="single"/>
            <w:rPrChange w:id="364" w:author="hokada" w:date="2014-12-01T14:08:00Z">
              <w:rPr/>
            </w:rPrChange>
          </w:rPr>
          <w:t>.</w:t>
        </w:r>
        <w:r w:rsidRPr="006D6429">
          <w:rPr>
            <w:u w:val="single"/>
            <w:rPrChange w:id="365" w:author="hokada" w:date="2014-12-01T14:08:00Z">
              <w:rPr/>
            </w:rPrChange>
          </w:rPr>
          <w:fldChar w:fldCharType="begin"/>
        </w:r>
        <w:r w:rsidRPr="006D6429">
          <w:rPr>
            <w:u w:val="single"/>
            <w:rPrChange w:id="366" w:author="hokada" w:date="2014-12-01T14:08:00Z">
              <w:rPr/>
            </w:rPrChange>
          </w:rPr>
          <w:instrText xml:space="preserve"> SEQ </w:instrText>
        </w:r>
        <w:r w:rsidRPr="006D6429">
          <w:rPr>
            <w:rFonts w:hint="eastAsia"/>
            <w:u w:val="single"/>
            <w:rPrChange w:id="367" w:author="hokada" w:date="2014-12-01T14:08:00Z">
              <w:rPr>
                <w:rFonts w:hint="eastAsia"/>
              </w:rPr>
            </w:rPrChange>
          </w:rPr>
          <w:instrText>図</w:instrText>
        </w:r>
        <w:r w:rsidRPr="006D6429">
          <w:rPr>
            <w:u w:val="single"/>
            <w:rPrChange w:id="368" w:author="hokada" w:date="2014-12-01T14:08:00Z">
              <w:rPr/>
            </w:rPrChange>
          </w:rPr>
          <w:instrText xml:space="preserve"> \* ARABIC \s 1 </w:instrText>
        </w:r>
      </w:ins>
      <w:r w:rsidRPr="006D6429">
        <w:rPr>
          <w:u w:val="single"/>
          <w:rPrChange w:id="369" w:author="hokada" w:date="2014-12-01T14:08:00Z">
            <w:rPr/>
          </w:rPrChange>
        </w:rPr>
        <w:fldChar w:fldCharType="separate"/>
      </w:r>
      <w:ins w:id="370" w:author="hokada" w:date="2014-12-01T14:29:00Z">
        <w:r w:rsidR="00BC48FB">
          <w:rPr>
            <w:noProof/>
            <w:u w:val="single"/>
          </w:rPr>
          <w:t>3</w:t>
        </w:r>
      </w:ins>
      <w:ins w:id="371" w:author="hokada" w:date="2014-12-01T14:07:00Z">
        <w:r w:rsidRPr="006D6429">
          <w:rPr>
            <w:u w:val="single"/>
            <w:rPrChange w:id="372" w:author="hokada" w:date="2014-12-01T14:08:00Z">
              <w:rPr/>
            </w:rPrChange>
          </w:rPr>
          <w:fldChar w:fldCharType="end"/>
        </w:r>
        <w:r w:rsidRPr="006D6429">
          <w:rPr>
            <w:rFonts w:hint="eastAsia"/>
            <w:u w:val="single"/>
            <w:rPrChange w:id="373" w:author="hokada" w:date="2014-12-01T14:08:00Z">
              <w:rPr>
                <w:rFonts w:hint="eastAsia"/>
              </w:rPr>
            </w:rPrChange>
          </w:rPr>
          <w:t xml:space="preserve">　デザイン変更の例</w:t>
        </w:r>
      </w:ins>
    </w:p>
    <w:p w:rsidR="00BF2075" w:rsidRPr="001531A5" w:rsidDel="00BF2075" w:rsidRDefault="00BF2075" w:rsidP="00BF2075">
      <w:pPr>
        <w:rPr>
          <w:del w:id="374" w:author="hokada" w:date="2014-12-01T14:08:00Z"/>
        </w:rPr>
      </w:pPr>
    </w:p>
    <w:p w:rsidR="001531A5" w:rsidRDefault="009F18CC" w:rsidP="00BC56BB">
      <w:pPr>
        <w:pStyle w:val="30"/>
        <w:numPr>
          <w:ilvl w:val="3"/>
          <w:numId w:val="5"/>
        </w:numPr>
        <w:ind w:left="284" w:firstLine="0"/>
      </w:pPr>
      <w:bookmarkStart w:id="375" w:name="_Toc403483556"/>
      <w:bookmarkStart w:id="376" w:name="_Toc403731892"/>
      <w:bookmarkStart w:id="377" w:name="_Toc404003500"/>
      <w:bookmarkStart w:id="378" w:name="_Toc404169315"/>
      <w:bookmarkStart w:id="379" w:name="_Toc404190124"/>
      <w:bookmarkStart w:id="380" w:name="_Toc404267530"/>
      <w:bookmarkStart w:id="381" w:name="_Toc404271990"/>
      <w:bookmarkStart w:id="382" w:name="_Toc404964150"/>
      <w:r>
        <w:rPr>
          <w:rFonts w:hint="eastAsia"/>
        </w:rPr>
        <w:t>追加機能（プラグイン）の開発の敷居が低くなる</w:t>
      </w:r>
      <w:bookmarkEnd w:id="375"/>
      <w:bookmarkEnd w:id="376"/>
      <w:bookmarkEnd w:id="377"/>
      <w:bookmarkEnd w:id="378"/>
      <w:bookmarkEnd w:id="379"/>
      <w:bookmarkEnd w:id="380"/>
      <w:bookmarkEnd w:id="381"/>
      <w:bookmarkEnd w:id="382"/>
    </w:p>
    <w:p w:rsidR="006536FE" w:rsidDel="004250B0" w:rsidRDefault="007559E3" w:rsidP="001531A5">
      <w:pPr>
        <w:rPr>
          <w:del w:id="383" w:author="hokada" w:date="2014-12-01T12:28:00Z"/>
        </w:rPr>
      </w:pPr>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D6429" w:rsidRDefault="006536FE" w:rsidP="006D6429">
      <w:pPr>
        <w:rPr>
          <w:ins w:id="384" w:author="hokada" w:date="2014-12-01T14:08:00Z"/>
        </w:rPr>
        <w:pPrChange w:id="385" w:author="hokada" w:date="2014-12-01T12:28:00Z">
          <w:pPr>
            <w:widowControl/>
            <w:adjustRightInd/>
            <w:spacing w:line="240" w:lineRule="auto"/>
            <w:jc w:val="left"/>
            <w:textAlignment w:val="auto"/>
          </w:pPr>
        </w:pPrChange>
      </w:pPr>
      <w:del w:id="386" w:author="hokada" w:date="2014-12-01T14:08:00Z">
        <w:r w:rsidDel="00BF2075">
          <w:br w:type="page"/>
        </w:r>
      </w:del>
    </w:p>
    <w:p w:rsidR="006D6429" w:rsidRDefault="006D6429" w:rsidP="006D6429">
      <w:pPr>
        <w:pPrChange w:id="387" w:author="hokada" w:date="2014-12-01T12:28:00Z">
          <w:pPr>
            <w:widowControl/>
            <w:adjustRightInd/>
            <w:spacing w:line="240" w:lineRule="auto"/>
            <w:jc w:val="left"/>
            <w:textAlignment w:val="auto"/>
          </w:pPr>
        </w:pPrChange>
      </w:pPr>
    </w:p>
    <w:p w:rsidR="001531A5" w:rsidRPr="001531A5" w:rsidRDefault="009F18CC" w:rsidP="00BC56BB">
      <w:pPr>
        <w:pStyle w:val="30"/>
        <w:numPr>
          <w:ilvl w:val="3"/>
          <w:numId w:val="5"/>
        </w:numPr>
        <w:ind w:left="284" w:firstLine="0"/>
      </w:pPr>
      <w:bookmarkStart w:id="388" w:name="_Toc403483557"/>
      <w:bookmarkStart w:id="389" w:name="_Toc403731893"/>
      <w:bookmarkStart w:id="390" w:name="_Toc404003501"/>
      <w:bookmarkStart w:id="391" w:name="_Toc404169316"/>
      <w:bookmarkStart w:id="392" w:name="_Toc404190125"/>
      <w:bookmarkStart w:id="393" w:name="_Toc404267531"/>
      <w:bookmarkStart w:id="394" w:name="_Toc404271991"/>
      <w:bookmarkStart w:id="395" w:name="_Toc404964151"/>
      <w:r>
        <w:rPr>
          <w:rFonts w:hint="eastAsia"/>
        </w:rPr>
        <w:t>閲覧する</w:t>
      </w:r>
      <w:r w:rsidR="00913EE5">
        <w:rPr>
          <w:rFonts w:hint="eastAsia"/>
        </w:rPr>
        <w:t>媒体</w:t>
      </w:r>
      <w:r>
        <w:rPr>
          <w:rFonts w:hint="eastAsia"/>
        </w:rPr>
        <w:t>に依存しない</w:t>
      </w:r>
      <w:bookmarkEnd w:id="388"/>
      <w:bookmarkEnd w:id="389"/>
      <w:bookmarkEnd w:id="390"/>
      <w:bookmarkEnd w:id="391"/>
      <w:bookmarkEnd w:id="392"/>
      <w:bookmarkEnd w:id="393"/>
      <w:bookmarkEnd w:id="394"/>
      <w:bookmarkEnd w:id="395"/>
    </w:p>
    <w:p w:rsidR="004240A9" w:rsidRDefault="00913EE5" w:rsidP="001531A5">
      <w:r>
        <w:rPr>
          <w:rFonts w:hint="eastAsia"/>
        </w:rPr>
        <w:t xml:space="preserve">　</w:t>
      </w:r>
      <w:r w:rsidR="001663AA">
        <w:rPr>
          <w:rFonts w:hint="eastAsia"/>
        </w:rPr>
        <w:t>『</w:t>
      </w:r>
      <w:r w:rsidR="001663AA">
        <w:rPr>
          <w:rFonts w:hint="eastAsia"/>
        </w:rPr>
        <w:t>2.2.2.</w:t>
      </w:r>
      <w:r w:rsidR="0093374D" w:rsidRPr="0093374D">
        <w:rPr>
          <w:rFonts w:hint="eastAsia"/>
          <w:b/>
        </w:rPr>
        <w:t>(1)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Default="00A317A3" w:rsidP="004240A9">
      <w:pPr>
        <w:ind w:firstLineChars="100" w:firstLine="210"/>
        <w:rPr>
          <w:ins w:id="396" w:author="hokada" w:date="2014-12-01T17:39:00Z"/>
        </w:rPr>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5F074B" w:rsidRDefault="005F074B" w:rsidP="004240A9">
      <w:pPr>
        <w:ind w:firstLineChars="100" w:firstLine="210"/>
        <w:rPr>
          <w:ins w:id="397" w:author="hokada" w:date="2014-12-01T14:12:00Z"/>
        </w:rPr>
      </w:pPr>
    </w:p>
    <w:p w:rsidR="00643277" w:rsidDel="003801D5" w:rsidRDefault="00B425F0" w:rsidP="003801D5">
      <w:pPr>
        <w:keepNext/>
        <w:jc w:val="center"/>
        <w:rPr>
          <w:del w:id="398" w:author="hokada" w:date="2014-12-01T14:54:00Z"/>
          <w:b/>
          <w:u w:val="single"/>
        </w:rPr>
      </w:pPr>
      <w:ins w:id="399" w:author="hokada" w:date="2014-12-01T14:26:00Z">
        <w:r>
          <w:rPr>
            <w:noProof/>
          </w:rPr>
          <w:drawing>
            <wp:inline distT="0" distB="0" distL="0" distR="0">
              <wp:extent cx="4210050" cy="2067987"/>
              <wp:effectExtent l="19050" t="0" r="0" b="0"/>
              <wp:docPr id="2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215706" cy="2070765"/>
                      </a:xfrm>
                      <a:prstGeom prst="rect">
                        <a:avLst/>
                      </a:prstGeom>
                      <a:noFill/>
                      <a:ln w="9525">
                        <a:noFill/>
                        <a:miter lim="800000"/>
                        <a:headEnd/>
                        <a:tailEnd/>
                      </a:ln>
                    </pic:spPr>
                  </pic:pic>
                </a:graphicData>
              </a:graphic>
            </wp:inline>
          </w:drawing>
        </w:r>
      </w:ins>
      <w:moveToRangeStart w:id="400" w:author="hokada" w:date="2014-12-01T14:12:00Z" w:name="move405206474"/>
      <w:moveTo w:id="401" w:author="hokada" w:date="2014-12-01T14:12:00Z">
        <w:del w:id="402" w:author="hokada" w:date="2014-12-01T14:26:00Z">
          <w:r>
            <w:rPr>
              <w:noProof/>
            </w:rPr>
            <w:drawing>
              <wp:inline distT="0" distB="0" distL="0" distR="0">
                <wp:extent cx="5813125" cy="3071004"/>
                <wp:effectExtent l="19050" t="0" r="0" b="0"/>
                <wp:docPr id="1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3125" cy="3071004"/>
                        </a:xfrm>
                        <a:prstGeom prst="rect">
                          <a:avLst/>
                        </a:prstGeom>
                        <a:noFill/>
                        <a:ln w="9525">
                          <a:noFill/>
                          <a:miter lim="800000"/>
                          <a:headEnd/>
                          <a:tailEnd/>
                        </a:ln>
                      </pic:spPr>
                    </pic:pic>
                  </a:graphicData>
                </a:graphic>
              </wp:inline>
            </w:drawing>
          </w:r>
        </w:del>
      </w:moveTo>
    </w:p>
    <w:p w:rsidR="003801D5" w:rsidRDefault="003801D5" w:rsidP="00643277">
      <w:pPr>
        <w:keepNext/>
        <w:jc w:val="center"/>
        <w:rPr>
          <w:ins w:id="403" w:author="hokada" w:date="2014-12-01T14:54:00Z"/>
        </w:rPr>
      </w:pPr>
    </w:p>
    <w:p w:rsidR="00643277" w:rsidRPr="00EE0AC7" w:rsidDel="00F535C3" w:rsidRDefault="00643277" w:rsidP="003801D5">
      <w:pPr>
        <w:pStyle w:val="af2"/>
        <w:jc w:val="center"/>
        <w:rPr>
          <w:del w:id="404" w:author="hokada" w:date="2014-12-01T14:26:00Z"/>
          <w:u w:val="single"/>
        </w:rPr>
      </w:pPr>
      <w:moveTo w:id="405" w:author="hokada" w:date="2014-12-01T14:12:00Z">
        <w:r w:rsidRPr="00EE0AC7">
          <w:rPr>
            <w:rFonts w:hint="eastAsia"/>
            <w:u w:val="single"/>
          </w:rPr>
          <w:t>図</w:t>
        </w:r>
        <w:r w:rsidRPr="00EE0AC7">
          <w:rPr>
            <w:rFonts w:hint="eastAsia"/>
            <w:u w:val="single"/>
          </w:rPr>
          <w:t xml:space="preserve"> </w:t>
        </w:r>
        <w:r w:rsidR="006D6429" w:rsidRPr="00EE0AC7">
          <w:rPr>
            <w:u w:val="single"/>
          </w:rPr>
          <w:fldChar w:fldCharType="begin"/>
        </w:r>
        <w:r w:rsidR="002A54FF">
          <w:rPr>
            <w:b w:val="0"/>
            <w:bCs w:val="0"/>
            <w:u w:val="single"/>
          </w:rPr>
          <w:instrText xml:space="preserve"> STYLEREF 1 \s </w:instrText>
        </w:r>
        <w:r w:rsidR="006D6429" w:rsidRPr="00EE0AC7">
          <w:rPr>
            <w:u w:val="single"/>
            <w:rPrChange w:id="406" w:author="hokada" w:date="2014-12-01T14:28:00Z">
              <w:rPr>
                <w:u w:val="single"/>
              </w:rPr>
            </w:rPrChange>
          </w:rPr>
          <w:fldChar w:fldCharType="separate"/>
        </w:r>
      </w:moveTo>
      <w:r w:rsidR="00BC48FB">
        <w:rPr>
          <w:b w:val="0"/>
          <w:noProof/>
          <w:u w:val="single"/>
        </w:rPr>
        <w:t>2</w:t>
      </w:r>
      <w:moveTo w:id="407" w:author="hokada" w:date="2014-12-01T14:12:00Z">
        <w:r w:rsidR="006D6429" w:rsidRPr="00EE0AC7">
          <w:rPr>
            <w:u w:val="single"/>
          </w:rPr>
          <w:fldChar w:fldCharType="end"/>
        </w:r>
        <w:r w:rsidRPr="00EE0AC7">
          <w:rPr>
            <w:u w:val="single"/>
          </w:rPr>
          <w:t>.</w:t>
        </w:r>
        <w:r w:rsidR="006D6429" w:rsidRPr="00EE0AC7">
          <w:rPr>
            <w:u w:val="single"/>
          </w:rPr>
          <w:fldChar w:fldCharType="begin"/>
        </w:r>
        <w:r w:rsidR="002A54FF">
          <w:rPr>
            <w:b w:val="0"/>
            <w:bCs w:val="0"/>
            <w:u w:val="single"/>
          </w:rPr>
          <w:instrText xml:space="preserve"> SEQ </w:instrText>
        </w:r>
        <w:r w:rsidR="002A54FF">
          <w:rPr>
            <w:rFonts w:hint="eastAsia"/>
            <w:b w:val="0"/>
            <w:bCs w:val="0"/>
            <w:u w:val="single"/>
          </w:rPr>
          <w:instrText>図</w:instrText>
        </w:r>
        <w:r w:rsidR="002A54FF">
          <w:rPr>
            <w:b w:val="0"/>
            <w:bCs w:val="0"/>
            <w:u w:val="single"/>
          </w:rPr>
          <w:instrText xml:space="preserve"> \* ARABIC \s 1 </w:instrText>
        </w:r>
        <w:r w:rsidR="006D6429" w:rsidRPr="00EE0AC7">
          <w:rPr>
            <w:u w:val="single"/>
            <w:rPrChange w:id="408" w:author="hokada" w:date="2014-12-01T14:28:00Z">
              <w:rPr>
                <w:u w:val="single"/>
              </w:rPr>
            </w:rPrChange>
          </w:rPr>
          <w:fldChar w:fldCharType="separate"/>
        </w:r>
      </w:moveTo>
      <w:ins w:id="409" w:author="hokada" w:date="2014-12-01T14:29:00Z">
        <w:r w:rsidR="00BC48FB">
          <w:rPr>
            <w:b w:val="0"/>
            <w:noProof/>
            <w:u w:val="single"/>
          </w:rPr>
          <w:t>4</w:t>
        </w:r>
      </w:ins>
      <w:moveTo w:id="410" w:author="hokada" w:date="2014-12-01T14:12:00Z">
        <w:del w:id="411" w:author="hokada" w:date="2014-12-01T14:29:00Z">
          <w:r w:rsidRPr="00EE0AC7" w:rsidDel="00BC48FB">
            <w:rPr>
              <w:noProof/>
              <w:u w:val="single"/>
            </w:rPr>
            <w:delText>3</w:delText>
          </w:r>
        </w:del>
        <w:r w:rsidR="006D6429" w:rsidRPr="00EE0AC7">
          <w:rPr>
            <w:u w:val="single"/>
          </w:rPr>
          <w:fldChar w:fldCharType="end"/>
        </w:r>
        <w:r w:rsidRPr="00EE0AC7">
          <w:rPr>
            <w:rFonts w:hint="eastAsia"/>
            <w:u w:val="single"/>
          </w:rPr>
          <w:t xml:space="preserve">　レスポンシブデザイン</w:t>
        </w:r>
        <w:r w:rsidRPr="00EE0AC7">
          <w:rPr>
            <w:rFonts w:hint="eastAsia"/>
            <w:u w:val="single"/>
          </w:rPr>
          <w:t>1</w:t>
        </w:r>
        <w:r w:rsidRPr="00EE0AC7">
          <w:rPr>
            <w:rFonts w:hint="eastAsia"/>
            <w:u w:val="single"/>
          </w:rPr>
          <w:t>（</w:t>
        </w:r>
        <w:r w:rsidRPr="00EE0AC7">
          <w:rPr>
            <w:rFonts w:hint="eastAsia"/>
            <w:u w:val="single"/>
          </w:rPr>
          <w:t>Web</w:t>
        </w:r>
        <w:r w:rsidRPr="00EE0AC7">
          <w:rPr>
            <w:rFonts w:hint="eastAsia"/>
            <w:u w:val="single"/>
          </w:rPr>
          <w:t>ブラウザ</w:t>
        </w:r>
      </w:moveTo>
      <w:ins w:id="412" w:author="hokada" w:date="2014-12-01T17:39:00Z">
        <w:r w:rsidR="005F074B">
          <w:rPr>
            <w:rFonts w:hint="eastAsia"/>
            <w:b w:val="0"/>
            <w:u w:val="single"/>
          </w:rPr>
          <w:t>最大表示</w:t>
        </w:r>
      </w:ins>
      <w:moveTo w:id="413" w:author="hokada" w:date="2014-12-01T14:12:00Z">
        <w:r w:rsidRPr="00EE0AC7">
          <w:rPr>
            <w:rFonts w:hint="eastAsia"/>
            <w:u w:val="single"/>
          </w:rPr>
          <w:t>の場合〈</w:t>
        </w:r>
        <w:r w:rsidRPr="00EE0AC7">
          <w:rPr>
            <w:rFonts w:hint="eastAsia"/>
            <w:u w:val="single"/>
          </w:rPr>
          <w:t>Firefox</w:t>
        </w:r>
        <w:r w:rsidR="002A54FF">
          <w:rPr>
            <w:rFonts w:hint="eastAsia"/>
            <w:b w:val="0"/>
            <w:bCs w:val="0"/>
            <w:u w:val="single"/>
          </w:rPr>
          <w:t>〉）</w:t>
        </w:r>
      </w:moveTo>
    </w:p>
    <w:moveToRangeEnd w:id="400"/>
    <w:p w:rsidR="006D6429" w:rsidRDefault="006D6429" w:rsidP="006D6429">
      <w:pPr>
        <w:ind w:firstLineChars="100" w:firstLine="210"/>
        <w:jc w:val="center"/>
        <w:rPr>
          <w:ins w:id="414" w:author="hokada" w:date="2014-12-01T14:55:00Z"/>
        </w:rPr>
        <w:pPrChange w:id="415" w:author="hokada" w:date="2014-12-01T14:55:00Z">
          <w:pPr>
            <w:ind w:firstLineChars="100" w:firstLine="210"/>
          </w:pPr>
        </w:pPrChange>
      </w:pPr>
    </w:p>
    <w:p w:rsidR="005F074B" w:rsidRDefault="005F074B">
      <w:pPr>
        <w:widowControl/>
        <w:adjustRightInd/>
        <w:spacing w:line="240" w:lineRule="auto"/>
        <w:jc w:val="left"/>
        <w:textAlignment w:val="auto"/>
        <w:rPr>
          <w:ins w:id="416" w:author="hokada" w:date="2014-12-01T17:39:00Z"/>
        </w:rPr>
      </w:pPr>
      <w:ins w:id="417" w:author="hokada" w:date="2014-12-01T17:39:00Z">
        <w:r>
          <w:br w:type="page"/>
        </w:r>
      </w:ins>
    </w:p>
    <w:p w:rsidR="006D6429" w:rsidRDefault="00B425F0" w:rsidP="006D6429">
      <w:pPr>
        <w:ind w:firstLineChars="100" w:firstLine="210"/>
        <w:jc w:val="center"/>
        <w:rPr>
          <w:ins w:id="418" w:author="hokada" w:date="2014-12-01T17:39:00Z"/>
        </w:rPr>
        <w:pPrChange w:id="419" w:author="hokada" w:date="2014-12-01T17:39:00Z">
          <w:pPr>
            <w:ind w:firstLineChars="100" w:firstLine="210"/>
          </w:pPr>
        </w:pPrChange>
      </w:pPr>
      <w:ins w:id="420" w:author="hokada" w:date="2014-12-01T17:38:00Z">
        <w:r>
          <w:rPr>
            <w:noProof/>
          </w:rPr>
          <w:lastRenderedPageBreak/>
          <w:drawing>
            <wp:inline distT="0" distB="0" distL="0" distR="0">
              <wp:extent cx="2571750" cy="3962960"/>
              <wp:effectExtent l="19050" t="0" r="0" b="0"/>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574953" cy="3967896"/>
                      </a:xfrm>
                      <a:prstGeom prst="rect">
                        <a:avLst/>
                      </a:prstGeom>
                      <a:noFill/>
                      <a:ln w="9525">
                        <a:noFill/>
                        <a:miter lim="800000"/>
                        <a:headEnd/>
                        <a:tailEnd/>
                      </a:ln>
                    </pic:spPr>
                  </pic:pic>
                </a:graphicData>
              </a:graphic>
            </wp:inline>
          </w:drawing>
        </w:r>
      </w:ins>
    </w:p>
    <w:p w:rsidR="006D6429" w:rsidRDefault="005F074B" w:rsidP="006D6429">
      <w:pPr>
        <w:ind w:firstLineChars="100" w:firstLine="211"/>
        <w:jc w:val="center"/>
        <w:rPr>
          <w:ins w:id="421" w:author="hokada" w:date="2014-12-01T17:38:00Z"/>
        </w:rPr>
        <w:pPrChange w:id="422" w:author="hokada" w:date="2014-12-01T17:50:00Z">
          <w:pPr>
            <w:ind w:firstLineChars="100" w:firstLine="211"/>
          </w:pPr>
        </w:pPrChange>
      </w:pPr>
      <w:ins w:id="423" w:author="hokada" w:date="2014-12-01T17:39:00Z">
        <w:r w:rsidRPr="00EE0AC7">
          <w:rPr>
            <w:rFonts w:hint="eastAsia"/>
            <w:b/>
            <w:u w:val="single"/>
          </w:rPr>
          <w:t>図</w:t>
        </w:r>
        <w:r w:rsidRPr="00EE0AC7">
          <w:rPr>
            <w:rFonts w:hint="eastAsia"/>
            <w:b/>
            <w:u w:val="single"/>
          </w:rPr>
          <w:t xml:space="preserve"> </w:t>
        </w:r>
        <w:r w:rsidR="006D6429" w:rsidRPr="00EE0AC7">
          <w:rPr>
            <w:b/>
            <w:u w:val="single"/>
          </w:rPr>
          <w:fldChar w:fldCharType="begin"/>
        </w:r>
        <w:r w:rsidRPr="00EE0AC7">
          <w:rPr>
            <w:b/>
            <w:u w:val="single"/>
          </w:rPr>
          <w:instrText xml:space="preserve"> </w:instrText>
        </w:r>
        <w:r w:rsidRPr="00EE0AC7">
          <w:rPr>
            <w:rFonts w:hint="eastAsia"/>
            <w:b/>
            <w:u w:val="single"/>
          </w:rPr>
          <w:instrText>STYLEREF 1 \s</w:instrText>
        </w:r>
        <w:r w:rsidRPr="00EE0AC7">
          <w:rPr>
            <w:b/>
            <w:u w:val="single"/>
          </w:rPr>
          <w:instrText xml:space="preserve"> </w:instrText>
        </w:r>
        <w:r w:rsidR="006D6429" w:rsidRPr="00EE0AC7">
          <w:rPr>
            <w:b/>
            <w:u w:val="single"/>
          </w:rPr>
          <w:fldChar w:fldCharType="separate"/>
        </w:r>
        <w:r>
          <w:rPr>
            <w:b/>
            <w:noProof/>
            <w:u w:val="single"/>
          </w:rPr>
          <w:t>2</w:t>
        </w:r>
        <w:r w:rsidR="006D6429" w:rsidRPr="00EE0AC7">
          <w:rPr>
            <w:b/>
            <w:u w:val="single"/>
          </w:rPr>
          <w:fldChar w:fldCharType="end"/>
        </w:r>
        <w:r w:rsidRPr="00EE0AC7">
          <w:rPr>
            <w:b/>
            <w:u w:val="single"/>
          </w:rPr>
          <w:t>.</w:t>
        </w:r>
        <w:r w:rsidR="006D6429" w:rsidRPr="00EE0AC7">
          <w:rPr>
            <w:b/>
            <w:u w:val="single"/>
          </w:rPr>
          <w:fldChar w:fldCharType="begin"/>
        </w:r>
        <w:r w:rsidRPr="00EE0AC7">
          <w:rPr>
            <w:b/>
            <w:u w:val="single"/>
          </w:rPr>
          <w:instrText xml:space="preserve"> </w:instrText>
        </w:r>
        <w:r w:rsidRPr="00EE0AC7">
          <w:rPr>
            <w:rFonts w:hint="eastAsia"/>
            <w:b/>
            <w:u w:val="single"/>
          </w:rPr>
          <w:instrText xml:space="preserve">SEQ </w:instrText>
        </w:r>
        <w:r w:rsidRPr="00EE0AC7">
          <w:rPr>
            <w:rFonts w:hint="eastAsia"/>
            <w:b/>
            <w:u w:val="single"/>
          </w:rPr>
          <w:instrText>図</w:instrText>
        </w:r>
        <w:r w:rsidRPr="00EE0AC7">
          <w:rPr>
            <w:rFonts w:hint="eastAsia"/>
            <w:b/>
            <w:u w:val="single"/>
          </w:rPr>
          <w:instrText xml:space="preserve"> \* ARABIC \s 1</w:instrText>
        </w:r>
        <w:r w:rsidRPr="00EE0AC7">
          <w:rPr>
            <w:b/>
            <w:u w:val="single"/>
          </w:rPr>
          <w:instrText xml:space="preserve"> </w:instrText>
        </w:r>
        <w:r w:rsidR="006D6429" w:rsidRPr="00EE0AC7">
          <w:rPr>
            <w:b/>
            <w:u w:val="single"/>
          </w:rPr>
          <w:fldChar w:fldCharType="separate"/>
        </w:r>
      </w:ins>
      <w:ins w:id="424" w:author="hokada" w:date="2014-12-01T17:40:00Z">
        <w:r>
          <w:rPr>
            <w:b/>
            <w:noProof/>
            <w:u w:val="single"/>
          </w:rPr>
          <w:t>5</w:t>
        </w:r>
      </w:ins>
      <w:ins w:id="425" w:author="hokada" w:date="2014-12-01T17:39:00Z">
        <w:r w:rsidR="006D6429" w:rsidRPr="00EE0AC7">
          <w:rPr>
            <w:b/>
            <w:u w:val="single"/>
          </w:rPr>
          <w:fldChar w:fldCharType="end"/>
        </w:r>
        <w:r w:rsidRPr="00EE0AC7">
          <w:rPr>
            <w:rFonts w:hint="eastAsia"/>
            <w:b/>
            <w:u w:val="single"/>
          </w:rPr>
          <w:t xml:space="preserve">　レスポンシブデザイン</w:t>
        </w:r>
      </w:ins>
      <w:ins w:id="426" w:author="hokada" w:date="2014-12-01T17:41:00Z">
        <w:r w:rsidR="00223EF5">
          <w:rPr>
            <w:rFonts w:hint="eastAsia"/>
            <w:b/>
            <w:u w:val="single"/>
          </w:rPr>
          <w:t>2</w:t>
        </w:r>
      </w:ins>
      <w:ins w:id="427" w:author="hokada" w:date="2014-12-01T17:39:00Z">
        <w:r w:rsidRPr="00EE0AC7">
          <w:rPr>
            <w:rFonts w:hint="eastAsia"/>
            <w:b/>
            <w:u w:val="single"/>
          </w:rPr>
          <w:t>（</w:t>
        </w:r>
        <w:r w:rsidRPr="00EE0AC7">
          <w:rPr>
            <w:rFonts w:hint="eastAsia"/>
            <w:b/>
            <w:u w:val="single"/>
          </w:rPr>
          <w:t>Web</w:t>
        </w:r>
        <w:r w:rsidRPr="00EE0AC7">
          <w:rPr>
            <w:rFonts w:hint="eastAsia"/>
            <w:b/>
            <w:u w:val="single"/>
          </w:rPr>
          <w:t>ブラウザ</w:t>
        </w:r>
      </w:ins>
      <w:ins w:id="428" w:author="hokada" w:date="2014-12-01T17:40:00Z">
        <w:r>
          <w:rPr>
            <w:rFonts w:hint="eastAsia"/>
            <w:b/>
            <w:u w:val="single"/>
          </w:rPr>
          <w:t>縮小表示</w:t>
        </w:r>
      </w:ins>
      <w:ins w:id="429" w:author="hokada" w:date="2014-12-01T17:39:00Z">
        <w:r w:rsidRPr="00EE0AC7">
          <w:rPr>
            <w:rFonts w:hint="eastAsia"/>
            <w:b/>
            <w:u w:val="single"/>
          </w:rPr>
          <w:t>の場合〈</w:t>
        </w:r>
        <w:r w:rsidRPr="00EE0AC7">
          <w:rPr>
            <w:rFonts w:hint="eastAsia"/>
            <w:b/>
            <w:u w:val="single"/>
          </w:rPr>
          <w:t>Firefox</w:t>
        </w:r>
        <w:r w:rsidRPr="00EE0AC7">
          <w:rPr>
            <w:rFonts w:hint="eastAsia"/>
            <w:b/>
            <w:u w:val="single"/>
          </w:rPr>
          <w:t>〉）</w:t>
        </w:r>
      </w:ins>
    </w:p>
    <w:p w:rsidR="005F074B" w:rsidRDefault="005F074B" w:rsidP="003801D5">
      <w:pPr>
        <w:ind w:firstLineChars="100" w:firstLine="210"/>
        <w:rPr>
          <w:ins w:id="430" w:author="hokada" w:date="2014-12-01T14:55:00Z"/>
        </w:rPr>
      </w:pPr>
    </w:p>
    <w:p w:rsidR="003801D5" w:rsidRDefault="00B425F0" w:rsidP="003801D5">
      <w:pPr>
        <w:keepNext/>
        <w:jc w:val="center"/>
        <w:rPr>
          <w:ins w:id="431" w:author="hokada" w:date="2014-12-01T14:13:00Z"/>
        </w:rPr>
      </w:pPr>
      <w:ins w:id="432" w:author="hokada" w:date="2014-12-01T14:13:00Z">
        <w:r>
          <w:rPr>
            <w:noProof/>
          </w:rPr>
          <w:drawing>
            <wp:inline distT="0" distB="0" distL="0" distR="0">
              <wp:extent cx="1819275" cy="3537814"/>
              <wp:effectExtent l="19050" t="0" r="9525" b="0"/>
              <wp:docPr id="2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820526" cy="3540247"/>
                      </a:xfrm>
                      <a:prstGeom prst="rect">
                        <a:avLst/>
                      </a:prstGeom>
                      <a:noFill/>
                      <a:ln w="9525">
                        <a:noFill/>
                        <a:miter lim="800000"/>
                        <a:headEnd/>
                        <a:tailEnd/>
                      </a:ln>
                    </pic:spPr>
                  </pic:pic>
                </a:graphicData>
              </a:graphic>
            </wp:inline>
          </w:drawing>
        </w:r>
      </w:ins>
    </w:p>
    <w:p w:rsidR="006D6429" w:rsidRPr="006D6429" w:rsidRDefault="006D6429" w:rsidP="006D6429">
      <w:pPr>
        <w:ind w:firstLineChars="100" w:firstLine="211"/>
        <w:jc w:val="center"/>
        <w:rPr>
          <w:b/>
          <w:rPrChange w:id="433" w:author="hokada" w:date="2014-12-01T14:27:00Z">
            <w:rPr/>
          </w:rPrChange>
        </w:rPr>
        <w:pPrChange w:id="434" w:author="hokada" w:date="2014-12-01T14:27:00Z">
          <w:pPr>
            <w:ind w:firstLineChars="100" w:firstLine="210"/>
          </w:pPr>
        </w:pPrChange>
      </w:pPr>
      <w:ins w:id="435" w:author="hokada" w:date="2014-12-01T14:13:00Z">
        <w:r w:rsidRPr="006D6429">
          <w:rPr>
            <w:rFonts w:hint="eastAsia"/>
            <w:b/>
            <w:u w:val="single"/>
            <w:rPrChange w:id="436" w:author="hokada" w:date="2014-12-01T14:27:00Z">
              <w:rPr>
                <w:rFonts w:hint="eastAsia"/>
                <w:u w:val="single"/>
              </w:rPr>
            </w:rPrChange>
          </w:rPr>
          <w:t>図</w:t>
        </w:r>
        <w:r w:rsidRPr="006D6429">
          <w:rPr>
            <w:b/>
            <w:u w:val="single"/>
            <w:rPrChange w:id="437" w:author="hokada" w:date="2014-12-01T14:27:00Z">
              <w:rPr>
                <w:u w:val="single"/>
              </w:rPr>
            </w:rPrChange>
          </w:rPr>
          <w:t xml:space="preserve"> </w:t>
        </w:r>
        <w:r w:rsidRPr="006D6429">
          <w:rPr>
            <w:b/>
            <w:u w:val="single"/>
            <w:rPrChange w:id="438" w:author="hokada" w:date="2014-12-01T14:27:00Z">
              <w:rPr>
                <w:u w:val="single"/>
              </w:rPr>
            </w:rPrChange>
          </w:rPr>
          <w:fldChar w:fldCharType="begin"/>
        </w:r>
        <w:r w:rsidRPr="006D6429">
          <w:rPr>
            <w:b/>
            <w:u w:val="single"/>
            <w:rPrChange w:id="439" w:author="hokada" w:date="2014-12-01T14:27:00Z">
              <w:rPr>
                <w:u w:val="single"/>
              </w:rPr>
            </w:rPrChange>
          </w:rPr>
          <w:instrText xml:space="preserve"> STYLEREF 1 \s </w:instrText>
        </w:r>
        <w:r w:rsidRPr="006D6429">
          <w:rPr>
            <w:b/>
            <w:u w:val="single"/>
            <w:rPrChange w:id="440" w:author="hokada" w:date="2014-12-01T14:27:00Z">
              <w:rPr>
                <w:u w:val="single"/>
              </w:rPr>
            </w:rPrChange>
          </w:rPr>
          <w:fldChar w:fldCharType="separate"/>
        </w:r>
        <w:r w:rsidRPr="006D6429">
          <w:rPr>
            <w:b/>
            <w:noProof/>
            <w:u w:val="single"/>
            <w:rPrChange w:id="441" w:author="hokada" w:date="2014-12-01T14:27:00Z">
              <w:rPr>
                <w:noProof/>
                <w:u w:val="single"/>
              </w:rPr>
            </w:rPrChange>
          </w:rPr>
          <w:t>2</w:t>
        </w:r>
        <w:r w:rsidRPr="006D6429">
          <w:rPr>
            <w:b/>
            <w:u w:val="single"/>
            <w:rPrChange w:id="442" w:author="hokada" w:date="2014-12-01T14:27:00Z">
              <w:rPr>
                <w:u w:val="single"/>
              </w:rPr>
            </w:rPrChange>
          </w:rPr>
          <w:fldChar w:fldCharType="end"/>
        </w:r>
        <w:r w:rsidRPr="006D6429">
          <w:rPr>
            <w:b/>
            <w:u w:val="single"/>
            <w:rPrChange w:id="443" w:author="hokada" w:date="2014-12-01T14:27:00Z">
              <w:rPr>
                <w:u w:val="single"/>
              </w:rPr>
            </w:rPrChange>
          </w:rPr>
          <w:t>.</w:t>
        </w:r>
        <w:r w:rsidRPr="006D6429">
          <w:rPr>
            <w:b/>
            <w:u w:val="single"/>
            <w:rPrChange w:id="444" w:author="hokada" w:date="2014-12-01T14:27:00Z">
              <w:rPr>
                <w:u w:val="single"/>
              </w:rPr>
            </w:rPrChange>
          </w:rPr>
          <w:fldChar w:fldCharType="begin"/>
        </w:r>
        <w:r w:rsidRPr="006D6429">
          <w:rPr>
            <w:b/>
            <w:u w:val="single"/>
            <w:rPrChange w:id="445" w:author="hokada" w:date="2014-12-01T14:27:00Z">
              <w:rPr>
                <w:u w:val="single"/>
              </w:rPr>
            </w:rPrChange>
          </w:rPr>
          <w:instrText xml:space="preserve"> SEQ </w:instrText>
        </w:r>
        <w:r w:rsidRPr="006D6429">
          <w:rPr>
            <w:rFonts w:hint="eastAsia"/>
            <w:b/>
            <w:u w:val="single"/>
            <w:rPrChange w:id="446" w:author="hokada" w:date="2014-12-01T14:27:00Z">
              <w:rPr>
                <w:rFonts w:hint="eastAsia"/>
                <w:u w:val="single"/>
              </w:rPr>
            </w:rPrChange>
          </w:rPr>
          <w:instrText>図</w:instrText>
        </w:r>
        <w:r w:rsidRPr="006D6429">
          <w:rPr>
            <w:b/>
            <w:u w:val="single"/>
            <w:rPrChange w:id="447" w:author="hokada" w:date="2014-12-01T14:27:00Z">
              <w:rPr>
                <w:u w:val="single"/>
              </w:rPr>
            </w:rPrChange>
          </w:rPr>
          <w:instrText xml:space="preserve"> \* ARABIC \s 1 </w:instrText>
        </w:r>
        <w:r w:rsidRPr="006D6429">
          <w:rPr>
            <w:b/>
            <w:u w:val="single"/>
            <w:rPrChange w:id="448" w:author="hokada" w:date="2014-12-01T14:27:00Z">
              <w:rPr>
                <w:u w:val="single"/>
              </w:rPr>
            </w:rPrChange>
          </w:rPr>
          <w:fldChar w:fldCharType="separate"/>
        </w:r>
      </w:ins>
      <w:ins w:id="449" w:author="hokada" w:date="2014-12-01T17:40:00Z">
        <w:r w:rsidR="005F074B">
          <w:rPr>
            <w:b/>
            <w:noProof/>
            <w:u w:val="single"/>
          </w:rPr>
          <w:t>6</w:t>
        </w:r>
      </w:ins>
      <w:ins w:id="450" w:author="hokada" w:date="2014-12-01T14:13:00Z">
        <w:r w:rsidRPr="006D6429">
          <w:rPr>
            <w:b/>
            <w:u w:val="single"/>
            <w:rPrChange w:id="451" w:author="hokada" w:date="2014-12-01T14:27:00Z">
              <w:rPr>
                <w:u w:val="single"/>
              </w:rPr>
            </w:rPrChange>
          </w:rPr>
          <w:fldChar w:fldCharType="end"/>
        </w:r>
        <w:r w:rsidRPr="006D6429">
          <w:rPr>
            <w:rFonts w:hint="eastAsia"/>
            <w:b/>
            <w:u w:val="single"/>
            <w:rPrChange w:id="452" w:author="hokada" w:date="2014-12-01T14:27:00Z">
              <w:rPr>
                <w:rFonts w:hint="eastAsia"/>
                <w:u w:val="single"/>
              </w:rPr>
            </w:rPrChange>
          </w:rPr>
          <w:t xml:space="preserve">　レスポンシブデザイン</w:t>
        </w:r>
      </w:ins>
      <w:ins w:id="453" w:author="hokada" w:date="2014-12-01T17:41:00Z">
        <w:r w:rsidR="00223EF5">
          <w:rPr>
            <w:rFonts w:hint="eastAsia"/>
            <w:b/>
            <w:u w:val="single"/>
          </w:rPr>
          <w:t>3</w:t>
        </w:r>
      </w:ins>
      <w:ins w:id="454" w:author="hokada" w:date="2014-12-01T14:13:00Z">
        <w:r w:rsidRPr="006D6429">
          <w:rPr>
            <w:rFonts w:hint="eastAsia"/>
            <w:b/>
            <w:u w:val="single"/>
            <w:rPrChange w:id="455" w:author="hokada" w:date="2014-12-01T14:27:00Z">
              <w:rPr>
                <w:rFonts w:hint="eastAsia"/>
                <w:u w:val="single"/>
              </w:rPr>
            </w:rPrChange>
          </w:rPr>
          <w:t>（スマートフォンの場合〈シミュレータ〉）</w:t>
        </w:r>
      </w:ins>
    </w:p>
    <w:p w:rsidR="001A5E22" w:rsidRDefault="001A5E22">
      <w:pPr>
        <w:widowControl/>
        <w:adjustRightInd/>
        <w:spacing w:line="240" w:lineRule="auto"/>
        <w:jc w:val="left"/>
        <w:textAlignment w:val="auto"/>
        <w:rPr>
          <w:ins w:id="456" w:author="hokada" w:date="2014-12-01T14:09:00Z"/>
        </w:rPr>
      </w:pPr>
      <w:ins w:id="457" w:author="hokada" w:date="2014-12-01T14:09:00Z">
        <w:r>
          <w:br w:type="page"/>
        </w:r>
      </w:ins>
    </w:p>
    <w:p w:rsidR="001531A5" w:rsidRPr="001531A5" w:rsidDel="001A5E22" w:rsidRDefault="001531A5" w:rsidP="00FF7240">
      <w:pPr>
        <w:rPr>
          <w:del w:id="458" w:author="hokada" w:date="2014-12-01T14:09:00Z"/>
        </w:rPr>
      </w:pPr>
    </w:p>
    <w:p w:rsidR="0064702E" w:rsidRDefault="00B27C1A" w:rsidP="00CF2C3F">
      <w:pPr>
        <w:pStyle w:val="20"/>
        <w:numPr>
          <w:ilvl w:val="1"/>
          <w:numId w:val="2"/>
        </w:numPr>
      </w:pPr>
      <w:bookmarkStart w:id="459" w:name="_Toc404964152"/>
      <w:r>
        <w:rPr>
          <w:rFonts w:hint="eastAsia"/>
        </w:rPr>
        <w:t>NC3</w:t>
      </w:r>
      <w:r>
        <w:rPr>
          <w:rFonts w:hint="eastAsia"/>
        </w:rPr>
        <w:t>開発方式</w:t>
      </w:r>
      <w:bookmarkEnd w:id="459"/>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460" w:name="_Toc403383766"/>
      <w:bookmarkStart w:id="461" w:name="_Toc403384698"/>
      <w:bookmarkStart w:id="462" w:name="_Toc403483559"/>
      <w:bookmarkStart w:id="463" w:name="_Toc403731895"/>
      <w:bookmarkStart w:id="464" w:name="_Toc404003503"/>
      <w:bookmarkStart w:id="465" w:name="_Toc404169318"/>
      <w:bookmarkStart w:id="466" w:name="_Toc404190127"/>
      <w:bookmarkStart w:id="467" w:name="_Toc404267533"/>
      <w:bookmarkStart w:id="468" w:name="_Toc404271993"/>
      <w:bookmarkStart w:id="469" w:name="_Toc404964153"/>
      <w:bookmarkEnd w:id="460"/>
      <w:bookmarkEnd w:id="461"/>
      <w:bookmarkEnd w:id="462"/>
      <w:bookmarkEnd w:id="463"/>
      <w:bookmarkEnd w:id="464"/>
      <w:bookmarkEnd w:id="465"/>
      <w:bookmarkEnd w:id="466"/>
      <w:bookmarkEnd w:id="467"/>
      <w:bookmarkEnd w:id="468"/>
      <w:bookmarkEnd w:id="469"/>
    </w:p>
    <w:p w:rsidR="002975C1" w:rsidRDefault="000760DA" w:rsidP="003469A7">
      <w:pPr>
        <w:pStyle w:val="30"/>
        <w:ind w:left="793"/>
      </w:pPr>
      <w:bookmarkStart w:id="470" w:name="_Toc404964154"/>
      <w:r>
        <w:rPr>
          <w:rFonts w:hint="eastAsia"/>
        </w:rPr>
        <w:t>ソフトウェア</w:t>
      </w:r>
      <w:r w:rsidR="00DE44EA">
        <w:rPr>
          <w:rFonts w:hint="eastAsia"/>
        </w:rPr>
        <w:t>構成図</w:t>
      </w:r>
      <w:bookmarkEnd w:id="470"/>
    </w:p>
    <w:p w:rsidR="00294132" w:rsidDel="00BF2075" w:rsidRDefault="003469A7" w:rsidP="003469A7">
      <w:pPr>
        <w:ind w:firstLineChars="100" w:firstLine="210"/>
        <w:rPr>
          <w:del w:id="471" w:author="hokada" w:date="2014-12-01T14:09:00Z"/>
        </w:rPr>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6D6429" w:rsidRDefault="006D6429" w:rsidP="006D6429">
      <w:pPr>
        <w:ind w:firstLineChars="100" w:firstLine="210"/>
        <w:pPrChange w:id="472" w:author="hokada" w:date="2014-12-01T14:09:00Z">
          <w:pPr/>
        </w:pPrChange>
      </w:pPr>
    </w:p>
    <w:p w:rsidR="002975C1" w:rsidRDefault="0049160C" w:rsidP="002975C1">
      <w:pPr>
        <w:keepNext/>
        <w:jc w:val="center"/>
      </w:pPr>
      <w:r>
        <w:rPr>
          <w:noProof/>
        </w:rPr>
        <w:drawing>
          <wp:inline distT="0" distB="0" distL="0" distR="0">
            <wp:extent cx="6057900" cy="4930154"/>
            <wp:effectExtent l="19050" t="0" r="0"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r="979"/>
                    <a:stretch>
                      <a:fillRect/>
                    </a:stretch>
                  </pic:blipFill>
                  <pic:spPr bwMode="auto">
                    <a:xfrm>
                      <a:off x="0" y="0"/>
                      <a:ext cx="6066367" cy="4937045"/>
                    </a:xfrm>
                    <a:prstGeom prst="rect">
                      <a:avLst/>
                    </a:prstGeom>
                    <a:noFill/>
                    <a:ln w="9525">
                      <a:noFill/>
                      <a:miter lim="800000"/>
                      <a:headEnd/>
                      <a:tailEnd/>
                    </a:ln>
                  </pic:spPr>
                </pic:pic>
              </a:graphicData>
            </a:graphic>
          </wp:inline>
        </w:drawing>
      </w:r>
    </w:p>
    <w:p w:rsidR="00583670" w:rsidRPr="002975C1" w:rsidDel="001A5E22" w:rsidRDefault="0071505B" w:rsidP="002975C1">
      <w:pPr>
        <w:pStyle w:val="af2"/>
        <w:jc w:val="center"/>
        <w:rPr>
          <w:del w:id="473" w:author="hokada" w:date="2014-12-01T14:09:00Z"/>
          <w:u w:val="single"/>
        </w:rPr>
      </w:pPr>
      <w:r>
        <w:rPr>
          <w:rFonts w:hint="eastAsia"/>
          <w:u w:val="single"/>
        </w:rPr>
        <w:t>図</w:t>
      </w:r>
      <w:r w:rsidR="002975C1" w:rsidRPr="002975C1">
        <w:rPr>
          <w:rFonts w:hint="eastAsia"/>
          <w:u w:val="single"/>
        </w:rPr>
        <w:t xml:space="preserve"> </w:t>
      </w:r>
      <w:ins w:id="474"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2</w:t>
      </w:r>
      <w:ins w:id="475"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476" w:author="hokada" w:date="2014-12-01T17:40:00Z">
        <w:r w:rsidR="005F074B">
          <w:rPr>
            <w:noProof/>
            <w:u w:val="single"/>
          </w:rPr>
          <w:t>7</w:t>
        </w:r>
      </w:ins>
      <w:ins w:id="477" w:author="hokada" w:date="2014-12-01T14:07:00Z">
        <w:r w:rsidR="006D6429">
          <w:rPr>
            <w:u w:val="single"/>
          </w:rPr>
          <w:fldChar w:fldCharType="end"/>
        </w:r>
      </w:ins>
      <w:del w:id="478"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2</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5</w:delText>
        </w:r>
        <w:r w:rsidR="006D6429" w:rsidDel="00BF2075">
          <w:rPr>
            <w:u w:val="single"/>
          </w:rPr>
          <w:fldChar w:fldCharType="end"/>
        </w:r>
      </w:del>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6D6429" w:rsidRDefault="006D6429" w:rsidP="006D6429">
      <w:pPr>
        <w:pStyle w:val="af2"/>
        <w:jc w:val="center"/>
        <w:pPrChange w:id="479" w:author="hokada" w:date="2014-12-01T14:09:00Z">
          <w:pPr/>
        </w:pPrChange>
      </w:pPr>
    </w:p>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2.3.3.</w:t>
      </w:r>
      <w:r w:rsidR="0093374D" w:rsidRPr="0093374D">
        <w:rPr>
          <w:rFonts w:hint="eastAsia"/>
          <w:b/>
        </w:rPr>
        <w:t>(1)</w:t>
      </w:r>
      <w:r>
        <w:rPr>
          <w:rFonts w:hint="eastAsia"/>
        </w:rPr>
        <w:t xml:space="preserve">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ins w:id="480"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2</w:t>
      </w:r>
      <w:ins w:id="481"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482" w:author="hokada" w:date="2014-12-01T17:40:00Z">
        <w:r w:rsidR="005F074B">
          <w:rPr>
            <w:noProof/>
            <w:u w:val="single"/>
          </w:rPr>
          <w:t>8</w:t>
        </w:r>
      </w:ins>
      <w:ins w:id="483" w:author="hokada" w:date="2014-12-01T14:07:00Z">
        <w:r w:rsidR="006D6429">
          <w:rPr>
            <w:u w:val="single"/>
          </w:rPr>
          <w:fldChar w:fldCharType="end"/>
        </w:r>
      </w:ins>
      <w:del w:id="484"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2</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6</w:delText>
        </w:r>
        <w:r w:rsidR="006D6429" w:rsidDel="00BF2075">
          <w:rPr>
            <w:u w:val="single"/>
          </w:rPr>
          <w:fldChar w:fldCharType="end"/>
        </w:r>
      </w:del>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485" w:name="_Toc404964155"/>
      <w:r>
        <w:rPr>
          <w:rFonts w:hint="eastAsia"/>
        </w:rPr>
        <w:lastRenderedPageBreak/>
        <w:t>ソフトウェア</w:t>
      </w:r>
      <w:r w:rsidR="00583670">
        <w:rPr>
          <w:rFonts w:hint="eastAsia"/>
        </w:rPr>
        <w:t>機能概要</w:t>
      </w:r>
      <w:bookmarkEnd w:id="485"/>
    </w:p>
    <w:p w:rsidR="0017480C" w:rsidRDefault="0017480C" w:rsidP="0017480C">
      <w:r>
        <w:rPr>
          <w:rFonts w:hint="eastAsia"/>
        </w:rPr>
        <w:t xml:space="preserve">　</w:t>
      </w:r>
      <w:r>
        <w:rPr>
          <w:rFonts w:hint="eastAsia"/>
        </w:rPr>
        <w:t>NC3</w:t>
      </w:r>
      <w:del w:id="486" w:author="hokada" w:date="2014-12-01T15:00:00Z">
        <w:r w:rsidR="00480C4E" w:rsidDel="00AE75E1">
          <w:rPr>
            <w:rFonts w:hint="eastAsia"/>
          </w:rPr>
          <w:delText>の</w:delText>
        </w:r>
      </w:del>
      <w:ins w:id="487" w:author="hokada" w:date="2014-12-01T15:00:00Z">
        <w:r w:rsidR="00AE75E1">
          <w:rPr>
            <w:rFonts w:hint="eastAsia"/>
          </w:rPr>
          <w:t>を</w:t>
        </w:r>
      </w:ins>
      <w:r w:rsidR="00480C4E">
        <w:rPr>
          <w:rFonts w:hint="eastAsia"/>
        </w:rPr>
        <w:t>動作</w:t>
      </w:r>
      <w:ins w:id="488" w:author="hokada" w:date="2014-12-01T15:00:00Z">
        <w:r w:rsidR="00AE75E1">
          <w:rPr>
            <w:rFonts w:hint="eastAsia"/>
          </w:rPr>
          <w:t>させるために使用するソフトウェア</w:t>
        </w:r>
      </w:ins>
      <w:r w:rsidR="00480C4E">
        <w:rPr>
          <w:rFonts w:hint="eastAsia"/>
        </w:rPr>
        <w:t>及び、</w:t>
      </w:r>
      <w:r>
        <w:rPr>
          <w:rFonts w:hint="eastAsia"/>
        </w:rPr>
        <w:t>開発</w:t>
      </w:r>
      <w:del w:id="489" w:author="hokada" w:date="2014-12-01T15:00:00Z">
        <w:r w:rsidDel="00AE75E1">
          <w:rPr>
            <w:rFonts w:hint="eastAsia"/>
          </w:rPr>
          <w:delText>で利用する</w:delText>
        </w:r>
      </w:del>
      <w:ins w:id="490" w:author="hokada" w:date="2014-12-01T15:00:00Z">
        <w:r w:rsidR="00AE75E1">
          <w:rPr>
            <w:rFonts w:hint="eastAsia"/>
          </w:rPr>
          <w:t>に使用する</w:t>
        </w:r>
      </w:ins>
      <w:r>
        <w:rPr>
          <w:rFonts w:hint="eastAsia"/>
        </w:rPr>
        <w:t>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2</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2</w:t>
      </w:r>
      <w:r w:rsidR="006D6429">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491" w:name="_Toc404964156"/>
      <w:r>
        <w:rPr>
          <w:rFonts w:hint="eastAsia"/>
        </w:rPr>
        <w:lastRenderedPageBreak/>
        <w:t>開発</w:t>
      </w:r>
      <w:r w:rsidR="00C47E3D">
        <w:rPr>
          <w:rFonts w:hint="eastAsia"/>
        </w:rPr>
        <w:t>環境</w:t>
      </w:r>
      <w:r w:rsidR="00332169">
        <w:rPr>
          <w:rFonts w:hint="eastAsia"/>
        </w:rPr>
        <w:t>及び</w:t>
      </w:r>
      <w:r w:rsidR="009B3945">
        <w:rPr>
          <w:rFonts w:hint="eastAsia"/>
        </w:rPr>
        <w:t>、開発</w:t>
      </w:r>
      <w:r w:rsidR="000277E0">
        <w:rPr>
          <w:rFonts w:hint="eastAsia"/>
        </w:rPr>
        <w:t>プロセス</w:t>
      </w:r>
      <w:bookmarkEnd w:id="491"/>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w:t>
      </w:r>
      <w:del w:id="492" w:author="hokada" w:date="2014-12-01T15:47:00Z">
        <w:r w:rsidDel="000E3BF6">
          <w:rPr>
            <w:rFonts w:hint="eastAsia"/>
          </w:rPr>
          <w:delText>しかし</w:delText>
        </w:r>
      </w:del>
      <w:r>
        <w:rPr>
          <w:rFonts w:hint="eastAsia"/>
        </w:rPr>
        <w:t>その半面、これらの繰り返しにより開発スケジュールが遅れるデメリットがある</w:t>
      </w:r>
      <w:ins w:id="493" w:author="hokada" w:date="2014-12-01T15:47:00Z">
        <w:r w:rsidR="000E3BF6">
          <w:rPr>
            <w:rFonts w:hint="eastAsia"/>
          </w:rPr>
          <w:t>が、</w:t>
        </w:r>
        <w:r w:rsidR="000E3BF6">
          <w:rPr>
            <w:rFonts w:hint="eastAsia"/>
          </w:rPr>
          <w:t>CI</w:t>
        </w:r>
        <w:r w:rsidR="000E3BF6">
          <w:rPr>
            <w:rFonts w:hint="eastAsia"/>
          </w:rPr>
          <w:t>の導入などにより</w:t>
        </w:r>
      </w:ins>
      <w:ins w:id="494" w:author="hokada" w:date="2014-12-01T15:48:00Z">
        <w:r w:rsidR="000E3BF6">
          <w:rPr>
            <w:rFonts w:hint="eastAsia"/>
          </w:rPr>
          <w:t>変更コストが大きくならないように</w:t>
        </w:r>
      </w:ins>
      <w:ins w:id="495" w:author="hokada" w:date="2014-12-01T17:49:00Z">
        <w:r w:rsidR="00211D16">
          <w:rPr>
            <w:rFonts w:hint="eastAsia"/>
          </w:rPr>
          <w:t>なっている</w:t>
        </w:r>
      </w:ins>
      <w:ins w:id="496" w:author="hokada" w:date="2014-12-01T15:48:00Z">
        <w:r w:rsidR="000E3BF6">
          <w:rPr>
            <w:rFonts w:hint="eastAsia"/>
          </w:rPr>
          <w:t>。</w:t>
        </w:r>
      </w:ins>
      <w:del w:id="497" w:author="hokada" w:date="2014-12-01T15:47:00Z">
        <w:r w:rsidDel="000E3BF6">
          <w:rPr>
            <w:rFonts w:hint="eastAsia"/>
          </w:rPr>
          <w:delText>。</w:delText>
        </w:r>
      </w:del>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EE6F3E" w:rsidRDefault="00332169" w:rsidP="00332169"/>
    <w:p w:rsidR="00C47E3D" w:rsidRDefault="00C47E3D" w:rsidP="00BC56BB">
      <w:pPr>
        <w:pStyle w:val="30"/>
        <w:numPr>
          <w:ilvl w:val="3"/>
          <w:numId w:val="5"/>
        </w:numPr>
        <w:ind w:left="284" w:firstLine="0"/>
      </w:pPr>
      <w:bookmarkStart w:id="498" w:name="_Toc403731899"/>
      <w:bookmarkStart w:id="499" w:name="_Toc404003507"/>
      <w:bookmarkStart w:id="500" w:name="_Toc404190131"/>
      <w:bookmarkStart w:id="501" w:name="_Toc404267537"/>
      <w:bookmarkStart w:id="502" w:name="_Toc404271997"/>
      <w:bookmarkStart w:id="503" w:name="_Toc404964157"/>
      <w:r>
        <w:rPr>
          <w:rFonts w:hint="eastAsia"/>
        </w:rPr>
        <w:t>開発環境</w:t>
      </w:r>
      <w:bookmarkEnd w:id="498"/>
      <w:bookmarkEnd w:id="499"/>
      <w:bookmarkEnd w:id="500"/>
      <w:bookmarkEnd w:id="501"/>
      <w:bookmarkEnd w:id="502"/>
      <w:bookmarkEnd w:id="503"/>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2</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3</w:t>
      </w:r>
      <w:r w:rsidR="006D6429">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BC56BB">
      <w:pPr>
        <w:pStyle w:val="30"/>
        <w:numPr>
          <w:ilvl w:val="3"/>
          <w:numId w:val="5"/>
        </w:numPr>
        <w:ind w:left="284" w:firstLine="0"/>
      </w:pPr>
      <w:bookmarkStart w:id="504" w:name="_Toc403731900"/>
      <w:bookmarkStart w:id="505" w:name="_Toc404003508"/>
      <w:bookmarkStart w:id="506" w:name="_Toc404190132"/>
      <w:bookmarkStart w:id="507" w:name="_Toc404267538"/>
      <w:bookmarkStart w:id="508" w:name="_Toc404271998"/>
      <w:bookmarkStart w:id="509" w:name="_Toc404964158"/>
      <w:r>
        <w:rPr>
          <w:rFonts w:hint="eastAsia"/>
        </w:rPr>
        <w:lastRenderedPageBreak/>
        <w:t>開発</w:t>
      </w:r>
      <w:bookmarkEnd w:id="504"/>
      <w:bookmarkEnd w:id="505"/>
      <w:bookmarkEnd w:id="506"/>
      <w:bookmarkEnd w:id="507"/>
      <w:bookmarkEnd w:id="508"/>
      <w:r w:rsidR="000277E0">
        <w:rPr>
          <w:rFonts w:hint="eastAsia"/>
        </w:rPr>
        <w:t>プロセス</w:t>
      </w:r>
      <w:bookmarkEnd w:id="509"/>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BC56BB">
        <w:rPr>
          <w:rFonts w:hint="eastAsia"/>
        </w:rPr>
        <w:t>①</w:t>
      </w:r>
      <w:r w:rsidR="00150B13">
        <w:rPr>
          <w:rFonts w:hint="eastAsia"/>
        </w:rPr>
        <w:t>設計、</w:t>
      </w:r>
      <w:r w:rsidR="00BC56BB">
        <w:rPr>
          <w:rFonts w:hint="eastAsia"/>
        </w:rPr>
        <w:t>②</w:t>
      </w:r>
      <w:r w:rsidR="00E01DF2">
        <w:rPr>
          <w:rFonts w:hint="eastAsia"/>
        </w:rPr>
        <w:t>実装・</w:t>
      </w:r>
      <w:r w:rsidR="00150B13">
        <w:rPr>
          <w:rFonts w:hint="eastAsia"/>
        </w:rPr>
        <w:t>テスト、</w:t>
      </w:r>
      <w:r w:rsidR="00BC56BB">
        <w:rPr>
          <w:rFonts w:hint="eastAsia"/>
        </w:rPr>
        <w:t>③</w:t>
      </w:r>
      <w:r w:rsidR="00E01DF2">
        <w:rPr>
          <w:rFonts w:hint="eastAsia"/>
        </w:rPr>
        <w:t>レポジトリ取込み・</w:t>
      </w:r>
      <w:r w:rsidR="00150B13">
        <w:rPr>
          <w:rFonts w:hint="eastAsia"/>
        </w:rPr>
        <w:t>テスト、</w:t>
      </w:r>
      <w:r w:rsidR="00BC56BB">
        <w:rPr>
          <w:rFonts w:hint="eastAsia"/>
        </w:rPr>
        <w:t>④</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ins w:id="510"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2</w:t>
      </w:r>
      <w:ins w:id="511"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512" w:author="hokada" w:date="2014-12-01T17:40:00Z">
        <w:r w:rsidR="005F074B">
          <w:rPr>
            <w:noProof/>
            <w:u w:val="single"/>
          </w:rPr>
          <w:t>9</w:t>
        </w:r>
      </w:ins>
      <w:ins w:id="513" w:author="hokada" w:date="2014-12-01T14:07:00Z">
        <w:r w:rsidR="006D6429">
          <w:rPr>
            <w:u w:val="single"/>
          </w:rPr>
          <w:fldChar w:fldCharType="end"/>
        </w:r>
      </w:ins>
      <w:del w:id="514"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2</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7</w:delText>
        </w:r>
        <w:r w:rsidR="006D6429" w:rsidDel="00BF2075">
          <w:rPr>
            <w:u w:val="single"/>
          </w:rPr>
          <w:fldChar w:fldCharType="end"/>
        </w:r>
      </w:del>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6D6429" w:rsidP="00DF4A03">
      <w:pPr>
        <w:ind w:firstLineChars="300" w:firstLine="630"/>
      </w:pPr>
      <w:hyperlink r:id="rId21"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22" w:history="1">
        <w:r w:rsidRPr="00DF4A03">
          <w:rPr>
            <w:rStyle w:val="ad"/>
          </w:rPr>
          <w:t>http://</w:t>
        </w:r>
      </w:hyperlink>
      <w:hyperlink r:id="rId23"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BC56BB">
        <w:rPr>
          <w:rFonts w:hint="eastAsia"/>
        </w:rPr>
        <w:t>②</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515" w:name="_Toc40496415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515"/>
    </w:p>
    <w:p w:rsidR="00F70F24" w:rsidRDefault="00F70F24" w:rsidP="00F70F24">
      <w:pPr>
        <w:pStyle w:val="20"/>
      </w:pPr>
      <w:bookmarkStart w:id="516" w:name="_Toc404964160"/>
      <w:r>
        <w:rPr>
          <w:rFonts w:hint="eastAsia"/>
        </w:rPr>
        <w:t>NC3</w:t>
      </w:r>
      <w:r>
        <w:rPr>
          <w:rFonts w:hint="eastAsia"/>
        </w:rPr>
        <w:t>ページ構成</w:t>
      </w:r>
      <w:bookmarkEnd w:id="516"/>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ins w:id="517"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3</w:t>
      </w:r>
      <w:ins w:id="518"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519" w:author="hokada" w:date="2014-12-01T14:07:00Z">
        <w:r w:rsidR="00BF2075">
          <w:rPr>
            <w:noProof/>
            <w:u w:val="single"/>
          </w:rPr>
          <w:t>1</w:t>
        </w:r>
        <w:r w:rsidR="006D6429">
          <w:rPr>
            <w:u w:val="single"/>
          </w:rPr>
          <w:fldChar w:fldCharType="end"/>
        </w:r>
      </w:ins>
      <w:del w:id="520"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3</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1</w:delText>
        </w:r>
        <w:r w:rsidR="006D6429" w:rsidDel="00BF2075">
          <w:rPr>
            <w:u w:val="single"/>
          </w:rPr>
          <w:fldChar w:fldCharType="end"/>
        </w:r>
      </w:del>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21" w:name="_Toc310182594"/>
      <w:bookmarkStart w:id="522" w:name="_Toc310253428"/>
      <w:bookmarkStart w:id="523" w:name="_Toc310265061"/>
      <w:bookmarkStart w:id="524" w:name="_Toc310351885"/>
      <w:bookmarkStart w:id="525" w:name="_Toc310353098"/>
      <w:bookmarkStart w:id="526" w:name="_Toc310353575"/>
      <w:bookmarkStart w:id="527" w:name="_Toc310353643"/>
      <w:bookmarkStart w:id="528" w:name="_Toc310353810"/>
      <w:bookmarkStart w:id="529" w:name="_Toc310354445"/>
      <w:bookmarkStart w:id="530" w:name="_Toc310354550"/>
      <w:bookmarkStart w:id="531" w:name="_Toc310354663"/>
      <w:bookmarkStart w:id="532" w:name="_Toc310358831"/>
      <w:bookmarkStart w:id="533" w:name="_Toc310446356"/>
      <w:bookmarkStart w:id="534" w:name="_Toc310549961"/>
      <w:bookmarkStart w:id="535" w:name="_Toc310550018"/>
      <w:bookmarkStart w:id="536" w:name="_Toc403383771"/>
      <w:bookmarkStart w:id="537" w:name="_Toc403384703"/>
      <w:bookmarkStart w:id="538" w:name="_Toc403483564"/>
      <w:bookmarkStart w:id="539" w:name="_Toc403731902"/>
      <w:bookmarkStart w:id="540" w:name="_Toc404003510"/>
      <w:bookmarkStart w:id="541" w:name="_Toc404169325"/>
      <w:bookmarkStart w:id="542" w:name="_Toc404190135"/>
      <w:bookmarkStart w:id="543" w:name="_Toc404267541"/>
      <w:bookmarkStart w:id="544" w:name="_Toc404272001"/>
      <w:bookmarkStart w:id="545" w:name="_Toc40496416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46" w:name="_Toc310265062"/>
      <w:bookmarkStart w:id="547" w:name="_Toc310351886"/>
      <w:bookmarkStart w:id="548" w:name="_Toc310353099"/>
      <w:bookmarkStart w:id="549" w:name="_Toc310353576"/>
      <w:bookmarkStart w:id="550" w:name="_Toc310353644"/>
      <w:bookmarkStart w:id="551" w:name="_Toc310353811"/>
      <w:bookmarkStart w:id="552" w:name="_Toc310354446"/>
      <w:bookmarkStart w:id="553" w:name="_Toc310354551"/>
      <w:bookmarkStart w:id="554" w:name="_Toc310354664"/>
      <w:bookmarkStart w:id="555" w:name="_Toc310358832"/>
      <w:bookmarkStart w:id="556" w:name="_Toc310446357"/>
      <w:bookmarkStart w:id="557" w:name="_Toc310549962"/>
      <w:bookmarkStart w:id="558" w:name="_Toc310550019"/>
      <w:bookmarkStart w:id="559" w:name="_Toc403383772"/>
      <w:bookmarkStart w:id="560" w:name="_Toc403384704"/>
      <w:bookmarkStart w:id="561" w:name="_Toc403483565"/>
      <w:bookmarkStart w:id="562" w:name="_Toc403731903"/>
      <w:bookmarkStart w:id="563" w:name="_Toc404003511"/>
      <w:bookmarkStart w:id="564" w:name="_Toc404169326"/>
      <w:bookmarkStart w:id="565" w:name="_Toc404190136"/>
      <w:bookmarkStart w:id="566" w:name="_Toc404267542"/>
      <w:bookmarkStart w:id="567" w:name="_Toc404272002"/>
      <w:bookmarkStart w:id="568" w:name="_Toc404964162"/>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69" w:name="_Toc310265063"/>
      <w:bookmarkStart w:id="570" w:name="_Toc310351887"/>
      <w:bookmarkStart w:id="571" w:name="_Toc310353100"/>
      <w:bookmarkStart w:id="572" w:name="_Toc310353577"/>
      <w:bookmarkStart w:id="573" w:name="_Toc310353645"/>
      <w:bookmarkStart w:id="574" w:name="_Toc310353812"/>
      <w:bookmarkStart w:id="575" w:name="_Toc310354447"/>
      <w:bookmarkStart w:id="576" w:name="_Toc310354552"/>
      <w:bookmarkStart w:id="577" w:name="_Toc310354665"/>
      <w:bookmarkStart w:id="578" w:name="_Toc310358833"/>
      <w:bookmarkStart w:id="579" w:name="_Toc310446358"/>
      <w:bookmarkStart w:id="580" w:name="_Toc310549963"/>
      <w:bookmarkStart w:id="581" w:name="_Toc310550020"/>
      <w:bookmarkStart w:id="582" w:name="_Toc403383773"/>
      <w:bookmarkStart w:id="583" w:name="_Toc403384705"/>
      <w:bookmarkStart w:id="584" w:name="_Toc403483566"/>
      <w:bookmarkStart w:id="585" w:name="_Toc403731904"/>
      <w:bookmarkStart w:id="586" w:name="_Toc404003512"/>
      <w:bookmarkStart w:id="587" w:name="_Toc404169327"/>
      <w:bookmarkStart w:id="588" w:name="_Toc404190137"/>
      <w:bookmarkStart w:id="589" w:name="_Toc404267543"/>
      <w:bookmarkStart w:id="590" w:name="_Toc404272003"/>
      <w:bookmarkStart w:id="591" w:name="_Toc404964163"/>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rsidR="006050B5" w:rsidRDefault="00DE44EA" w:rsidP="00B1770F">
      <w:pPr>
        <w:pStyle w:val="20"/>
      </w:pPr>
      <w:bookmarkStart w:id="592" w:name="_Toc404964164"/>
      <w:r>
        <w:rPr>
          <w:rFonts w:hint="eastAsia"/>
        </w:rPr>
        <w:t>開発機能</w:t>
      </w:r>
      <w:bookmarkEnd w:id="592"/>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593" w:name="_Toc404964165"/>
      <w:r>
        <w:rPr>
          <w:rFonts w:hint="eastAsia"/>
        </w:rPr>
        <w:t>i</w:t>
      </w:r>
      <w:r w:rsidR="00DE44EA">
        <w:rPr>
          <w:rFonts w:hint="eastAsia"/>
        </w:rPr>
        <w:t>frame</w:t>
      </w:r>
      <w:r w:rsidR="00DE44EA">
        <w:rPr>
          <w:rFonts w:hint="eastAsia"/>
        </w:rPr>
        <w:t>プラグイン</w:t>
      </w:r>
      <w:r w:rsidR="00A95028">
        <w:rPr>
          <w:rFonts w:hint="eastAsia"/>
        </w:rPr>
        <w:t>機能概要</w:t>
      </w:r>
      <w:bookmarkEnd w:id="593"/>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594" w:name="_Toc404964166"/>
      <w:r>
        <w:rPr>
          <w:rFonts w:hint="eastAsia"/>
        </w:rPr>
        <w:lastRenderedPageBreak/>
        <w:t>設計ドキュメント</w:t>
      </w:r>
      <w:bookmarkEnd w:id="594"/>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D572F">
      <w:pPr>
        <w:pStyle w:val="30"/>
        <w:numPr>
          <w:ilvl w:val="3"/>
          <w:numId w:val="5"/>
        </w:numPr>
        <w:ind w:left="284" w:firstLine="0"/>
      </w:pPr>
      <w:bookmarkStart w:id="595" w:name="_Toc403731908"/>
      <w:bookmarkStart w:id="596" w:name="_Toc404003516"/>
      <w:bookmarkStart w:id="597" w:name="_Toc404190141"/>
      <w:bookmarkStart w:id="598" w:name="_Toc404267547"/>
      <w:bookmarkStart w:id="599" w:name="_Toc404272007"/>
      <w:bookmarkStart w:id="600" w:name="_Toc404964167"/>
      <w:r>
        <w:rPr>
          <w:rFonts w:hint="eastAsia"/>
        </w:rPr>
        <w:t>画面遷移図</w:t>
      </w:r>
      <w:bookmarkEnd w:id="595"/>
      <w:bookmarkEnd w:id="596"/>
      <w:bookmarkEnd w:id="597"/>
      <w:bookmarkEnd w:id="598"/>
      <w:bookmarkEnd w:id="599"/>
      <w:bookmarkEnd w:id="600"/>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ins w:id="601"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3</w:t>
      </w:r>
      <w:ins w:id="602"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603" w:author="hokada" w:date="2014-12-01T14:07:00Z">
        <w:r w:rsidR="00BF2075">
          <w:rPr>
            <w:noProof/>
            <w:u w:val="single"/>
          </w:rPr>
          <w:t>2</w:t>
        </w:r>
        <w:r w:rsidR="006D6429">
          <w:rPr>
            <w:u w:val="single"/>
          </w:rPr>
          <w:fldChar w:fldCharType="end"/>
        </w:r>
      </w:ins>
      <w:del w:id="604"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3</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2</w:delText>
        </w:r>
        <w:r w:rsidR="006D6429" w:rsidDel="00BF2075">
          <w:rPr>
            <w:u w:val="single"/>
          </w:rPr>
          <w:fldChar w:fldCharType="end"/>
        </w:r>
      </w:del>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CD572F">
        <w:rPr>
          <w:rFonts w:hint="eastAsia"/>
        </w:rPr>
        <w:t>②</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6D6429"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6D6429" w:rsidRPr="0043210E">
        <w:rPr>
          <w:u w:val="single"/>
        </w:rPr>
        <w:fldChar w:fldCharType="separate"/>
      </w:r>
      <w:r w:rsidR="008334B4">
        <w:rPr>
          <w:noProof/>
          <w:u w:val="single"/>
        </w:rPr>
        <w:t>3</w:t>
      </w:r>
      <w:r w:rsidR="006D6429"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6D6429">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6D6429">
        <w:rPr>
          <w:u w:val="single"/>
        </w:rPr>
        <w:fldChar w:fldCharType="separate"/>
      </w:r>
      <w:r w:rsidR="008334B4">
        <w:rPr>
          <w:noProof/>
          <w:u w:val="single"/>
        </w:rPr>
        <w:t>3</w:t>
      </w:r>
      <w:r w:rsidR="006D6429">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6D6429" w:rsidRPr="00CB7A33">
        <w:rPr>
          <w:u w:val="single"/>
        </w:rPr>
        <w:fldChar w:fldCharType="begin"/>
      </w:r>
      <w:r w:rsidR="00CB7A33" w:rsidRPr="00CB7A33">
        <w:rPr>
          <w:u w:val="single"/>
        </w:rPr>
        <w:instrText xml:space="preserve"> STYLEREF 1 \s </w:instrText>
      </w:r>
      <w:r w:rsidR="006D6429" w:rsidRPr="00CB7A33">
        <w:rPr>
          <w:u w:val="single"/>
        </w:rPr>
        <w:fldChar w:fldCharType="separate"/>
      </w:r>
      <w:r w:rsidR="00CB7A33" w:rsidRPr="00CB7A33">
        <w:rPr>
          <w:noProof/>
          <w:u w:val="single"/>
        </w:rPr>
        <w:t>3</w:t>
      </w:r>
      <w:r w:rsidR="006D6429" w:rsidRPr="00CB7A33">
        <w:rPr>
          <w:u w:val="single"/>
        </w:rPr>
        <w:fldChar w:fldCharType="end"/>
      </w:r>
      <w:r w:rsidR="00CB7A33" w:rsidRPr="00CB7A33">
        <w:rPr>
          <w:u w:val="single"/>
        </w:rPr>
        <w:t>.</w:t>
      </w:r>
      <w:r w:rsidR="006D6429"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6D6429" w:rsidRPr="00CB7A33">
        <w:rPr>
          <w:u w:val="single"/>
        </w:rPr>
        <w:fldChar w:fldCharType="separate"/>
      </w:r>
      <w:r w:rsidR="00CB7A33" w:rsidRPr="00CB7A33">
        <w:rPr>
          <w:noProof/>
          <w:u w:val="single"/>
        </w:rPr>
        <w:t>1</w:t>
      </w:r>
      <w:r w:rsidR="006D6429"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8"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9"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0"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D572F">
      <w:pPr>
        <w:pStyle w:val="30"/>
        <w:numPr>
          <w:ilvl w:val="3"/>
          <w:numId w:val="5"/>
        </w:numPr>
        <w:ind w:left="284" w:firstLine="0"/>
      </w:pPr>
      <w:bookmarkStart w:id="605" w:name="_Toc403731909"/>
      <w:bookmarkStart w:id="606" w:name="_Toc404003517"/>
      <w:bookmarkStart w:id="607" w:name="_Toc404190142"/>
      <w:bookmarkStart w:id="608" w:name="_Toc404267548"/>
      <w:bookmarkStart w:id="609" w:name="_Toc404272008"/>
      <w:bookmarkStart w:id="610" w:name="_Toc404964168"/>
      <w:r>
        <w:rPr>
          <w:rFonts w:hint="eastAsia"/>
        </w:rPr>
        <w:lastRenderedPageBreak/>
        <w:t>ER</w:t>
      </w:r>
      <w:r>
        <w:rPr>
          <w:rFonts w:hint="eastAsia"/>
        </w:rPr>
        <w:t>図</w:t>
      </w:r>
      <w:bookmarkEnd w:id="605"/>
      <w:bookmarkEnd w:id="606"/>
      <w:bookmarkEnd w:id="607"/>
      <w:bookmarkEnd w:id="608"/>
      <w:bookmarkEnd w:id="609"/>
      <w:bookmarkEnd w:id="610"/>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6D6429">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D6429">
        <w:rPr>
          <w:u w:val="single"/>
        </w:rPr>
        <w:fldChar w:fldCharType="separate"/>
      </w:r>
      <w:r w:rsidR="00B250E3">
        <w:rPr>
          <w:noProof/>
          <w:u w:val="single"/>
        </w:rPr>
        <w:t>3</w:t>
      </w:r>
      <w:r w:rsidR="006D6429">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3</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2</w:t>
      </w:r>
      <w:r w:rsidR="006D6429">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3</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3</w:t>
      </w:r>
      <w:r w:rsidR="006D6429">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611" w:name="_Toc404964169"/>
      <w:r>
        <w:rPr>
          <w:rFonts w:hint="eastAsia"/>
        </w:rPr>
        <w:lastRenderedPageBreak/>
        <w:t>開発スケジュール</w:t>
      </w:r>
      <w:bookmarkEnd w:id="611"/>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3</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4</w:t>
      </w:r>
      <w:r w:rsidR="006D6429">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612" w:name="_Toc404964170"/>
      <w:r>
        <w:rPr>
          <w:rFonts w:hint="eastAsia"/>
        </w:rPr>
        <w:lastRenderedPageBreak/>
        <w:t>プログラム規模</w:t>
      </w:r>
      <w:bookmarkEnd w:id="612"/>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3</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5</w:t>
      </w:r>
      <w:r w:rsidR="006D6429">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613" w:name="_Toc404964171"/>
      <w:r>
        <w:rPr>
          <w:rFonts w:hint="eastAsia"/>
        </w:rPr>
        <w:lastRenderedPageBreak/>
        <w:t>提案</w:t>
      </w:r>
      <w:bookmarkEnd w:id="613"/>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614" w:name="_Toc404964172"/>
      <w:r>
        <w:rPr>
          <w:rFonts w:hint="eastAsia"/>
        </w:rPr>
        <w:t>提案内容</w:t>
      </w:r>
      <w:bookmarkEnd w:id="614"/>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3</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6</w:t>
      </w:r>
      <w:r w:rsidR="006D6429">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w:t>
            </w:r>
            <w:r w:rsidR="003D6539">
              <w:rPr>
                <w:rFonts w:hint="eastAsia"/>
              </w:rPr>
              <w:t>なフォームは</w:t>
            </w:r>
            <w:r w:rsidRPr="0096434C">
              <w:rPr>
                <w:rFonts w:hint="eastAsia"/>
              </w:rPr>
              <w:t>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425433" w:rsidP="004818A5">
            <w:r>
              <w:rPr>
                <w:rFonts w:hint="eastAsia"/>
              </w:rPr>
              <w:t>初期表示の文言を設定する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615" w:name="_Toc404964173"/>
      <w:r>
        <w:rPr>
          <w:rFonts w:hint="eastAsia"/>
        </w:rPr>
        <w:lastRenderedPageBreak/>
        <w:t>実現方法</w:t>
      </w:r>
      <w:bookmarkEnd w:id="615"/>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6D6429">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D6429">
        <w:rPr>
          <w:u w:val="single"/>
        </w:rPr>
        <w:fldChar w:fldCharType="separate"/>
      </w:r>
      <w:r w:rsidR="008334B4">
        <w:rPr>
          <w:noProof/>
          <w:u w:val="single"/>
        </w:rPr>
        <w:t>3</w:t>
      </w:r>
      <w:r w:rsidR="006D6429">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ins w:id="616" w:author="hokada" w:date="2014-12-01T15:56:00Z">
        <w:r w:rsidR="00EE6F3E">
          <w:rPr>
            <w:rFonts w:hint="eastAsia"/>
          </w:rPr>
          <w:t>※</w:t>
        </w:r>
      </w:ins>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6D6429">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D6429">
        <w:rPr>
          <w:u w:val="single"/>
        </w:rPr>
        <w:fldChar w:fldCharType="separate"/>
      </w:r>
      <w:r w:rsidR="008334B4">
        <w:rPr>
          <w:noProof/>
          <w:u w:val="single"/>
        </w:rPr>
        <w:t>3</w:t>
      </w:r>
      <w:r w:rsidR="006D6429">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6D6429">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6D6429">
        <w:rPr>
          <w:b/>
          <w:u w:val="single"/>
        </w:rPr>
        <w:fldChar w:fldCharType="separate"/>
      </w:r>
      <w:r w:rsidR="008334B4">
        <w:rPr>
          <w:b/>
          <w:noProof/>
          <w:u w:val="single"/>
        </w:rPr>
        <w:t>3</w:t>
      </w:r>
      <w:r w:rsidR="006D6429">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6D6429" w:rsidRDefault="00797B3C" w:rsidP="006D6429">
      <w:pPr>
        <w:ind w:leftChars="100" w:left="210"/>
        <w:rPr>
          <w:del w:id="617" w:author="hokada" w:date="2014-12-01T15:57:00Z"/>
          <w:rFonts w:ascii="Wingdings" w:hAnsi="Wingdings"/>
        </w:rPr>
        <w:pPrChange w:id="618" w:author="hokada" w:date="2014-12-01T15:57:00Z">
          <w:pPr>
            <w:pStyle w:val="ab"/>
            <w:numPr>
              <w:numId w:val="40"/>
            </w:numPr>
            <w:ind w:leftChars="0" w:left="846" w:hanging="420"/>
          </w:pPr>
        </w:pPrChange>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ins w:id="619" w:author="hokada" w:date="2014-12-01T15:56:00Z">
        <w:r w:rsidR="00EE6F3E">
          <w:rPr>
            <w:rFonts w:hint="eastAsia"/>
          </w:rPr>
          <w:t>※</w:t>
        </w:r>
      </w:ins>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BF692D" w:rsidRDefault="00BF692D">
      <w:pPr>
        <w:widowControl/>
        <w:adjustRightInd/>
        <w:spacing w:line="240" w:lineRule="auto"/>
        <w:jc w:val="left"/>
        <w:textAlignment w:val="auto"/>
        <w:rPr>
          <w:ins w:id="620" w:author="hokada" w:date="2014-12-01T15:58:00Z"/>
          <w:rFonts w:ascii="Wingdings" w:hAnsi="Wingdings"/>
        </w:rPr>
      </w:pPr>
    </w:p>
    <w:p w:rsidR="00BF692D" w:rsidRDefault="00BF692D">
      <w:pPr>
        <w:widowControl/>
        <w:adjustRightInd/>
        <w:spacing w:line="240" w:lineRule="auto"/>
        <w:jc w:val="left"/>
        <w:textAlignment w:val="auto"/>
        <w:rPr>
          <w:ins w:id="621" w:author="hokada" w:date="2014-12-01T15:59:00Z"/>
          <w:rFonts w:ascii="Wingdings" w:hAnsi="Wingdings"/>
        </w:rPr>
      </w:pPr>
      <w:ins w:id="622" w:author="hokada" w:date="2014-12-01T15:59:00Z">
        <w:r>
          <w:rPr>
            <w:rFonts w:ascii="Wingdings" w:hAnsi="Wingdings"/>
          </w:rPr>
          <w:br w:type="page"/>
        </w:r>
      </w:ins>
    </w:p>
    <w:p w:rsidR="004E675B" w:rsidRPr="00BF692D" w:rsidDel="00BF692D" w:rsidRDefault="006D6429">
      <w:pPr>
        <w:widowControl/>
        <w:adjustRightInd/>
        <w:spacing w:line="240" w:lineRule="auto"/>
        <w:jc w:val="left"/>
        <w:textAlignment w:val="auto"/>
        <w:rPr>
          <w:del w:id="623" w:author="hokada" w:date="2014-12-01T15:57:00Z"/>
          <w:rPrChange w:id="624" w:author="hokada" w:date="2014-12-01T15:58:00Z">
            <w:rPr>
              <w:del w:id="625" w:author="hokada" w:date="2014-12-01T15:57:00Z"/>
              <w:color w:val="FF0000"/>
            </w:rPr>
          </w:rPrChange>
        </w:rPr>
      </w:pPr>
      <w:ins w:id="626" w:author="hokada" w:date="2014-12-01T15:57:00Z">
        <w:r w:rsidRPr="006D6429">
          <w:rPr>
            <w:rFonts w:hint="eastAsia"/>
            <w:rPrChange w:id="627" w:author="hokada" w:date="2014-12-01T15:58:00Z">
              <w:rPr>
                <w:rFonts w:hint="eastAsia"/>
                <w:color w:val="FF0000"/>
              </w:rPr>
            </w:rPrChange>
          </w:rPr>
          <w:lastRenderedPageBreak/>
          <w:t>※</w:t>
        </w:r>
      </w:ins>
      <w:del w:id="628" w:author="hokada" w:date="2014-12-01T15:57:00Z">
        <w:r w:rsidRPr="006D6429">
          <w:rPr>
            <w:rPrChange w:id="629" w:author="hokada" w:date="2014-12-01T15:58:00Z">
              <w:rPr>
                <w:color w:val="FF0000"/>
              </w:rPr>
            </w:rPrChange>
          </w:rPr>
          <w:br w:type="page"/>
        </w:r>
      </w:del>
    </w:p>
    <w:p w:rsidR="006D6429" w:rsidRDefault="00CD1CFD" w:rsidP="006D6429">
      <w:pPr>
        <w:ind w:leftChars="100" w:left="210"/>
        <w:pPrChange w:id="630" w:author="hokada" w:date="2014-12-01T15:57:00Z">
          <w:pPr>
            <w:pStyle w:val="ab"/>
            <w:numPr>
              <w:numId w:val="40"/>
            </w:numPr>
            <w:ind w:leftChars="0" w:left="846" w:hanging="420"/>
          </w:pPr>
        </w:pPrChange>
      </w:pPr>
      <w:r w:rsidRPr="00BF692D">
        <w:rPr>
          <w:rFonts w:hint="eastAsia"/>
        </w:rPr>
        <w:t>A</w:t>
      </w:r>
      <w:r>
        <w:rPr>
          <w:rFonts w:hint="eastAsia"/>
        </w:rPr>
        <w:t>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6D6429">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D6429">
        <w:rPr>
          <w:u w:val="single"/>
        </w:rPr>
        <w:fldChar w:fldCharType="separate"/>
      </w:r>
      <w:r w:rsidR="008334B4">
        <w:rPr>
          <w:noProof/>
          <w:u w:val="single"/>
        </w:rPr>
        <w:t>3</w:t>
      </w:r>
      <w:r w:rsidR="006D6429">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6D6429">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D6429">
        <w:rPr>
          <w:u w:val="single"/>
        </w:rPr>
        <w:fldChar w:fldCharType="separate"/>
      </w:r>
      <w:r w:rsidR="00FB61F1">
        <w:rPr>
          <w:noProof/>
          <w:u w:val="single"/>
        </w:rPr>
        <w:t>3</w:t>
      </w:r>
      <w:r w:rsidR="006D6429">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w:t>
      </w:r>
      <w:proofErr w:type="spellStart"/>
      <w:r w:rsidR="00274E6A" w:rsidRPr="00CD356F">
        <w:rPr>
          <w:rFonts w:hint="eastAsia"/>
          <w:color w:val="FF0000"/>
        </w:rPr>
        <w:t>scope.edit.data.Iframe.url</w:t>
      </w:r>
      <w:proofErr w:type="spellEnd"/>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6D6429">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D6429">
        <w:rPr>
          <w:u w:val="single"/>
        </w:rPr>
        <w:fldChar w:fldCharType="separate"/>
      </w:r>
      <w:r w:rsidR="00FB61F1">
        <w:rPr>
          <w:noProof/>
          <w:u w:val="single"/>
        </w:rPr>
        <w:t>3</w:t>
      </w:r>
      <w:r w:rsidR="006D6429">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proofErr w:type="spellStart"/>
      <w:r w:rsidRPr="00CD356F">
        <w:rPr>
          <w:rFonts w:hint="eastAsia"/>
          <w:color w:val="FF0000"/>
        </w:rPr>
        <w:t>edit.data.Iframe.url</w:t>
      </w:r>
      <w:proofErr w:type="spellEnd"/>
      <w:r>
        <w:rPr>
          <w:rFonts w:hint="eastAsia"/>
        </w:rPr>
        <w:t>）</w:t>
      </w:r>
      <w:ins w:id="631" w:author="hokada" w:date="2014-12-01T16:00:00Z">
        <w:r w:rsidR="00BF692D">
          <w:rPr>
            <w:rFonts w:hint="eastAsia"/>
          </w:rPr>
          <w:t>を</w:t>
        </w:r>
      </w:ins>
      <w:del w:id="632" w:author="hokada" w:date="2014-12-01T16:00:00Z">
        <w:r w:rsidDel="00BF692D">
          <w:rPr>
            <w:rFonts w:hint="eastAsia"/>
          </w:rPr>
          <w:delText>は</w:delText>
        </w:r>
      </w:del>
      <w:r>
        <w:rPr>
          <w:rFonts w:hint="eastAsia"/>
        </w:rPr>
        <w:t>ビュー</w:t>
      </w:r>
      <w:ins w:id="633" w:author="hokada" w:date="2014-12-01T16:00:00Z">
        <w:r w:rsidR="00BF692D">
          <w:rPr>
            <w:rFonts w:hint="eastAsia"/>
          </w:rPr>
          <w:t>で使用することで同期</w:t>
        </w:r>
      </w:ins>
      <w:ins w:id="634" w:author="hokada" w:date="2014-12-01T17:50:00Z">
        <w:r w:rsidR="00211D16">
          <w:rPr>
            <w:rFonts w:hint="eastAsia"/>
          </w:rPr>
          <w:t>できる</w:t>
        </w:r>
      </w:ins>
      <w:del w:id="635" w:author="hokada" w:date="2014-12-01T16:00:00Z">
        <w:r w:rsidDel="00BF692D">
          <w:rPr>
            <w:rFonts w:hint="eastAsia"/>
          </w:rPr>
          <w:delText>で使用できる</w:delText>
        </w:r>
      </w:del>
      <w:r>
        <w:rPr>
          <w:rFonts w:hint="eastAsia"/>
        </w:rPr>
        <w:t>。</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6D6429"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6D6429" w:rsidRPr="006E7EB6">
        <w:rPr>
          <w:u w:val="single"/>
        </w:rPr>
        <w:fldChar w:fldCharType="separate"/>
      </w:r>
      <w:r w:rsidRPr="006E7EB6">
        <w:rPr>
          <w:noProof/>
          <w:u w:val="single"/>
        </w:rPr>
        <w:t>3</w:t>
      </w:r>
      <w:r w:rsidR="006D6429"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636" w:name="_Toc404964174"/>
      <w:r w:rsidRPr="00513C90">
        <w:rPr>
          <w:rFonts w:hint="eastAsia"/>
          <w:b/>
        </w:rPr>
        <w:lastRenderedPageBreak/>
        <w:t>評価</w:t>
      </w:r>
      <w:bookmarkEnd w:id="636"/>
    </w:p>
    <w:p w:rsidR="004818A5" w:rsidRDefault="004818A5" w:rsidP="004818A5">
      <w:pPr>
        <w:pStyle w:val="20"/>
      </w:pPr>
      <w:bookmarkStart w:id="637" w:name="_Toc404964175"/>
      <w:r>
        <w:rPr>
          <w:rFonts w:hint="eastAsia"/>
        </w:rPr>
        <w:t>評価項目</w:t>
      </w:r>
      <w:bookmarkEnd w:id="637"/>
    </w:p>
    <w:p w:rsidR="004818A5" w:rsidRDefault="004818A5" w:rsidP="004818A5">
      <w:pPr>
        <w:rPr>
          <w:ins w:id="638" w:author="hokada" w:date="2014-12-01T16:02:00Z"/>
        </w:rPr>
      </w:pPr>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w:t>
      </w:r>
      <w:del w:id="639" w:author="hokada" w:date="2014-12-01T16:03:00Z">
        <w:r w:rsidR="003F7B55" w:rsidDel="00D93810">
          <w:rPr>
            <w:rFonts w:hint="eastAsia"/>
          </w:rPr>
          <w:delText>に関連する項目</w:delText>
        </w:r>
      </w:del>
      <w:ins w:id="640" w:author="hokada" w:date="2014-12-01T16:03:00Z">
        <w:r w:rsidR="00D93810">
          <w:rPr>
            <w:rFonts w:hint="eastAsia"/>
          </w:rPr>
          <w:t>機能</w:t>
        </w:r>
      </w:ins>
      <w:r w:rsidR="003F7B55">
        <w:rPr>
          <w:rFonts w:hint="eastAsia"/>
        </w:rPr>
        <w:t>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D93810" w:rsidDel="00BF32EA" w:rsidRDefault="00D93810" w:rsidP="004818A5">
      <w:pPr>
        <w:rPr>
          <w:del w:id="641" w:author="hokada" w:date="2014-12-01T16:13:00Z"/>
        </w:rPr>
      </w:pPr>
      <w:ins w:id="642" w:author="hokada" w:date="2014-12-01T16:02:00Z">
        <w:r>
          <w:rPr>
            <w:rFonts w:hint="eastAsia"/>
          </w:rPr>
          <w:t xml:space="preserve">　</w:t>
        </w:r>
      </w:ins>
      <w:ins w:id="643" w:author="hokada" w:date="2014-12-01T16:04:00Z">
        <w:r>
          <w:rPr>
            <w:rFonts w:hint="eastAsia"/>
          </w:rPr>
          <w:t>評価</w:t>
        </w:r>
      </w:ins>
      <w:ins w:id="644" w:author="hokada" w:date="2014-12-01T17:51:00Z">
        <w:r w:rsidR="00211D16">
          <w:rPr>
            <w:rFonts w:hint="eastAsia"/>
          </w:rPr>
          <w:t>するには</w:t>
        </w:r>
      </w:ins>
      <w:ins w:id="645" w:author="hokada" w:date="2014-12-01T16:04:00Z">
        <w:r>
          <w:rPr>
            <w:rFonts w:hint="eastAsia"/>
          </w:rPr>
          <w:t>定量的な報告が好ましいが、</w:t>
        </w:r>
      </w:ins>
      <w:ins w:id="646" w:author="hokada" w:date="2014-12-01T16:02:00Z">
        <w:r>
          <w:rPr>
            <w:rFonts w:hint="eastAsia"/>
          </w:rPr>
          <w:t>提案機能</w:t>
        </w:r>
      </w:ins>
      <w:ins w:id="647" w:author="hokada" w:date="2014-12-01T16:05:00Z">
        <w:r>
          <w:rPr>
            <w:rFonts w:hint="eastAsia"/>
          </w:rPr>
          <w:t>のような</w:t>
        </w:r>
      </w:ins>
      <w:ins w:id="648" w:author="hokada" w:date="2014-12-01T16:08:00Z">
        <w:r>
          <w:rPr>
            <w:rFonts w:hint="eastAsia"/>
          </w:rPr>
          <w:t>使用性の</w:t>
        </w:r>
      </w:ins>
      <w:ins w:id="649" w:author="hokada" w:date="2014-12-01T16:05:00Z">
        <w:r>
          <w:rPr>
            <w:rFonts w:hint="eastAsia"/>
          </w:rPr>
          <w:t>評価は</w:t>
        </w:r>
      </w:ins>
      <w:ins w:id="650" w:author="hokada" w:date="2014-12-01T16:09:00Z">
        <w:r>
          <w:rPr>
            <w:rFonts w:hint="eastAsia"/>
          </w:rPr>
          <w:t>アンケート調査やアクセスログ解析等が一般的</w:t>
        </w:r>
      </w:ins>
      <w:ins w:id="651" w:author="hokada" w:date="2014-12-01T16:10:00Z">
        <w:r>
          <w:rPr>
            <w:rFonts w:hint="eastAsia"/>
          </w:rPr>
          <w:t>である。</w:t>
        </w:r>
      </w:ins>
      <w:ins w:id="652" w:author="hokada" w:date="2014-12-01T16:11:00Z">
        <w:r>
          <w:rPr>
            <w:rFonts w:hint="eastAsia"/>
          </w:rPr>
          <w:t>NC3</w:t>
        </w:r>
      </w:ins>
      <w:ins w:id="653" w:author="hokada" w:date="2014-12-01T16:12:00Z">
        <w:r>
          <w:rPr>
            <w:rFonts w:hint="eastAsia"/>
          </w:rPr>
          <w:t>が</w:t>
        </w:r>
      </w:ins>
      <w:ins w:id="654" w:author="hokada" w:date="2014-12-01T16:11:00Z">
        <w:r>
          <w:rPr>
            <w:rFonts w:hint="eastAsia"/>
          </w:rPr>
          <w:t>リリースされていない</w:t>
        </w:r>
      </w:ins>
      <w:ins w:id="655" w:author="hokada" w:date="2014-12-01T16:10:00Z">
        <w:r>
          <w:rPr>
            <w:rFonts w:hint="eastAsia"/>
          </w:rPr>
          <w:t>現段階で前述のような評価を実施することは難しく、</w:t>
        </w:r>
      </w:ins>
      <w:ins w:id="656" w:author="hokada" w:date="2014-12-01T16:11:00Z">
        <w:r>
          <w:rPr>
            <w:rFonts w:hint="eastAsia"/>
          </w:rPr>
          <w:t>実施する</w:t>
        </w:r>
      </w:ins>
      <w:ins w:id="657" w:author="hokada" w:date="2014-12-01T16:10:00Z">
        <w:r>
          <w:rPr>
            <w:rFonts w:hint="eastAsia"/>
          </w:rPr>
          <w:t>なら</w:t>
        </w:r>
      </w:ins>
      <w:ins w:id="658" w:author="hokada" w:date="2014-12-01T16:11:00Z">
        <w:r>
          <w:rPr>
            <w:rFonts w:hint="eastAsia"/>
          </w:rPr>
          <w:t>ば</w:t>
        </w:r>
      </w:ins>
      <w:ins w:id="659" w:author="hokada" w:date="2014-12-01T16:10:00Z">
        <w:r>
          <w:rPr>
            <w:rFonts w:hint="eastAsia"/>
          </w:rPr>
          <w:t>4</w:t>
        </w:r>
        <w:r>
          <w:rPr>
            <w:rFonts w:hint="eastAsia"/>
          </w:rPr>
          <w:t>月以降の</w:t>
        </w:r>
      </w:ins>
      <w:ins w:id="660" w:author="hokada" w:date="2014-12-01T16:11:00Z">
        <w:r>
          <w:rPr>
            <w:rFonts w:hint="eastAsia"/>
          </w:rPr>
          <w:t>リリース後となる。</w:t>
        </w:r>
      </w:ins>
      <w:ins w:id="661" w:author="hokada" w:date="2014-12-01T16:12:00Z">
        <w:r>
          <w:rPr>
            <w:rFonts w:hint="eastAsia"/>
          </w:rPr>
          <w:t>そのため各検討項目</w:t>
        </w:r>
      </w:ins>
      <w:ins w:id="662" w:author="hokada" w:date="2014-12-01T16:13:00Z">
        <w:r w:rsidR="00BF32EA">
          <w:rPr>
            <w:rFonts w:hint="eastAsia"/>
          </w:rPr>
          <w:t>を満たす</w:t>
        </w:r>
      </w:ins>
      <w:ins w:id="663" w:author="hokada" w:date="2014-12-01T16:12:00Z">
        <w:r>
          <w:rPr>
            <w:rFonts w:hint="eastAsia"/>
          </w:rPr>
          <w:t>実装</w:t>
        </w:r>
      </w:ins>
      <w:ins w:id="664" w:author="hokada" w:date="2014-12-01T17:52:00Z">
        <w:r w:rsidR="00211D16">
          <w:rPr>
            <w:rFonts w:hint="eastAsia"/>
          </w:rPr>
          <w:t>が</w:t>
        </w:r>
      </w:ins>
      <w:ins w:id="665" w:author="hokada" w:date="2014-12-01T16:12:00Z">
        <w:r>
          <w:rPr>
            <w:rFonts w:hint="eastAsia"/>
          </w:rPr>
          <w:t>できたかどうかを</w:t>
        </w:r>
      </w:ins>
      <w:ins w:id="666" w:author="hokada" w:date="2014-12-01T16:13:00Z">
        <w:r w:rsidR="00BF32EA">
          <w:rPr>
            <w:rFonts w:hint="eastAsia"/>
          </w:rPr>
          <w:t>評価とする。</w:t>
        </w:r>
      </w:ins>
    </w:p>
    <w:p w:rsidR="004818A5" w:rsidRPr="00211D16"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4</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1</w:t>
      </w:r>
      <w:r w:rsidR="006D6429">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Del="00AD424B" w:rsidRDefault="0009137C" w:rsidP="007430DD">
      <w:pPr>
        <w:widowControl/>
        <w:adjustRightInd/>
        <w:spacing w:line="240" w:lineRule="auto"/>
        <w:ind w:left="420" w:hangingChars="200" w:hanging="420"/>
        <w:jc w:val="left"/>
        <w:textAlignment w:val="auto"/>
        <w:rPr>
          <w:del w:id="667" w:author="hokada" w:date="2014-12-01T16:14:00Z"/>
        </w:rPr>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del w:id="668" w:author="hokada" w:date="2014-12-01T16:16:00Z">
        <w:r w:rsidR="00121423" w:rsidDel="003024A5">
          <w:rPr>
            <w:rFonts w:hint="eastAsia"/>
          </w:rPr>
          <w:delText>する</w:delText>
        </w:r>
      </w:del>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Del="00AD424B" w:rsidRDefault="007430DD" w:rsidP="007430DD">
      <w:pPr>
        <w:widowControl/>
        <w:adjustRightInd/>
        <w:spacing w:line="240" w:lineRule="auto"/>
        <w:ind w:left="420" w:hangingChars="200" w:hanging="420"/>
        <w:jc w:val="left"/>
        <w:textAlignment w:val="auto"/>
        <w:rPr>
          <w:del w:id="669" w:author="hokada" w:date="2014-12-01T16:14:00Z"/>
        </w:rPr>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670" w:name="_Toc404964176"/>
      <w:r>
        <w:rPr>
          <w:rFonts w:hint="eastAsia"/>
        </w:rPr>
        <w:lastRenderedPageBreak/>
        <w:t>評価結果</w:t>
      </w:r>
      <w:r w:rsidR="00D202B9">
        <w:rPr>
          <w:rFonts w:hint="eastAsia"/>
        </w:rPr>
        <w:t>及び</w:t>
      </w:r>
      <w:r>
        <w:rPr>
          <w:rFonts w:hint="eastAsia"/>
        </w:rPr>
        <w:t>、考察</w:t>
      </w:r>
      <w:bookmarkEnd w:id="670"/>
    </w:p>
    <w:p w:rsidR="00D202B9" w:rsidRDefault="00D202B9" w:rsidP="00D202B9">
      <w:r>
        <w:rPr>
          <w:rFonts w:hint="eastAsia"/>
        </w:rPr>
        <w:t xml:space="preserve">　機能要件、非機能要件</w:t>
      </w:r>
      <w:ins w:id="671" w:author="hokada" w:date="2014-12-01T16:17:00Z">
        <w:r w:rsidR="00B7022A">
          <w:rPr>
            <w:rFonts w:hint="eastAsia"/>
          </w:rPr>
          <w:t>（提案機能）</w:t>
        </w:r>
      </w:ins>
      <w:r>
        <w:rPr>
          <w:rFonts w:hint="eastAsia"/>
        </w:rPr>
        <w:t>、それぞれに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672" w:name="_Toc404964177"/>
      <w:r>
        <w:rPr>
          <w:rFonts w:hint="eastAsia"/>
        </w:rPr>
        <w:t>機能要件</w:t>
      </w:r>
      <w:bookmarkEnd w:id="672"/>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4</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2</w:t>
      </w:r>
      <w:r w:rsidR="006D6429">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673" w:name="_Toc404964178"/>
      <w:r>
        <w:rPr>
          <w:rFonts w:hint="eastAsia"/>
        </w:rPr>
        <w:lastRenderedPageBreak/>
        <w:t>非機能要件（提案機能）</w:t>
      </w:r>
      <w:bookmarkEnd w:id="673"/>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4</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3</w:t>
      </w:r>
      <w:r w:rsidR="006D6429">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Change w:id="674">
          <w:tblGrid>
            <w:gridCol w:w="450"/>
            <w:gridCol w:w="4051"/>
            <w:gridCol w:w="426"/>
            <w:gridCol w:w="6164"/>
          </w:tblGrid>
        </w:tblGridChange>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69529F">
            <w:pPr>
              <w:jc w:val="left"/>
            </w:pPr>
            <w:r>
              <w:rPr>
                <w:rFonts w:hint="eastAsia"/>
              </w:rPr>
              <w:t>必須項目はラベルの横に</w:t>
            </w:r>
            <w:ins w:id="675" w:author="hokada" w:date="2014-12-01T16:35:00Z">
              <w:r w:rsidR="00852D13">
                <w:rPr>
                  <w:rFonts w:hint="eastAsia"/>
                </w:rPr>
                <w:t>『</w:t>
              </w:r>
            </w:ins>
            <w:r>
              <w:rPr>
                <w:rFonts w:hint="eastAsia"/>
              </w:rPr>
              <w:t>必須</w:t>
            </w:r>
            <w:ins w:id="676" w:author="hokada" w:date="2014-12-01T16:35:00Z">
              <w:r w:rsidR="00852D13">
                <w:rPr>
                  <w:rFonts w:hint="eastAsia"/>
                </w:rPr>
                <w:t>』</w:t>
              </w:r>
            </w:ins>
            <w:r>
              <w:rPr>
                <w:rFonts w:hint="eastAsia"/>
              </w:rPr>
              <w:t>と明記</w:t>
            </w:r>
            <w:del w:id="677" w:author="hokada" w:date="2014-12-01T17:11:00Z">
              <w:r w:rsidR="00FE095C" w:rsidDel="0069529F">
                <w:rPr>
                  <w:rFonts w:hint="eastAsia"/>
                </w:rPr>
                <w:delText>した</w:delText>
              </w:r>
            </w:del>
            <w:r w:rsidR="00FE095C">
              <w:rPr>
                <w:rFonts w:hint="eastAsia"/>
              </w:rPr>
              <w:t>。</w:t>
            </w:r>
          </w:p>
        </w:tc>
      </w:tr>
      <w:tr w:rsidR="006335D9" w:rsidTr="00852D13">
        <w:tblPrEx>
          <w:tblW w:w="11091" w:type="dxa"/>
          <w:jc w:val="center"/>
          <w:tblPrExChange w:id="678" w:author="hokada" w:date="2014-12-01T16:35:00Z">
            <w:tblPrEx>
              <w:tblW w:w="11091" w:type="dxa"/>
              <w:jc w:val="center"/>
            </w:tblPrEx>
          </w:tblPrExChange>
        </w:tblPrEx>
        <w:trPr>
          <w:jc w:val="center"/>
          <w:trPrChange w:id="679" w:author="hokada" w:date="2014-12-01T16:35:00Z">
            <w:trPr>
              <w:jc w:val="center"/>
            </w:trPr>
          </w:trPrChange>
        </w:trPr>
        <w:tc>
          <w:tcPr>
            <w:tcW w:w="450" w:type="dxa"/>
            <w:shd w:val="clear" w:color="auto" w:fill="D9D9D9" w:themeFill="background1" w:themeFillShade="D9"/>
            <w:vAlign w:val="center"/>
            <w:tcPrChange w:id="680"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2</w:t>
            </w:r>
          </w:p>
        </w:tc>
        <w:tc>
          <w:tcPr>
            <w:tcW w:w="4051" w:type="dxa"/>
            <w:shd w:val="clear" w:color="auto" w:fill="D9D9D9" w:themeFill="background1" w:themeFillShade="D9"/>
            <w:vAlign w:val="center"/>
            <w:tcPrChange w:id="681" w:author="hokada" w:date="2014-12-01T16:35:00Z">
              <w:tcPr>
                <w:tcW w:w="4051" w:type="dxa"/>
                <w:shd w:val="clear" w:color="auto" w:fill="D9D9D9" w:themeFill="background1" w:themeFillShade="D9"/>
              </w:tcPr>
            </w:tcPrChange>
          </w:tcPr>
          <w:p w:rsidR="006335D9" w:rsidRDefault="006335D9" w:rsidP="00852D13">
            <w:r w:rsidRPr="00832374">
              <w:rPr>
                <w:rFonts w:hint="eastAsia"/>
              </w:rPr>
              <w:t>何のためのフォームか明記する</w:t>
            </w:r>
          </w:p>
        </w:tc>
        <w:tc>
          <w:tcPr>
            <w:tcW w:w="425" w:type="dxa"/>
            <w:shd w:val="clear" w:color="auto" w:fill="D9D9D9" w:themeFill="background1" w:themeFillShade="D9"/>
            <w:vAlign w:val="center"/>
            <w:tcPrChange w:id="682"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683" w:author="hokada" w:date="2014-12-01T16:35:00Z">
              <w:tcPr>
                <w:tcW w:w="6165" w:type="dxa"/>
                <w:shd w:val="clear" w:color="auto" w:fill="D9D9D9" w:themeFill="background1" w:themeFillShade="D9"/>
                <w:vAlign w:val="center"/>
              </w:tcPr>
            </w:tcPrChange>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w:t>
            </w:r>
            <w:del w:id="684" w:author="hokada" w:date="2014-12-01T17:11:00Z">
              <w:r w:rsidDel="0069529F">
                <w:rPr>
                  <w:rFonts w:hint="eastAsia"/>
                </w:rPr>
                <w:delText>した</w:delText>
              </w:r>
            </w:del>
            <w:r>
              <w:rPr>
                <w:rFonts w:hint="eastAsia"/>
              </w:rPr>
              <w:t>。</w:t>
            </w:r>
          </w:p>
        </w:tc>
      </w:tr>
      <w:tr w:rsidR="006335D9" w:rsidTr="00852D13">
        <w:tblPrEx>
          <w:tblW w:w="11091" w:type="dxa"/>
          <w:jc w:val="center"/>
          <w:tblPrExChange w:id="685" w:author="hokada" w:date="2014-12-01T16:35:00Z">
            <w:tblPrEx>
              <w:tblW w:w="11091" w:type="dxa"/>
              <w:jc w:val="center"/>
            </w:tblPrEx>
          </w:tblPrExChange>
        </w:tblPrEx>
        <w:trPr>
          <w:jc w:val="center"/>
          <w:trPrChange w:id="686" w:author="hokada" w:date="2014-12-01T16:35:00Z">
            <w:trPr>
              <w:jc w:val="center"/>
            </w:trPr>
          </w:trPrChange>
        </w:trPr>
        <w:tc>
          <w:tcPr>
            <w:tcW w:w="450" w:type="dxa"/>
            <w:shd w:val="clear" w:color="auto" w:fill="auto"/>
            <w:vAlign w:val="center"/>
            <w:tcPrChange w:id="687" w:author="hokada" w:date="2014-12-01T16:35:00Z">
              <w:tcPr>
                <w:tcW w:w="450" w:type="dxa"/>
                <w:shd w:val="clear" w:color="auto" w:fill="auto"/>
                <w:vAlign w:val="center"/>
              </w:tcPr>
            </w:tcPrChange>
          </w:tcPr>
          <w:p w:rsidR="006335D9" w:rsidRDefault="006335D9" w:rsidP="00B0322B">
            <w:pPr>
              <w:jc w:val="center"/>
            </w:pPr>
            <w:r>
              <w:rPr>
                <w:rFonts w:hint="eastAsia"/>
              </w:rPr>
              <w:t>3</w:t>
            </w:r>
          </w:p>
        </w:tc>
        <w:tc>
          <w:tcPr>
            <w:tcW w:w="4051" w:type="dxa"/>
            <w:shd w:val="clear" w:color="auto" w:fill="auto"/>
            <w:vAlign w:val="center"/>
            <w:tcPrChange w:id="688" w:author="hokada" w:date="2014-12-01T16:35:00Z">
              <w:tcPr>
                <w:tcW w:w="4051" w:type="dxa"/>
                <w:shd w:val="clear" w:color="auto" w:fill="auto"/>
              </w:tcPr>
            </w:tcPrChange>
          </w:tcPr>
          <w:p w:rsidR="006335D9" w:rsidRDefault="006335D9" w:rsidP="00852D13">
            <w:r w:rsidRPr="0096434C">
              <w:rPr>
                <w:rFonts w:hint="eastAsia"/>
              </w:rPr>
              <w:t>アクティブ</w:t>
            </w:r>
            <w:r w:rsidR="00273D96">
              <w:rPr>
                <w:rFonts w:hint="eastAsia"/>
              </w:rPr>
              <w:t>なフォームは</w:t>
            </w:r>
            <w:r w:rsidRPr="0096434C">
              <w:rPr>
                <w:rFonts w:hint="eastAsia"/>
              </w:rPr>
              <w:t>色を変える</w:t>
            </w:r>
          </w:p>
        </w:tc>
        <w:tc>
          <w:tcPr>
            <w:tcW w:w="425" w:type="dxa"/>
            <w:vAlign w:val="center"/>
            <w:tcPrChange w:id="689" w:author="hokada" w:date="2014-12-01T16:35:00Z">
              <w:tcPr>
                <w:tcW w:w="425" w:type="dxa"/>
                <w:vAlign w:val="center"/>
              </w:tcPr>
            </w:tcPrChange>
          </w:tcPr>
          <w:p w:rsidR="006335D9" w:rsidRPr="0096434C" w:rsidRDefault="006335D9" w:rsidP="00FB4349">
            <w:pPr>
              <w:jc w:val="center"/>
            </w:pPr>
            <w:r>
              <w:rPr>
                <w:rFonts w:hint="eastAsia"/>
              </w:rPr>
              <w:t>○</w:t>
            </w:r>
          </w:p>
        </w:tc>
        <w:tc>
          <w:tcPr>
            <w:tcW w:w="6165" w:type="dxa"/>
            <w:vAlign w:val="center"/>
            <w:tcPrChange w:id="690" w:author="hokada" w:date="2014-12-01T16:35:00Z">
              <w:tcPr>
                <w:tcW w:w="6165" w:type="dxa"/>
                <w:vAlign w:val="center"/>
              </w:tcPr>
            </w:tcPrChange>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w:t>
            </w:r>
            <w:del w:id="691" w:author="hokada" w:date="2014-12-01T17:11:00Z">
              <w:r w:rsidR="00FE095C" w:rsidDel="0069529F">
                <w:rPr>
                  <w:rFonts w:hint="eastAsia"/>
                </w:rPr>
                <w:delText>した</w:delText>
              </w:r>
            </w:del>
            <w:r w:rsidR="00FE095C">
              <w:rPr>
                <w:rFonts w:hint="eastAsia"/>
              </w:rPr>
              <w:t>。</w:t>
            </w:r>
          </w:p>
          <w:p w:rsidR="006335D9" w:rsidRDefault="003F2E2F" w:rsidP="005418CF">
            <w:pPr>
              <w:jc w:val="left"/>
            </w:pPr>
            <w:r>
              <w:rPr>
                <w:rFonts w:hint="eastAsia"/>
              </w:rPr>
              <w:t>（</w:t>
            </w:r>
            <w:r>
              <w:rPr>
                <w:rFonts w:hint="eastAsia"/>
              </w:rPr>
              <w:t>Bootstrap</w:t>
            </w:r>
            <w:ins w:id="692" w:author="hokada" w:date="2014-12-01T16:36:00Z">
              <w:r w:rsidR="00852D13">
                <w:rPr>
                  <w:rFonts w:hint="eastAsia"/>
                </w:rPr>
                <w:t>により実現</w:t>
              </w:r>
            </w:ins>
            <w:del w:id="693" w:author="hokada" w:date="2014-12-01T16:35:00Z">
              <w:r w:rsidDel="00852D13">
                <w:rPr>
                  <w:rFonts w:hint="eastAsia"/>
                </w:rPr>
                <w:delText>を使用</w:delText>
              </w:r>
            </w:del>
            <w:r>
              <w:rPr>
                <w:rFonts w:hint="eastAsia"/>
              </w:rPr>
              <w:t>）</w:t>
            </w:r>
          </w:p>
        </w:tc>
      </w:tr>
      <w:tr w:rsidR="006335D9" w:rsidTr="00852D13">
        <w:tblPrEx>
          <w:tblW w:w="11091" w:type="dxa"/>
          <w:jc w:val="center"/>
          <w:tblPrExChange w:id="694" w:author="hokada" w:date="2014-12-01T16:35:00Z">
            <w:tblPrEx>
              <w:tblW w:w="11091" w:type="dxa"/>
              <w:jc w:val="center"/>
            </w:tblPrEx>
          </w:tblPrExChange>
        </w:tblPrEx>
        <w:trPr>
          <w:jc w:val="center"/>
          <w:trPrChange w:id="695" w:author="hokada" w:date="2014-12-01T16:35:00Z">
            <w:trPr>
              <w:jc w:val="center"/>
            </w:trPr>
          </w:trPrChange>
        </w:trPr>
        <w:tc>
          <w:tcPr>
            <w:tcW w:w="450" w:type="dxa"/>
            <w:shd w:val="clear" w:color="auto" w:fill="D9D9D9" w:themeFill="background1" w:themeFillShade="D9"/>
            <w:vAlign w:val="center"/>
            <w:tcPrChange w:id="696"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4</w:t>
            </w:r>
          </w:p>
        </w:tc>
        <w:tc>
          <w:tcPr>
            <w:tcW w:w="4051" w:type="dxa"/>
            <w:shd w:val="clear" w:color="auto" w:fill="D9D9D9" w:themeFill="background1" w:themeFillShade="D9"/>
            <w:vAlign w:val="center"/>
            <w:tcPrChange w:id="697" w:author="hokada" w:date="2014-12-01T16:35:00Z">
              <w:tcPr>
                <w:tcW w:w="4051" w:type="dxa"/>
                <w:shd w:val="clear" w:color="auto" w:fill="D9D9D9" w:themeFill="background1" w:themeFillShade="D9"/>
              </w:tcPr>
            </w:tcPrChange>
          </w:tcPr>
          <w:p w:rsidR="006335D9" w:rsidRDefault="006335D9" w:rsidP="00852D13">
            <w:r w:rsidRPr="0096434C">
              <w:rPr>
                <w:rFonts w:hint="eastAsia"/>
              </w:rPr>
              <w:t>送信ボタンの表現を変える</w:t>
            </w:r>
          </w:p>
        </w:tc>
        <w:tc>
          <w:tcPr>
            <w:tcW w:w="425" w:type="dxa"/>
            <w:shd w:val="clear" w:color="auto" w:fill="D9D9D9" w:themeFill="background1" w:themeFillShade="D9"/>
            <w:vAlign w:val="center"/>
            <w:tcPrChange w:id="698"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699" w:author="hokada" w:date="2014-12-01T16:35:00Z">
              <w:tcPr>
                <w:tcW w:w="6165" w:type="dxa"/>
                <w:shd w:val="clear" w:color="auto" w:fill="D9D9D9" w:themeFill="background1" w:themeFillShade="D9"/>
                <w:vAlign w:val="center"/>
              </w:tcPr>
            </w:tcPrChange>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w:t>
            </w:r>
            <w:del w:id="700" w:author="hokada" w:date="2014-12-01T16:36:00Z">
              <w:r w:rsidR="00FE095C" w:rsidDel="00852D13">
                <w:rPr>
                  <w:rFonts w:hint="eastAsia"/>
                </w:rPr>
                <w:delText>された</w:delText>
              </w:r>
            </w:del>
            <w:r w:rsidR="00FE095C">
              <w:rPr>
                <w:rFonts w:hint="eastAsia"/>
              </w:rPr>
              <w:t>。</w:t>
            </w:r>
          </w:p>
          <w:p w:rsidR="003F2E2F" w:rsidRDefault="003F2E2F" w:rsidP="005418CF">
            <w:pPr>
              <w:jc w:val="left"/>
            </w:pPr>
            <w:r>
              <w:rPr>
                <w:rFonts w:hint="eastAsia"/>
              </w:rPr>
              <w:t>（キャンセル、一時保存、決定</w:t>
            </w:r>
            <w:ins w:id="701" w:author="hokada" w:date="2014-12-01T16:36:00Z">
              <w:r w:rsidR="00852D13">
                <w:rPr>
                  <w:rFonts w:hint="eastAsia"/>
                </w:rPr>
                <w:t>等</w:t>
              </w:r>
            </w:ins>
            <w:r>
              <w:rPr>
                <w:rFonts w:hint="eastAsia"/>
              </w:rPr>
              <w:t>）</w:t>
            </w:r>
          </w:p>
        </w:tc>
      </w:tr>
      <w:tr w:rsidR="006335D9" w:rsidTr="00852D13">
        <w:tblPrEx>
          <w:tblW w:w="11091" w:type="dxa"/>
          <w:jc w:val="center"/>
          <w:tblPrExChange w:id="702" w:author="hokada" w:date="2014-12-01T16:35:00Z">
            <w:tblPrEx>
              <w:tblW w:w="11091" w:type="dxa"/>
              <w:jc w:val="center"/>
            </w:tblPrEx>
          </w:tblPrExChange>
        </w:tblPrEx>
        <w:trPr>
          <w:jc w:val="center"/>
          <w:trPrChange w:id="703" w:author="hokada" w:date="2014-12-01T16:35:00Z">
            <w:trPr>
              <w:jc w:val="center"/>
            </w:trPr>
          </w:trPrChange>
        </w:trPr>
        <w:tc>
          <w:tcPr>
            <w:tcW w:w="450" w:type="dxa"/>
            <w:shd w:val="clear" w:color="auto" w:fill="auto"/>
            <w:vAlign w:val="center"/>
            <w:tcPrChange w:id="704" w:author="hokada" w:date="2014-12-01T16:35:00Z">
              <w:tcPr>
                <w:tcW w:w="450" w:type="dxa"/>
                <w:shd w:val="clear" w:color="auto" w:fill="auto"/>
                <w:vAlign w:val="center"/>
              </w:tcPr>
            </w:tcPrChange>
          </w:tcPr>
          <w:p w:rsidR="006335D9" w:rsidRDefault="006335D9" w:rsidP="00B0322B">
            <w:pPr>
              <w:jc w:val="center"/>
            </w:pPr>
            <w:r>
              <w:rPr>
                <w:rFonts w:hint="eastAsia"/>
              </w:rPr>
              <w:t>5</w:t>
            </w:r>
          </w:p>
        </w:tc>
        <w:tc>
          <w:tcPr>
            <w:tcW w:w="4051" w:type="dxa"/>
            <w:shd w:val="clear" w:color="auto" w:fill="auto"/>
            <w:vAlign w:val="center"/>
            <w:tcPrChange w:id="705" w:author="hokada" w:date="2014-12-01T16:35:00Z">
              <w:tcPr>
                <w:tcW w:w="4051" w:type="dxa"/>
                <w:shd w:val="clear" w:color="auto" w:fill="auto"/>
              </w:tcPr>
            </w:tcPrChange>
          </w:tcPr>
          <w:p w:rsidR="006335D9" w:rsidRDefault="006335D9" w:rsidP="00852D13">
            <w:r w:rsidRPr="00832374">
              <w:rPr>
                <w:rFonts w:hint="eastAsia"/>
              </w:rPr>
              <w:t>フォームの項目は垂直にする</w:t>
            </w:r>
          </w:p>
        </w:tc>
        <w:tc>
          <w:tcPr>
            <w:tcW w:w="425" w:type="dxa"/>
            <w:vAlign w:val="center"/>
            <w:tcPrChange w:id="706" w:author="hokada" w:date="2014-12-01T16:35:00Z">
              <w:tcPr>
                <w:tcW w:w="425" w:type="dxa"/>
                <w:vAlign w:val="center"/>
              </w:tcPr>
            </w:tcPrChange>
          </w:tcPr>
          <w:p w:rsidR="006335D9" w:rsidRPr="00832374" w:rsidRDefault="006335D9" w:rsidP="00FB4349">
            <w:pPr>
              <w:jc w:val="center"/>
            </w:pPr>
            <w:r>
              <w:rPr>
                <w:rFonts w:hint="eastAsia"/>
              </w:rPr>
              <w:t>○</w:t>
            </w:r>
          </w:p>
        </w:tc>
        <w:tc>
          <w:tcPr>
            <w:tcW w:w="6165" w:type="dxa"/>
            <w:vAlign w:val="center"/>
            <w:tcPrChange w:id="707" w:author="hokada" w:date="2014-12-01T16:35:00Z">
              <w:tcPr>
                <w:tcW w:w="6165" w:type="dxa"/>
                <w:vAlign w:val="center"/>
              </w:tcPr>
            </w:tcPrChange>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del w:id="708" w:author="hokada" w:date="2014-12-01T17:12:00Z">
              <w:r w:rsidR="00FE095C" w:rsidDel="0069529F">
                <w:rPr>
                  <w:rFonts w:hint="eastAsia"/>
                </w:rPr>
                <w:delText>仕様となった</w:delText>
              </w:r>
            </w:del>
            <w:r w:rsidR="00FE095C">
              <w:rPr>
                <w:rFonts w:hint="eastAsia"/>
              </w:rPr>
              <w:t>。</w:t>
            </w:r>
          </w:p>
        </w:tc>
      </w:tr>
      <w:tr w:rsidR="006335D9" w:rsidTr="00852D13">
        <w:tblPrEx>
          <w:tblW w:w="11091" w:type="dxa"/>
          <w:jc w:val="center"/>
          <w:tblPrExChange w:id="709" w:author="hokada" w:date="2014-12-01T16:35:00Z">
            <w:tblPrEx>
              <w:tblW w:w="11091" w:type="dxa"/>
              <w:jc w:val="center"/>
            </w:tblPrEx>
          </w:tblPrExChange>
        </w:tblPrEx>
        <w:trPr>
          <w:jc w:val="center"/>
          <w:trPrChange w:id="710" w:author="hokada" w:date="2014-12-01T16:35:00Z">
            <w:trPr>
              <w:jc w:val="center"/>
            </w:trPr>
          </w:trPrChange>
        </w:trPr>
        <w:tc>
          <w:tcPr>
            <w:tcW w:w="450" w:type="dxa"/>
            <w:shd w:val="clear" w:color="auto" w:fill="D9D9D9" w:themeFill="background1" w:themeFillShade="D9"/>
            <w:vAlign w:val="center"/>
            <w:tcPrChange w:id="711"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6</w:t>
            </w:r>
          </w:p>
        </w:tc>
        <w:tc>
          <w:tcPr>
            <w:tcW w:w="4051" w:type="dxa"/>
            <w:shd w:val="clear" w:color="auto" w:fill="D9D9D9" w:themeFill="background1" w:themeFillShade="D9"/>
            <w:vAlign w:val="center"/>
            <w:tcPrChange w:id="712" w:author="hokada" w:date="2014-12-01T16:35:00Z">
              <w:tcPr>
                <w:tcW w:w="4051" w:type="dxa"/>
                <w:shd w:val="clear" w:color="auto" w:fill="D9D9D9" w:themeFill="background1" w:themeFillShade="D9"/>
              </w:tcPr>
            </w:tcPrChange>
          </w:tcPr>
          <w:p w:rsidR="006335D9" w:rsidRDefault="006335D9" w:rsidP="00852D13">
            <w:r w:rsidRPr="00832374">
              <w:rPr>
                <w:rFonts w:hint="eastAsia"/>
              </w:rPr>
              <w:t>不要な項目は入れない</w:t>
            </w:r>
          </w:p>
        </w:tc>
        <w:tc>
          <w:tcPr>
            <w:tcW w:w="425" w:type="dxa"/>
            <w:shd w:val="clear" w:color="auto" w:fill="D9D9D9" w:themeFill="background1" w:themeFillShade="D9"/>
            <w:vAlign w:val="center"/>
            <w:tcPrChange w:id="713"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14" w:author="hokada" w:date="2014-12-01T16:35:00Z">
              <w:tcPr>
                <w:tcW w:w="6165" w:type="dxa"/>
                <w:shd w:val="clear" w:color="auto" w:fill="D9D9D9" w:themeFill="background1" w:themeFillShade="D9"/>
                <w:vAlign w:val="center"/>
              </w:tcPr>
            </w:tcPrChange>
          </w:tcPr>
          <w:p w:rsidR="006335D9" w:rsidRDefault="003F2E2F" w:rsidP="005418CF">
            <w:pPr>
              <w:jc w:val="left"/>
            </w:pPr>
            <w:del w:id="715" w:author="hokada" w:date="2014-12-01T17:12:00Z">
              <w:r w:rsidDel="0069529F">
                <w:rPr>
                  <w:rFonts w:hint="eastAsia"/>
                </w:rPr>
                <w:delText>項目が精査され、</w:delText>
              </w:r>
            </w:del>
            <w:r>
              <w:rPr>
                <w:rFonts w:hint="eastAsia"/>
              </w:rPr>
              <w:t>NC2</w:t>
            </w:r>
            <w:r>
              <w:rPr>
                <w:rFonts w:hint="eastAsia"/>
              </w:rPr>
              <w:t>より単純な項目</w:t>
            </w:r>
            <w:ins w:id="716" w:author="hokada" w:date="2014-12-01T17:12:00Z">
              <w:r w:rsidR="0069529F">
                <w:rPr>
                  <w:rFonts w:hint="eastAsia"/>
                </w:rPr>
                <w:t>に精査</w:t>
              </w:r>
            </w:ins>
            <w:del w:id="717" w:author="hokada" w:date="2014-12-01T17:12:00Z">
              <w:r w:rsidDel="0069529F">
                <w:rPr>
                  <w:rFonts w:hint="eastAsia"/>
                </w:rPr>
                <w:delText>と</w:delText>
              </w:r>
              <w:r w:rsidR="00FE095C" w:rsidDel="0069529F">
                <w:rPr>
                  <w:rFonts w:hint="eastAsia"/>
                </w:rPr>
                <w:delText>なった</w:delText>
              </w:r>
            </w:del>
            <w:r w:rsidR="00FE095C">
              <w:rPr>
                <w:rFonts w:hint="eastAsia"/>
              </w:rPr>
              <w:t>。</w:t>
            </w:r>
          </w:p>
        </w:tc>
      </w:tr>
      <w:tr w:rsidR="006335D9" w:rsidTr="00852D13">
        <w:tblPrEx>
          <w:tblW w:w="11091" w:type="dxa"/>
          <w:jc w:val="center"/>
          <w:tblPrExChange w:id="718" w:author="hokada" w:date="2014-12-01T16:35:00Z">
            <w:tblPrEx>
              <w:tblW w:w="11091" w:type="dxa"/>
              <w:jc w:val="center"/>
            </w:tblPrEx>
          </w:tblPrExChange>
        </w:tblPrEx>
        <w:trPr>
          <w:jc w:val="center"/>
          <w:trPrChange w:id="719" w:author="hokada" w:date="2014-12-01T16:35:00Z">
            <w:trPr>
              <w:jc w:val="center"/>
            </w:trPr>
          </w:trPrChange>
        </w:trPr>
        <w:tc>
          <w:tcPr>
            <w:tcW w:w="450" w:type="dxa"/>
            <w:shd w:val="clear" w:color="auto" w:fill="auto"/>
            <w:vAlign w:val="center"/>
            <w:tcPrChange w:id="720" w:author="hokada" w:date="2014-12-01T16:35:00Z">
              <w:tcPr>
                <w:tcW w:w="450" w:type="dxa"/>
                <w:shd w:val="clear" w:color="auto" w:fill="auto"/>
                <w:vAlign w:val="center"/>
              </w:tcPr>
            </w:tcPrChange>
          </w:tcPr>
          <w:p w:rsidR="006335D9" w:rsidRDefault="003F2E2F" w:rsidP="00B0322B">
            <w:pPr>
              <w:jc w:val="center"/>
            </w:pPr>
            <w:r>
              <w:rPr>
                <w:rFonts w:hint="eastAsia"/>
              </w:rPr>
              <w:t>7</w:t>
            </w:r>
          </w:p>
        </w:tc>
        <w:tc>
          <w:tcPr>
            <w:tcW w:w="4051" w:type="dxa"/>
            <w:shd w:val="clear" w:color="auto" w:fill="auto"/>
            <w:vAlign w:val="center"/>
            <w:tcPrChange w:id="721" w:author="hokada" w:date="2014-12-01T16:35:00Z">
              <w:tcPr>
                <w:tcW w:w="4051" w:type="dxa"/>
                <w:shd w:val="clear" w:color="auto" w:fill="auto"/>
              </w:tcPr>
            </w:tcPrChange>
          </w:tcPr>
          <w:p w:rsidR="006335D9" w:rsidRDefault="006335D9" w:rsidP="00852D13">
            <w:r w:rsidRPr="00832374">
              <w:rPr>
                <w:rFonts w:hint="eastAsia"/>
              </w:rPr>
              <w:t>タブボタンで移動できるようにする</w:t>
            </w:r>
          </w:p>
        </w:tc>
        <w:tc>
          <w:tcPr>
            <w:tcW w:w="425" w:type="dxa"/>
            <w:shd w:val="clear" w:color="auto" w:fill="auto"/>
            <w:vAlign w:val="center"/>
            <w:tcPrChange w:id="722"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23" w:author="hokada" w:date="2014-12-01T16:35:00Z">
              <w:tcPr>
                <w:tcW w:w="6165" w:type="dxa"/>
                <w:shd w:val="clear" w:color="auto" w:fill="auto"/>
                <w:vAlign w:val="center"/>
              </w:tcPr>
            </w:tcPrChange>
          </w:tcPr>
          <w:p w:rsidR="006335D9" w:rsidRDefault="005418CF" w:rsidP="002875F5">
            <w:pPr>
              <w:jc w:val="left"/>
            </w:pPr>
            <w:r>
              <w:rPr>
                <w:rFonts w:hint="eastAsia"/>
              </w:rPr>
              <w:t>HTML</w:t>
            </w:r>
            <w:r>
              <w:rPr>
                <w:rFonts w:hint="eastAsia"/>
              </w:rPr>
              <w:t>の機能により可能</w:t>
            </w:r>
            <w:del w:id="724" w:author="hokada" w:date="2014-12-01T17:12:00Z">
              <w:r w:rsidR="00BE2225" w:rsidDel="0069529F">
                <w:rPr>
                  <w:rFonts w:hint="eastAsia"/>
                </w:rPr>
                <w:delText>となる</w:delText>
              </w:r>
            </w:del>
            <w:r w:rsidR="00FE095C">
              <w:rPr>
                <w:rFonts w:hint="eastAsia"/>
              </w:rPr>
              <w:t>。</w:t>
            </w:r>
          </w:p>
        </w:tc>
      </w:tr>
      <w:tr w:rsidR="006335D9" w:rsidTr="00852D13">
        <w:tblPrEx>
          <w:tblW w:w="11091" w:type="dxa"/>
          <w:jc w:val="center"/>
          <w:tblPrExChange w:id="725" w:author="hokada" w:date="2014-12-01T16:35:00Z">
            <w:tblPrEx>
              <w:tblW w:w="11091" w:type="dxa"/>
              <w:jc w:val="center"/>
            </w:tblPrEx>
          </w:tblPrExChange>
        </w:tblPrEx>
        <w:trPr>
          <w:jc w:val="center"/>
          <w:trPrChange w:id="726" w:author="hokada" w:date="2014-12-01T16:35:00Z">
            <w:trPr>
              <w:jc w:val="center"/>
            </w:trPr>
          </w:trPrChange>
        </w:trPr>
        <w:tc>
          <w:tcPr>
            <w:tcW w:w="450" w:type="dxa"/>
            <w:shd w:val="clear" w:color="auto" w:fill="D9D9D9" w:themeFill="background1" w:themeFillShade="D9"/>
            <w:vAlign w:val="center"/>
            <w:tcPrChange w:id="727" w:author="hokada" w:date="2014-12-01T16:35:00Z">
              <w:tcPr>
                <w:tcW w:w="450" w:type="dxa"/>
                <w:shd w:val="clear" w:color="auto" w:fill="D9D9D9" w:themeFill="background1" w:themeFillShade="D9"/>
                <w:vAlign w:val="center"/>
              </w:tcPr>
            </w:tcPrChange>
          </w:tcPr>
          <w:p w:rsidR="006335D9" w:rsidRDefault="003F2E2F" w:rsidP="00B0322B">
            <w:pPr>
              <w:jc w:val="center"/>
            </w:pPr>
            <w:r>
              <w:rPr>
                <w:rFonts w:hint="eastAsia"/>
              </w:rPr>
              <w:t>8</w:t>
            </w:r>
          </w:p>
        </w:tc>
        <w:tc>
          <w:tcPr>
            <w:tcW w:w="4051" w:type="dxa"/>
            <w:shd w:val="clear" w:color="auto" w:fill="D9D9D9" w:themeFill="background1" w:themeFillShade="D9"/>
            <w:vAlign w:val="center"/>
            <w:tcPrChange w:id="728" w:author="hokada" w:date="2014-12-01T16:35:00Z">
              <w:tcPr>
                <w:tcW w:w="4051" w:type="dxa"/>
                <w:shd w:val="clear" w:color="auto" w:fill="D9D9D9" w:themeFill="background1" w:themeFillShade="D9"/>
              </w:tcPr>
            </w:tcPrChange>
          </w:tcPr>
          <w:p w:rsidR="006335D9" w:rsidRDefault="00C87D28" w:rsidP="00852D13">
            <w:r>
              <w:rPr>
                <w:rFonts w:hint="eastAsia"/>
              </w:rPr>
              <w:t>初期表示の文言を設定する</w:t>
            </w:r>
          </w:p>
        </w:tc>
        <w:tc>
          <w:tcPr>
            <w:tcW w:w="425" w:type="dxa"/>
            <w:shd w:val="clear" w:color="auto" w:fill="D9D9D9" w:themeFill="background1" w:themeFillShade="D9"/>
            <w:vAlign w:val="center"/>
            <w:tcPrChange w:id="729"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30" w:author="hokada" w:date="2014-12-01T16:35:00Z">
              <w:tcPr>
                <w:tcW w:w="6165" w:type="dxa"/>
                <w:shd w:val="clear" w:color="auto" w:fill="D9D9D9" w:themeFill="background1" w:themeFillShade="D9"/>
                <w:vAlign w:val="center"/>
              </w:tcPr>
            </w:tcPrChange>
          </w:tcPr>
          <w:p w:rsidR="006335D9" w:rsidRDefault="00C87D28" w:rsidP="005418CF">
            <w:pPr>
              <w:jc w:val="left"/>
            </w:pPr>
            <w:r>
              <w:rPr>
                <w:rFonts w:hint="eastAsia"/>
              </w:rPr>
              <w:t>プレースホルダーを使用し、フォームが空の場合は初期表示の文言を設定。</w:t>
            </w:r>
          </w:p>
        </w:tc>
      </w:tr>
      <w:tr w:rsidR="006335D9" w:rsidTr="00852D13">
        <w:tblPrEx>
          <w:tblW w:w="11091" w:type="dxa"/>
          <w:jc w:val="center"/>
          <w:tblPrExChange w:id="731" w:author="hokada" w:date="2014-12-01T16:35:00Z">
            <w:tblPrEx>
              <w:tblW w:w="11091" w:type="dxa"/>
              <w:jc w:val="center"/>
            </w:tblPrEx>
          </w:tblPrExChange>
        </w:tblPrEx>
        <w:trPr>
          <w:jc w:val="center"/>
          <w:trPrChange w:id="732" w:author="hokada" w:date="2014-12-01T16:35:00Z">
            <w:trPr>
              <w:jc w:val="center"/>
            </w:trPr>
          </w:trPrChange>
        </w:trPr>
        <w:tc>
          <w:tcPr>
            <w:tcW w:w="450" w:type="dxa"/>
            <w:shd w:val="clear" w:color="auto" w:fill="auto"/>
            <w:vAlign w:val="center"/>
            <w:tcPrChange w:id="733" w:author="hokada" w:date="2014-12-01T16:35:00Z">
              <w:tcPr>
                <w:tcW w:w="450" w:type="dxa"/>
                <w:shd w:val="clear" w:color="auto" w:fill="auto"/>
                <w:vAlign w:val="center"/>
              </w:tcPr>
            </w:tcPrChange>
          </w:tcPr>
          <w:p w:rsidR="006335D9" w:rsidRDefault="003F2E2F" w:rsidP="00B0322B">
            <w:pPr>
              <w:jc w:val="center"/>
            </w:pPr>
            <w:r>
              <w:rPr>
                <w:rFonts w:hint="eastAsia"/>
              </w:rPr>
              <w:t>9</w:t>
            </w:r>
          </w:p>
        </w:tc>
        <w:tc>
          <w:tcPr>
            <w:tcW w:w="4051" w:type="dxa"/>
            <w:shd w:val="clear" w:color="auto" w:fill="auto"/>
            <w:vAlign w:val="center"/>
            <w:tcPrChange w:id="734" w:author="hokada" w:date="2014-12-01T16:35:00Z">
              <w:tcPr>
                <w:tcW w:w="4051" w:type="dxa"/>
                <w:shd w:val="clear" w:color="auto" w:fill="auto"/>
              </w:tcPr>
            </w:tcPrChange>
          </w:tcPr>
          <w:p w:rsidR="006335D9" w:rsidRDefault="006335D9" w:rsidP="00852D13">
            <w:r w:rsidRPr="00832374">
              <w:rPr>
                <w:rFonts w:hint="eastAsia"/>
              </w:rPr>
              <w:t>末尾のスペースは自動削除する</w:t>
            </w:r>
          </w:p>
        </w:tc>
        <w:tc>
          <w:tcPr>
            <w:tcW w:w="425" w:type="dxa"/>
            <w:shd w:val="clear" w:color="auto" w:fill="auto"/>
            <w:vAlign w:val="center"/>
            <w:tcPrChange w:id="735"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36" w:author="hokada" w:date="2014-12-01T16:35:00Z">
              <w:tcPr>
                <w:tcW w:w="6165" w:type="dxa"/>
                <w:shd w:val="clear" w:color="auto" w:fill="auto"/>
                <w:vAlign w:val="center"/>
              </w:tcPr>
            </w:tcPrChange>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w:t>
            </w:r>
            <w:del w:id="737" w:author="hokada" w:date="2014-12-01T17:12:00Z">
              <w:r w:rsidDel="0069529F">
                <w:rPr>
                  <w:rFonts w:hint="eastAsia"/>
                </w:rPr>
                <w:delText>される</w:delText>
              </w:r>
            </w:del>
            <w:r>
              <w:rPr>
                <w:rFonts w:hint="eastAsia"/>
              </w:rPr>
              <w:t>。</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4</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4</w:t>
      </w:r>
      <w:r w:rsidR="006D6429">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Change w:id="738">
          <w:tblGrid>
            <w:gridCol w:w="426"/>
            <w:gridCol w:w="1234"/>
            <w:gridCol w:w="426"/>
            <w:gridCol w:w="116"/>
            <w:gridCol w:w="1660"/>
            <w:gridCol w:w="2846"/>
            <w:gridCol w:w="4609"/>
            <w:gridCol w:w="1660"/>
          </w:tblGrid>
        </w:tblGridChange>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9"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40" o:title=""/>
                </v:shape>
                <o:OLEObject Type="Embed" ProgID="PBrush" ShapeID="_x0000_i1025" DrawAspect="Content" ObjectID="_1479556628" r:id="rId41"/>
              </w:object>
            </w:r>
          </w:p>
        </w:tc>
      </w:tr>
      <w:tr w:rsidR="006A3EBB" w:rsidTr="000D7CE7">
        <w:tblPrEx>
          <w:tblW w:w="11317" w:type="dxa"/>
          <w:jc w:val="center"/>
          <w:tblInd w:w="-415" w:type="dxa"/>
          <w:tblPrExChange w:id="739" w:author="hokada" w:date="2014-12-01T17:15:00Z">
            <w:tblPrEx>
              <w:tblW w:w="11317" w:type="dxa"/>
              <w:jc w:val="center"/>
              <w:tblInd w:w="-415" w:type="dxa"/>
            </w:tblPrEx>
          </w:tblPrExChange>
        </w:tblPrEx>
        <w:trPr>
          <w:trHeight w:val="1473"/>
          <w:jc w:val="center"/>
          <w:trPrChange w:id="740" w:author="hokada" w:date="2014-12-01T17:15:00Z">
            <w:trPr>
              <w:gridBefore w:val="2"/>
              <w:trHeight w:val="1117"/>
              <w:jc w:val="center"/>
            </w:trPr>
          </w:trPrChange>
        </w:trPr>
        <w:tc>
          <w:tcPr>
            <w:tcW w:w="426" w:type="dxa"/>
            <w:vMerge/>
            <w:vAlign w:val="center"/>
            <w:tcPrChange w:id="741" w:author="hokada" w:date="2014-12-01T17:15:00Z">
              <w:tcPr>
                <w:tcW w:w="426" w:type="dxa"/>
                <w:vMerge/>
                <w:vAlign w:val="center"/>
              </w:tcPr>
            </w:tcPrChange>
          </w:tcPr>
          <w:p w:rsidR="006A3EBB" w:rsidRDefault="006A3EBB" w:rsidP="00095289">
            <w:pPr>
              <w:jc w:val="center"/>
            </w:pPr>
          </w:p>
        </w:tc>
        <w:tc>
          <w:tcPr>
            <w:tcW w:w="2061" w:type="dxa"/>
            <w:shd w:val="clear" w:color="auto" w:fill="D9D9D9" w:themeFill="background1" w:themeFillShade="D9"/>
            <w:vAlign w:val="center"/>
            <w:tcPrChange w:id="742" w:author="hokada" w:date="2014-12-01T17:15:00Z">
              <w:tcPr>
                <w:tcW w:w="2061" w:type="dxa"/>
                <w:gridSpan w:val="2"/>
                <w:shd w:val="clear" w:color="auto" w:fill="D9D9D9" w:themeFill="background1" w:themeFillShade="D9"/>
                <w:vAlign w:val="center"/>
              </w:tcPr>
            </w:tcPrChange>
          </w:tcPr>
          <w:p w:rsidR="006A3EBB" w:rsidRDefault="006A3EBB" w:rsidP="001B2014">
            <w:r>
              <w:rPr>
                <w:rFonts w:hint="eastAsia"/>
              </w:rPr>
              <w:t>主な変更点</w:t>
            </w:r>
          </w:p>
        </w:tc>
        <w:tc>
          <w:tcPr>
            <w:tcW w:w="8830" w:type="dxa"/>
            <w:gridSpan w:val="2"/>
            <w:shd w:val="clear" w:color="auto" w:fill="D9D9D9" w:themeFill="background1" w:themeFillShade="D9"/>
            <w:vAlign w:val="center"/>
            <w:tcPrChange w:id="743" w:author="hokada" w:date="2014-12-01T17:15:00Z">
              <w:tcPr>
                <w:tcW w:w="8830" w:type="dxa"/>
                <w:gridSpan w:val="3"/>
                <w:shd w:val="clear" w:color="auto" w:fill="D9D9D9" w:themeFill="background1" w:themeFillShade="D9"/>
                <w:vAlign w:val="center"/>
              </w:tcPr>
            </w:tcPrChange>
          </w:tcPr>
          <w:p w:rsidR="006A3EBB" w:rsidRDefault="008D4A59" w:rsidP="007A7DB2">
            <w:pPr>
              <w:pStyle w:val="ab"/>
              <w:numPr>
                <w:ilvl w:val="0"/>
                <w:numId w:val="31"/>
              </w:numPr>
              <w:ind w:leftChars="0"/>
            </w:pPr>
            <w:r>
              <w:rPr>
                <w:rFonts w:hint="eastAsia"/>
              </w:rPr>
              <w:t>詳細設定のリンクが無くなった。</w:t>
            </w:r>
            <w:ins w:id="744" w:author="hokada" w:date="2014-12-01T17:13:00Z">
              <w:r w:rsidR="00B46A58">
                <w:rPr>
                  <w:rFonts w:hint="eastAsia"/>
                </w:rPr>
                <w:t>（</w:t>
              </w:r>
              <w:r w:rsidR="00B46A58">
                <w:rPr>
                  <w:rFonts w:hint="eastAsia"/>
                </w:rPr>
                <w:t>NC3</w:t>
              </w:r>
              <w:r w:rsidR="00B46A58">
                <w:rPr>
                  <w:rFonts w:hint="eastAsia"/>
                </w:rPr>
                <w:t>の仕様により、表示方法変更タブ</w:t>
              </w:r>
            </w:ins>
            <w:ins w:id="745" w:author="hokada" w:date="2014-12-01T17:16:00Z">
              <w:r w:rsidR="000D7CE7">
                <w:rPr>
                  <w:rFonts w:hint="eastAsia"/>
                </w:rPr>
                <w:t>へ移動</w:t>
              </w:r>
            </w:ins>
            <w:ins w:id="746" w:author="hokada" w:date="2014-12-01T17:13:00Z">
              <w:r w:rsidR="00B46A58">
                <w:rPr>
                  <w:rFonts w:hint="eastAsia"/>
                </w:rPr>
                <w:t>）</w:t>
              </w:r>
            </w:ins>
          </w:p>
          <w:p w:rsidR="00B46A58" w:rsidRDefault="008D4A59" w:rsidP="00B46A58">
            <w:pPr>
              <w:pStyle w:val="ab"/>
              <w:numPr>
                <w:ilvl w:val="0"/>
                <w:numId w:val="31"/>
              </w:numPr>
              <w:ind w:leftChars="0"/>
              <w:rPr>
                <w:ins w:id="747" w:author="hokada" w:date="2014-12-01T17:14:00Z"/>
              </w:rPr>
            </w:pPr>
            <w:r>
              <w:rPr>
                <w:rFonts w:hint="eastAsia"/>
              </w:rPr>
              <w:t>入力が必須かどうか一目で分かるようになった。</w:t>
            </w:r>
          </w:p>
          <w:p w:rsidR="0066514A" w:rsidRDefault="00B46A58">
            <w:pPr>
              <w:pStyle w:val="ab"/>
              <w:numPr>
                <w:ilvl w:val="0"/>
                <w:numId w:val="31"/>
              </w:numPr>
              <w:ind w:leftChars="0"/>
            </w:pPr>
            <w:ins w:id="748" w:author="hokada" w:date="2014-12-01T17:14:00Z">
              <w:r>
                <w:rPr>
                  <w:rFonts w:hint="eastAsia"/>
                </w:rPr>
                <w:t>現在の入力内容がエラーなのかどうか一目でわかるようになった。</w:t>
              </w:r>
            </w:ins>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3" o:title=""/>
                </v:shape>
                <o:OLEObject Type="Embed" ProgID="PBrush" ShapeID="_x0000_i1026" DrawAspect="Content" ObjectID="_1479556629" r:id="rId44"/>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del w:id="749" w:author="hokada" w:date="2014-12-01T17:18:00Z">
              <w:r w:rsidDel="000D7CE7">
                <w:rPr>
                  <w:rFonts w:hint="eastAsia"/>
                </w:rPr>
                <w:delText>で</w:delText>
              </w:r>
            </w:del>
            <w:r>
              <w:rPr>
                <w:rFonts w:hint="eastAsia"/>
              </w:rPr>
              <w:t>は詳細設定</w:t>
            </w:r>
            <w:del w:id="750" w:author="hokada" w:date="2014-12-01T17:18:00Z">
              <w:r w:rsidDel="000D7CE7">
                <w:rPr>
                  <w:rFonts w:hint="eastAsia"/>
                </w:rPr>
                <w:delText>となっていた</w:delText>
              </w:r>
            </w:del>
            <w:del w:id="751" w:author="hokada" w:date="2014-12-01T17:17:00Z">
              <w:r w:rsidDel="000D7CE7">
                <w:rPr>
                  <w:rFonts w:hint="eastAsia"/>
                </w:rPr>
                <w:delText>もの</w:delText>
              </w:r>
            </w:del>
            <w:del w:id="752" w:author="hokada" w:date="2014-12-01T17:18:00Z">
              <w:r w:rsidR="00033825" w:rsidDel="000D7CE7">
                <w:rPr>
                  <w:rFonts w:hint="eastAsia"/>
                </w:rPr>
                <w:delText>が</w:delText>
              </w:r>
            </w:del>
            <w:ins w:id="753" w:author="hokada" w:date="2014-12-01T17:18:00Z">
              <w:r w:rsidR="000D7CE7">
                <w:rPr>
                  <w:rFonts w:hint="eastAsia"/>
                </w:rPr>
                <w:t>で表示していたが</w:t>
              </w:r>
            </w:ins>
            <w:ins w:id="754" w:author="hokada" w:date="2014-12-01T17:17:00Z">
              <w:r w:rsidR="000D7CE7">
                <w:rPr>
                  <w:rFonts w:hint="eastAsia"/>
                </w:rPr>
                <w:t>、</w:t>
              </w:r>
            </w:ins>
            <w:r>
              <w:rPr>
                <w:rFonts w:hint="eastAsia"/>
              </w:rPr>
              <w:t>NC3</w:t>
            </w:r>
            <w:del w:id="755" w:author="hokada" w:date="2014-12-01T17:17:00Z">
              <w:r w:rsidDel="000D7CE7">
                <w:rPr>
                  <w:rFonts w:hint="eastAsia"/>
                </w:rPr>
                <w:delText>では別のタブに</w:delText>
              </w:r>
              <w:r w:rsidR="003778DB" w:rsidDel="000D7CE7">
                <w:rPr>
                  <w:rFonts w:hint="eastAsia"/>
                </w:rPr>
                <w:delText>分かれ</w:delText>
              </w:r>
              <w:r w:rsidR="000653E2" w:rsidDel="000D7CE7">
                <w:rPr>
                  <w:rFonts w:hint="eastAsia"/>
                </w:rPr>
                <w:delText>る</w:delText>
              </w:r>
              <w:r w:rsidDel="000D7CE7">
                <w:rPr>
                  <w:rFonts w:hint="eastAsia"/>
                </w:rPr>
                <w:delText>。</w:delText>
              </w:r>
            </w:del>
            <w:ins w:id="756" w:author="hokada" w:date="2014-12-01T17:17:00Z">
              <w:r w:rsidR="000D7CE7">
                <w:rPr>
                  <w:rFonts w:hint="eastAsia"/>
                </w:rPr>
                <w:t>の仕様で表示方法変更タブ内に</w:t>
              </w:r>
            </w:ins>
            <w:ins w:id="757" w:author="hokada" w:date="2014-12-01T17:18:00Z">
              <w:r w:rsidR="000D7CE7">
                <w:rPr>
                  <w:rFonts w:hint="eastAsia"/>
                </w:rPr>
                <w:t>表示</w:t>
              </w:r>
            </w:ins>
            <w:ins w:id="758" w:author="hokada" w:date="2014-12-01T17:17:00Z">
              <w:r w:rsidR="000D7CE7">
                <w:rPr>
                  <w:rFonts w:hint="eastAsia"/>
                </w:rPr>
                <w:t>。</w:t>
              </w:r>
            </w:ins>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w:t>
            </w:r>
            <w:del w:id="759" w:author="hokada" w:date="2014-12-01T17:20:00Z">
              <w:r w:rsidR="006A3EBB" w:rsidDel="00B072B6">
                <w:rPr>
                  <w:rFonts w:hint="eastAsia"/>
                </w:rPr>
                <w:delText>する</w:delText>
              </w:r>
            </w:del>
            <w:r w:rsidR="006A3EBB">
              <w:rPr>
                <w:rFonts w:hint="eastAsia"/>
              </w:rPr>
              <w:t>。</w:t>
            </w:r>
          </w:p>
          <w:p w:rsidR="006A3EBB" w:rsidRDefault="00471EFC" w:rsidP="001B2014">
            <w:pPr>
              <w:ind w:left="621"/>
            </w:pPr>
            <w:r>
              <w:rPr>
                <w:rFonts w:hint="eastAsia"/>
              </w:rPr>
              <w:t>（レスポンシブ</w:t>
            </w:r>
            <w:r w:rsidR="006A3EBB">
              <w:rPr>
                <w:rFonts w:hint="eastAsia"/>
              </w:rPr>
              <w:t>デザイン</w:t>
            </w:r>
            <w:del w:id="760" w:author="hokada" w:date="2014-12-01T17:19:00Z">
              <w:r w:rsidR="006A3EBB" w:rsidDel="000D7CE7">
                <w:rPr>
                  <w:rFonts w:hint="eastAsia"/>
                </w:rPr>
                <w:delText>に</w:delText>
              </w:r>
            </w:del>
            <w:r w:rsidR="006A3EBB">
              <w:rPr>
                <w:rFonts w:hint="eastAsia"/>
              </w:rPr>
              <w:t>対応</w:t>
            </w:r>
            <w:del w:id="761" w:author="hokada" w:date="2014-12-01T17:19:00Z">
              <w:r w:rsidR="006A3EBB" w:rsidDel="000D7CE7">
                <w:rPr>
                  <w:rFonts w:hint="eastAsia"/>
                </w:rPr>
                <w:delText>するため。</w:delText>
              </w:r>
            </w:del>
            <w:r w:rsidR="006A3EBB">
              <w:rPr>
                <w:rFonts w:hint="eastAsia"/>
              </w:rPr>
              <w:t>）</w:t>
            </w:r>
          </w:p>
          <w:p w:rsidR="006A3EBB" w:rsidRDefault="006A3EBB" w:rsidP="007A7DB2">
            <w:pPr>
              <w:pStyle w:val="ab"/>
              <w:numPr>
                <w:ilvl w:val="0"/>
                <w:numId w:val="31"/>
              </w:numPr>
              <w:ind w:leftChars="0"/>
            </w:pPr>
            <w:r>
              <w:rPr>
                <w:rFonts w:hint="eastAsia"/>
              </w:rPr>
              <w:t>ラジオボタンからチェックボックスに変更</w:t>
            </w:r>
            <w:del w:id="762" w:author="hokada" w:date="2014-12-01T17:19:00Z">
              <w:r w:rsidDel="00B072B6">
                <w:rPr>
                  <w:rFonts w:hint="eastAsia"/>
                </w:rPr>
                <w:delText>された</w:delText>
              </w:r>
            </w:del>
            <w:r>
              <w:rPr>
                <w:rFonts w:hint="eastAsia"/>
              </w:rPr>
              <w:t>。</w:t>
            </w:r>
          </w:p>
          <w:p w:rsidR="006A3EBB" w:rsidRDefault="008B3CE1" w:rsidP="001B2014">
            <w:pPr>
              <w:keepNext/>
              <w:ind w:left="621"/>
            </w:pPr>
            <w:r>
              <w:rPr>
                <w:rFonts w:hint="eastAsia"/>
              </w:rPr>
              <w:t>（</w:t>
            </w:r>
            <w:ins w:id="763" w:author="hokada" w:date="2014-12-01T17:18:00Z">
              <w:r w:rsidR="000D7CE7">
                <w:rPr>
                  <w:rFonts w:hint="eastAsia"/>
                </w:rPr>
                <w:t>NC3</w:t>
              </w:r>
              <w:r w:rsidR="000D7CE7">
                <w:rPr>
                  <w:rFonts w:hint="eastAsia"/>
                </w:rPr>
                <w:t>の</w:t>
              </w:r>
            </w:ins>
            <w:r>
              <w:rPr>
                <w:rFonts w:hint="eastAsia"/>
              </w:rPr>
              <w:t>ラジオボタン、チェックボックスの使い方に関する規定</w:t>
            </w:r>
            <w:del w:id="764" w:author="hokada" w:date="2014-12-01T17:18:00Z">
              <w:r w:rsidDel="000D7CE7">
                <w:rPr>
                  <w:rFonts w:hint="eastAsia"/>
                </w:rPr>
                <w:delText>ができた。</w:delText>
              </w:r>
            </w:del>
            <w:r>
              <w:rPr>
                <w:rFonts w:hint="eastAsia"/>
              </w:rPr>
              <w:t>）</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4</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5</w:t>
      </w:r>
      <w:r w:rsidR="006D6429">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w:t>
            </w:r>
            <w:del w:id="765" w:author="hokada" w:date="2014-12-01T17:20:00Z">
              <w:r w:rsidDel="00A5593F">
                <w:rPr>
                  <w:rFonts w:hint="eastAsia"/>
                </w:rPr>
                <w:delText>真下</w:delText>
              </w:r>
            </w:del>
            <w:ins w:id="766" w:author="hokada" w:date="2014-12-01T17:54:00Z">
              <w:r w:rsidR="00211D16">
                <w:rPr>
                  <w:rFonts w:hint="eastAsia"/>
                </w:rPr>
                <w:t>直後（真下）</w:t>
              </w:r>
            </w:ins>
            <w:r>
              <w:rPr>
                <w:rFonts w:hint="eastAsia"/>
              </w:rPr>
              <w:t>に表示</w:t>
            </w:r>
            <w:del w:id="767" w:author="hokada" w:date="2014-12-01T17:20:00Z">
              <w:r w:rsidDel="00A5593F">
                <w:rPr>
                  <w:rFonts w:hint="eastAsia"/>
                </w:rPr>
                <w:delText>する</w:delText>
              </w:r>
            </w:del>
            <w:r>
              <w:rPr>
                <w:rFonts w:hint="eastAsia"/>
              </w:rPr>
              <w:t>。</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pPr>
              <w:rPr>
                <w:ins w:id="768" w:author="hokada" w:date="2014-12-01T17:21:00Z"/>
              </w:rPr>
            </w:pPr>
            <w:r>
              <w:rPr>
                <w:rFonts w:hint="eastAsia"/>
              </w:rPr>
              <w:t>エラーであればエラーメッセージ</w:t>
            </w:r>
            <w:r w:rsidR="002C0515">
              <w:rPr>
                <w:rFonts w:hint="eastAsia"/>
              </w:rPr>
              <w:t>を表示し</w:t>
            </w:r>
            <w:r>
              <w:rPr>
                <w:rFonts w:hint="eastAsia"/>
              </w:rPr>
              <w:t>、正しい</w:t>
            </w:r>
            <w:del w:id="769" w:author="hokada" w:date="2014-12-01T17:21:00Z">
              <w:r w:rsidDel="00A01B90">
                <w:rPr>
                  <w:rFonts w:hint="eastAsia"/>
                </w:rPr>
                <w:delText>情報</w:delText>
              </w:r>
            </w:del>
            <w:ins w:id="770" w:author="hokada" w:date="2014-12-01T17:22:00Z">
              <w:r w:rsidR="00A01B90">
                <w:rPr>
                  <w:rFonts w:hint="eastAsia"/>
                </w:rPr>
                <w:t>データ</w:t>
              </w:r>
            </w:ins>
            <w:r>
              <w:rPr>
                <w:rFonts w:hint="eastAsia"/>
              </w:rPr>
              <w:t>であれば何も表示しないよう</w:t>
            </w:r>
            <w:r w:rsidR="002C0515">
              <w:rPr>
                <w:rFonts w:hint="eastAsia"/>
              </w:rPr>
              <w:t>リアルタイム</w:t>
            </w:r>
            <w:r w:rsidR="00CF54D0">
              <w:rPr>
                <w:rFonts w:hint="eastAsia"/>
              </w:rPr>
              <w:t>で</w:t>
            </w:r>
            <w:r>
              <w:rPr>
                <w:rFonts w:hint="eastAsia"/>
              </w:rPr>
              <w:t>反映</w:t>
            </w:r>
            <w:del w:id="771" w:author="hokada" w:date="2014-12-01T17:22:00Z">
              <w:r w:rsidDel="00554F88">
                <w:rPr>
                  <w:rFonts w:hint="eastAsia"/>
                </w:rPr>
                <w:delText>する</w:delText>
              </w:r>
            </w:del>
            <w:r>
              <w:rPr>
                <w:rFonts w:hint="eastAsia"/>
              </w:rPr>
              <w:t>。</w:t>
            </w:r>
          </w:p>
          <w:p w:rsidR="00A5593F" w:rsidRDefault="00A5593F" w:rsidP="00E42B21">
            <w:ins w:id="772" w:author="hokada" w:date="2014-12-01T17:21:00Z">
              <w:r>
                <w:rPr>
                  <w:rFonts w:hint="eastAsia"/>
                </w:rPr>
                <w:t>（</w:t>
              </w:r>
              <w:r>
                <w:rPr>
                  <w:rFonts w:hint="eastAsia"/>
                </w:rPr>
                <w:t>AngularJS</w:t>
              </w:r>
              <w:r>
                <w:rPr>
                  <w:rFonts w:hint="eastAsia"/>
                </w:rPr>
                <w:t>により実現）</w:t>
              </w:r>
            </w:ins>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ins w:id="773" w:author="hokada" w:date="2014-12-01T17:22:00Z">
        <w:r w:rsidR="00F42239">
          <w:rPr>
            <w:rFonts w:hint="eastAsia"/>
          </w:rPr>
          <w:t>各</w:t>
        </w:r>
      </w:ins>
      <w:r>
        <w:rPr>
          <w:rFonts w:hint="eastAsia"/>
        </w:rPr>
        <w:t>Web</w:t>
      </w:r>
      <w:r>
        <w:rPr>
          <w:rFonts w:hint="eastAsia"/>
        </w:rPr>
        <w:t>ブラウザのダイアログを使っており、このダイアログを消してデータを</w:t>
      </w:r>
      <w:del w:id="774" w:author="hokada" w:date="2014-12-01T17:23:00Z">
        <w:r w:rsidDel="00F42239">
          <w:rPr>
            <w:rFonts w:hint="eastAsia"/>
          </w:rPr>
          <w:delText>修正</w:delText>
        </w:r>
      </w:del>
      <w:ins w:id="775" w:author="hokada" w:date="2014-12-01T17:23:00Z">
        <w:r w:rsidR="00F42239">
          <w:rPr>
            <w:rFonts w:hint="eastAsia"/>
          </w:rPr>
          <w:t>再入力</w:t>
        </w:r>
      </w:ins>
      <w:r>
        <w:rPr>
          <w:rFonts w:hint="eastAsia"/>
        </w:rPr>
        <w:t>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5"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ins w:id="776"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4</w:t>
      </w:r>
      <w:ins w:id="777"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778" w:author="hokada" w:date="2014-12-01T14:07:00Z">
        <w:r w:rsidR="00BF2075">
          <w:rPr>
            <w:noProof/>
            <w:u w:val="single"/>
          </w:rPr>
          <w:t>1</w:t>
        </w:r>
        <w:r w:rsidR="006D6429">
          <w:rPr>
            <w:u w:val="single"/>
          </w:rPr>
          <w:fldChar w:fldCharType="end"/>
        </w:r>
      </w:ins>
      <w:del w:id="779"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4</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1</w:delText>
        </w:r>
        <w:r w:rsidR="006D6429" w:rsidDel="00BF2075">
          <w:rPr>
            <w:u w:val="single"/>
          </w:rPr>
          <w:fldChar w:fldCharType="end"/>
        </w:r>
      </w:del>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lastRenderedPageBreak/>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ins w:id="780"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4</w:t>
      </w:r>
      <w:ins w:id="781"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782" w:author="hokada" w:date="2014-12-01T14:07:00Z">
        <w:r w:rsidR="00BF2075">
          <w:rPr>
            <w:noProof/>
            <w:u w:val="single"/>
          </w:rPr>
          <w:t>2</w:t>
        </w:r>
        <w:r w:rsidR="006D6429">
          <w:rPr>
            <w:u w:val="single"/>
          </w:rPr>
          <w:fldChar w:fldCharType="end"/>
        </w:r>
      </w:ins>
      <w:del w:id="783"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4</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2</w:delText>
        </w:r>
        <w:r w:rsidR="006D6429" w:rsidDel="00BF2075">
          <w:rPr>
            <w:u w:val="single"/>
          </w:rPr>
          <w:fldChar w:fldCharType="end"/>
        </w:r>
      </w:del>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6D6429">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D6429">
        <w:rPr>
          <w:u w:val="single"/>
        </w:rPr>
        <w:fldChar w:fldCharType="separate"/>
      </w:r>
      <w:r w:rsidR="00CB7A33">
        <w:rPr>
          <w:noProof/>
          <w:u w:val="single"/>
        </w:rPr>
        <w:t>4</w:t>
      </w:r>
      <w:r w:rsidR="006D6429">
        <w:rPr>
          <w:u w:val="single"/>
        </w:rPr>
        <w:fldChar w:fldCharType="end"/>
      </w:r>
      <w:r w:rsidR="00CB7A33">
        <w:rPr>
          <w:u w:val="single"/>
        </w:rPr>
        <w:t>.</w:t>
      </w:r>
      <w:r w:rsidR="006D6429">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D6429">
        <w:rPr>
          <w:u w:val="single"/>
        </w:rPr>
        <w:fldChar w:fldCharType="separate"/>
      </w:r>
      <w:r w:rsidR="00CB7A33">
        <w:rPr>
          <w:noProof/>
          <w:u w:val="single"/>
        </w:rPr>
        <w:t>6</w:t>
      </w:r>
      <w:r w:rsidR="006D6429">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ins w:id="784" w:author="hokada" w:date="2014-12-01T17:24:00Z">
        <w:r w:rsidR="00D27DFA">
          <w:rPr>
            <w:rFonts w:hint="eastAsia"/>
          </w:rPr>
          <w:t>1</w:t>
        </w:r>
      </w:ins>
      <w:del w:id="785" w:author="hokada" w:date="2014-12-01T17:24:00Z">
        <w:r w:rsidDel="00D27DFA">
          <w:rPr>
            <w:rFonts w:hint="eastAsia"/>
          </w:rPr>
          <w:delText>2</w:delText>
        </w:r>
      </w:del>
      <w:r>
        <w:rPr>
          <w:rFonts w:hint="eastAsia"/>
        </w:rPr>
        <w:t>項目</w:t>
      </w:r>
      <w:ins w:id="786" w:author="hokada" w:date="2014-12-01T17:24:00Z">
        <w:r w:rsidR="00F05EAE">
          <w:rPr>
            <w:rFonts w:hint="eastAsia"/>
          </w:rPr>
          <w:t>を</w:t>
        </w:r>
      </w:ins>
      <w:del w:id="787" w:author="hokada" w:date="2014-12-01T17:24:00Z">
        <w:r w:rsidDel="00D27DFA">
          <w:rPr>
            <w:rFonts w:hint="eastAsia"/>
          </w:rPr>
          <w:delText>とも</w:delText>
        </w:r>
      </w:del>
      <w:r>
        <w:rPr>
          <w:rFonts w:hint="eastAsia"/>
        </w:rPr>
        <w:t>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del w:id="788" w:author="hokada" w:date="2014-12-01T17:24:00Z">
        <w:r w:rsidR="00E269A2" w:rsidDel="008C16C5">
          <w:rPr>
            <w:rFonts w:hint="eastAsia"/>
          </w:rPr>
          <w:delText>は</w:delText>
        </w:r>
      </w:del>
      <w:ins w:id="789" w:author="hokada" w:date="2014-12-01T17:24:00Z">
        <w:r w:rsidR="008C16C5">
          <w:rPr>
            <w:rFonts w:hint="eastAsia"/>
          </w:rPr>
          <w:t>目線で言うと、</w:t>
        </w:r>
      </w:ins>
      <w:r w:rsidR="00583B76">
        <w:rPr>
          <w:rFonts w:hint="eastAsia"/>
        </w:rPr>
        <w:t>正常なデータを入力し</w:t>
      </w:r>
      <w:del w:id="790" w:author="hokada" w:date="2014-12-01T17:25:00Z">
        <w:r w:rsidR="00583B76" w:rsidDel="008C16C5">
          <w:rPr>
            <w:rFonts w:hint="eastAsia"/>
          </w:rPr>
          <w:delText>、</w:delText>
        </w:r>
      </w:del>
      <w:r w:rsidR="00583B76">
        <w:rPr>
          <w:rFonts w:hint="eastAsia"/>
        </w:rPr>
        <w:t>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lastRenderedPageBreak/>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ins w:id="791" w:author="hokada" w:date="2014-12-01T14:07:00Z">
        <w:r w:rsidR="006D6429">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D6429">
        <w:rPr>
          <w:u w:val="single"/>
        </w:rPr>
        <w:fldChar w:fldCharType="separate"/>
      </w:r>
      <w:r w:rsidR="00BF2075">
        <w:rPr>
          <w:noProof/>
          <w:u w:val="single"/>
        </w:rPr>
        <w:t>4</w:t>
      </w:r>
      <w:ins w:id="792" w:author="hokada" w:date="2014-12-01T14:07:00Z">
        <w:r w:rsidR="006D6429">
          <w:rPr>
            <w:u w:val="single"/>
          </w:rPr>
          <w:fldChar w:fldCharType="end"/>
        </w:r>
        <w:r w:rsidR="00BF2075">
          <w:rPr>
            <w:u w:val="single"/>
          </w:rPr>
          <w:t>.</w:t>
        </w:r>
        <w:r w:rsidR="006D6429">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D6429">
        <w:rPr>
          <w:u w:val="single"/>
        </w:rPr>
        <w:fldChar w:fldCharType="separate"/>
      </w:r>
      <w:ins w:id="793" w:author="hokada" w:date="2014-12-01T14:07:00Z">
        <w:r w:rsidR="00BF2075">
          <w:rPr>
            <w:noProof/>
            <w:u w:val="single"/>
          </w:rPr>
          <w:t>3</w:t>
        </w:r>
        <w:r w:rsidR="006D6429">
          <w:rPr>
            <w:u w:val="single"/>
          </w:rPr>
          <w:fldChar w:fldCharType="end"/>
        </w:r>
      </w:ins>
      <w:del w:id="794" w:author="hokada" w:date="2014-12-01T14:07:00Z">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4</w:delText>
        </w:r>
        <w:r w:rsidR="006D6429" w:rsidDel="00BF2075">
          <w:rPr>
            <w:u w:val="single"/>
          </w:rPr>
          <w:fldChar w:fldCharType="end"/>
        </w:r>
        <w:r w:rsidR="00FB61F1" w:rsidDel="00BF2075">
          <w:rPr>
            <w:u w:val="single"/>
          </w:rPr>
          <w:delText>.</w:delText>
        </w:r>
        <w:r w:rsidR="006D6429"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D6429" w:rsidDel="00BF2075">
          <w:rPr>
            <w:u w:val="single"/>
          </w:rPr>
          <w:fldChar w:fldCharType="separate"/>
        </w:r>
        <w:r w:rsidR="00FB61F1" w:rsidDel="00BF2075">
          <w:rPr>
            <w:noProof/>
            <w:u w:val="single"/>
          </w:rPr>
          <w:delText>3</w:delText>
        </w:r>
        <w:r w:rsidR="006D6429" w:rsidDel="00BF2075">
          <w:rPr>
            <w:u w:val="single"/>
          </w:rPr>
          <w:fldChar w:fldCharType="end"/>
        </w:r>
      </w:del>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795" w:name="_Toc404964179"/>
      <w:r w:rsidRPr="007A3655">
        <w:rPr>
          <w:rFonts w:asciiTheme="majorEastAsia" w:hAnsiTheme="majorEastAsia" w:hint="eastAsia"/>
          <w:b/>
          <w:sz w:val="28"/>
          <w:szCs w:val="28"/>
        </w:rPr>
        <w:lastRenderedPageBreak/>
        <w:t>結言</w:t>
      </w:r>
      <w:bookmarkEnd w:id="795"/>
    </w:p>
    <w:p w:rsidR="000063FB" w:rsidRPr="007A3655" w:rsidRDefault="007E572C" w:rsidP="00823401">
      <w:pPr>
        <w:pStyle w:val="20"/>
      </w:pPr>
      <w:bookmarkStart w:id="796" w:name="_Toc404964180"/>
      <w:r>
        <w:rPr>
          <w:rFonts w:hint="eastAsia"/>
        </w:rPr>
        <w:t>結論</w:t>
      </w:r>
      <w:bookmarkEnd w:id="796"/>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797" w:name="_Toc404964181"/>
      <w:r>
        <w:rPr>
          <w:rFonts w:hint="eastAsia"/>
        </w:rPr>
        <w:t>今後の課題</w:t>
      </w:r>
      <w:bookmarkEnd w:id="797"/>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CD572F">
      <w:pPr>
        <w:pStyle w:val="30"/>
        <w:ind w:left="793"/>
      </w:pPr>
      <w:bookmarkStart w:id="798" w:name="_Toc404964182"/>
      <w:r w:rsidRPr="00EF082C">
        <w:rPr>
          <w:rFonts w:hint="eastAsia"/>
        </w:rPr>
        <w:t>スクロールバーの</w:t>
      </w:r>
      <w:r w:rsidRPr="00EF082C">
        <w:rPr>
          <w:rFonts w:hint="eastAsia"/>
        </w:rPr>
        <w:t>Web</w:t>
      </w:r>
      <w:r w:rsidRPr="00EF082C">
        <w:rPr>
          <w:rFonts w:hint="eastAsia"/>
        </w:rPr>
        <w:t>ブラウザ依存問題の調査</w:t>
      </w:r>
      <w:bookmarkEnd w:id="798"/>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w:t>
      </w:r>
      <w:r w:rsidR="00630F8A">
        <w:rPr>
          <w:rFonts w:hint="eastAsia"/>
        </w:rPr>
        <w:t>したりする</w:t>
      </w:r>
      <w:r w:rsidR="003E1FC0">
        <w:rPr>
          <w:rFonts w:hint="eastAsia"/>
        </w:rPr>
        <w:t>ことで実現</w:t>
      </w:r>
      <w:r>
        <w:rPr>
          <w:rFonts w:hint="eastAsia"/>
        </w:rPr>
        <w:t>できるかもしれないので、引き続き調査する。</w:t>
      </w:r>
    </w:p>
    <w:p w:rsidR="004241B6" w:rsidRPr="004241B6" w:rsidRDefault="004241B6" w:rsidP="004241B6"/>
    <w:p w:rsidR="004241B6" w:rsidRDefault="00EC0113" w:rsidP="00CD572F">
      <w:pPr>
        <w:pStyle w:val="30"/>
        <w:ind w:left="793"/>
      </w:pPr>
      <w:bookmarkStart w:id="799" w:name="_Toc404964183"/>
      <w:r w:rsidRPr="00EF082C">
        <w:rPr>
          <w:rFonts w:hint="eastAsia"/>
        </w:rPr>
        <w:t>本稿執筆中に発生した仕様変更への対応</w:t>
      </w:r>
      <w:bookmarkEnd w:id="799"/>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CD572F">
      <w:pPr>
        <w:pStyle w:val="30"/>
        <w:ind w:left="793"/>
      </w:pPr>
      <w:bookmarkStart w:id="800" w:name="_Toc404964184"/>
      <w:r w:rsidRPr="00EF082C">
        <w:rPr>
          <w:rFonts w:hint="eastAsia"/>
        </w:rPr>
        <w:t>掲示板プラグイン開発におけるフォーム最適化</w:t>
      </w:r>
      <w:bookmarkEnd w:id="800"/>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801" w:name="_Toc404964185"/>
      <w:r>
        <w:rPr>
          <w:rFonts w:asciiTheme="majorEastAsia" w:hAnsiTheme="majorEastAsia" w:hint="eastAsia"/>
          <w:b/>
          <w:sz w:val="28"/>
          <w:szCs w:val="28"/>
        </w:rPr>
        <w:lastRenderedPageBreak/>
        <w:t>謝辞</w:t>
      </w:r>
      <w:bookmarkEnd w:id="801"/>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802" w:name="_Toc404964186"/>
      <w:r w:rsidRPr="007A3655">
        <w:rPr>
          <w:rFonts w:asciiTheme="majorEastAsia" w:hAnsiTheme="majorEastAsia" w:hint="eastAsia"/>
          <w:b/>
          <w:sz w:val="28"/>
          <w:szCs w:val="28"/>
        </w:rPr>
        <w:lastRenderedPageBreak/>
        <w:t>参考文献</w:t>
      </w:r>
      <w:bookmarkEnd w:id="802"/>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8"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9"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50"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51"/>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25F0" w:rsidRDefault="00B425F0" w:rsidP="001E3E5A">
      <w:pPr>
        <w:spacing w:line="240" w:lineRule="auto"/>
      </w:pPr>
      <w:r>
        <w:separator/>
      </w:r>
    </w:p>
  </w:endnote>
  <w:endnote w:type="continuationSeparator" w:id="0">
    <w:p w:rsidR="00B425F0" w:rsidRDefault="00B425F0"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643277" w:rsidRDefault="006D6429">
        <w:pPr>
          <w:pStyle w:val="a5"/>
          <w:jc w:val="center"/>
        </w:pPr>
        <w:fldSimple w:instr=" PAGE   \* MERGEFORMAT ">
          <w:r w:rsidR="00630F8A" w:rsidRPr="00630F8A">
            <w:rPr>
              <w:noProof/>
              <w:lang w:val="ja-JP"/>
            </w:rPr>
            <w:t>35</w:t>
          </w:r>
        </w:fldSimple>
      </w:p>
    </w:sdtContent>
  </w:sdt>
  <w:p w:rsidR="00643277" w:rsidRPr="00064DC2" w:rsidRDefault="00643277">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25F0" w:rsidRDefault="00B425F0" w:rsidP="001E3E5A">
      <w:pPr>
        <w:spacing w:line="240" w:lineRule="auto"/>
      </w:pPr>
      <w:r>
        <w:separator/>
      </w:r>
    </w:p>
  </w:footnote>
  <w:footnote w:type="continuationSeparator" w:id="0">
    <w:p w:rsidR="00B425F0" w:rsidRDefault="00B425F0"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F5F2DC56"/>
    <w:lvl w:ilvl="0" w:tplc="7818B7FC">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6F9082DE"/>
    <w:lvl w:ilvl="0" w:tplc="F47CDAD8">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1">
    <w:nsid w:val="32B16774"/>
    <w:multiLevelType w:val="hybridMultilevel"/>
    <w:tmpl w:val="4FC46E56"/>
    <w:lvl w:ilvl="0" w:tplc="7D0A8836">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7F74ED6"/>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4">
    <w:nsid w:val="38247E8C"/>
    <w:multiLevelType w:val="hybridMultilevel"/>
    <w:tmpl w:val="45CAECC6"/>
    <w:lvl w:ilvl="0" w:tplc="04090011">
      <w:start w:val="1"/>
      <w:numFmt w:val="decimalEnclosedCircle"/>
      <w:lvlText w:val="%1"/>
      <w:lvlJc w:val="left"/>
      <w:pPr>
        <w:ind w:left="988" w:hanging="420"/>
      </w:p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5">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3B877855"/>
    <w:multiLevelType w:val="hybridMultilevel"/>
    <w:tmpl w:val="0FB8682C"/>
    <w:lvl w:ilvl="0" w:tplc="B9C8E632">
      <w:start w:val="1"/>
      <w:numFmt w:val="decimal"/>
      <w:lvlText w:val="(%1)"/>
      <w:lvlJc w:val="left"/>
      <w:pPr>
        <w:ind w:left="846" w:hanging="420"/>
      </w:pPr>
      <w:rPr>
        <w:rFonts w:hint="default"/>
        <w:b/>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7">
    <w:nsid w:val="3C252565"/>
    <w:multiLevelType w:val="hybridMultilevel"/>
    <w:tmpl w:val="C750F62C"/>
    <w:lvl w:ilvl="0" w:tplc="04090011">
      <w:start w:val="1"/>
      <w:numFmt w:val="decimalEnclosedCircle"/>
      <w:lvlText w:val="%1"/>
      <w:lvlJc w:val="left"/>
      <w:pPr>
        <w:ind w:left="1130" w:hanging="420"/>
      </w:pPr>
    </w:lvl>
    <w:lvl w:ilvl="1" w:tplc="04090017" w:tentative="1">
      <w:start w:val="1"/>
      <w:numFmt w:val="aiueoFullWidth"/>
      <w:lvlText w:val="(%2)"/>
      <w:lvlJc w:val="left"/>
      <w:pPr>
        <w:ind w:left="1550" w:hanging="420"/>
      </w:pPr>
    </w:lvl>
    <w:lvl w:ilvl="2" w:tplc="04090011" w:tentative="1">
      <w:start w:val="1"/>
      <w:numFmt w:val="decimalEnclosedCircle"/>
      <w:lvlText w:val="%3"/>
      <w:lvlJc w:val="left"/>
      <w:pPr>
        <w:ind w:left="1970" w:hanging="420"/>
      </w:pPr>
    </w:lvl>
    <w:lvl w:ilvl="3" w:tplc="0409000F" w:tentative="1">
      <w:start w:val="1"/>
      <w:numFmt w:val="decimal"/>
      <w:lvlText w:val="%4."/>
      <w:lvlJc w:val="left"/>
      <w:pPr>
        <w:ind w:left="2390" w:hanging="420"/>
      </w:pPr>
    </w:lvl>
    <w:lvl w:ilvl="4" w:tplc="04090017" w:tentative="1">
      <w:start w:val="1"/>
      <w:numFmt w:val="aiueoFullWidth"/>
      <w:lvlText w:val="(%5)"/>
      <w:lvlJc w:val="left"/>
      <w:pPr>
        <w:ind w:left="2810" w:hanging="420"/>
      </w:pPr>
    </w:lvl>
    <w:lvl w:ilvl="5" w:tplc="04090011" w:tentative="1">
      <w:start w:val="1"/>
      <w:numFmt w:val="decimalEnclosedCircle"/>
      <w:lvlText w:val="%6"/>
      <w:lvlJc w:val="left"/>
      <w:pPr>
        <w:ind w:left="3230" w:hanging="420"/>
      </w:pPr>
    </w:lvl>
    <w:lvl w:ilvl="6" w:tplc="0409000F" w:tentative="1">
      <w:start w:val="1"/>
      <w:numFmt w:val="decimal"/>
      <w:lvlText w:val="%7."/>
      <w:lvlJc w:val="left"/>
      <w:pPr>
        <w:ind w:left="3650" w:hanging="420"/>
      </w:pPr>
    </w:lvl>
    <w:lvl w:ilvl="7" w:tplc="04090017" w:tentative="1">
      <w:start w:val="1"/>
      <w:numFmt w:val="aiueoFullWidth"/>
      <w:lvlText w:val="(%8)"/>
      <w:lvlJc w:val="left"/>
      <w:pPr>
        <w:ind w:left="4070" w:hanging="420"/>
      </w:pPr>
    </w:lvl>
    <w:lvl w:ilvl="8" w:tplc="04090011" w:tentative="1">
      <w:start w:val="1"/>
      <w:numFmt w:val="decimalEnclosedCircle"/>
      <w:lvlText w:val="%9"/>
      <w:lvlJc w:val="left"/>
      <w:pPr>
        <w:ind w:left="4490" w:hanging="420"/>
      </w:pPr>
    </w:lvl>
  </w:abstractNum>
  <w:abstractNum w:abstractNumId="18">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9">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20">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2">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3">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7">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9">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30">
    <w:nsid w:val="67DC31D0"/>
    <w:multiLevelType w:val="hybridMultilevel"/>
    <w:tmpl w:val="55089C90"/>
    <w:lvl w:ilvl="0" w:tplc="0409001B">
      <w:start w:val="1"/>
      <w:numFmt w:val="lowerRoman"/>
      <w:lvlText w:val="%1."/>
      <w:lvlJc w:val="right"/>
      <w:pPr>
        <w:ind w:left="1271" w:hanging="420"/>
      </w:pPr>
      <w:rPr>
        <w:rFonts w:hint="default"/>
      </w:rPr>
    </w:lvl>
    <w:lvl w:ilvl="1" w:tplc="04090017" w:tentative="1">
      <w:start w:val="1"/>
      <w:numFmt w:val="aiueoFullWidth"/>
      <w:lvlText w:val="(%2)"/>
      <w:lvlJc w:val="left"/>
      <w:pPr>
        <w:ind w:left="1691" w:hanging="420"/>
      </w:pPr>
    </w:lvl>
    <w:lvl w:ilvl="2" w:tplc="04090011" w:tentative="1">
      <w:start w:val="1"/>
      <w:numFmt w:val="decimalEnclosedCircle"/>
      <w:lvlText w:val="%3"/>
      <w:lvlJc w:val="left"/>
      <w:pPr>
        <w:ind w:left="2111" w:hanging="420"/>
      </w:pPr>
    </w:lvl>
    <w:lvl w:ilvl="3" w:tplc="0409000F" w:tentative="1">
      <w:start w:val="1"/>
      <w:numFmt w:val="decimal"/>
      <w:lvlText w:val="%4."/>
      <w:lvlJc w:val="left"/>
      <w:pPr>
        <w:ind w:left="2531" w:hanging="420"/>
      </w:pPr>
    </w:lvl>
    <w:lvl w:ilvl="4" w:tplc="04090017" w:tentative="1">
      <w:start w:val="1"/>
      <w:numFmt w:val="aiueoFullWidth"/>
      <w:lvlText w:val="(%5)"/>
      <w:lvlJc w:val="left"/>
      <w:pPr>
        <w:ind w:left="2951" w:hanging="420"/>
      </w:pPr>
    </w:lvl>
    <w:lvl w:ilvl="5" w:tplc="04090011" w:tentative="1">
      <w:start w:val="1"/>
      <w:numFmt w:val="decimalEnclosedCircle"/>
      <w:lvlText w:val="%6"/>
      <w:lvlJc w:val="left"/>
      <w:pPr>
        <w:ind w:left="3371" w:hanging="420"/>
      </w:pPr>
    </w:lvl>
    <w:lvl w:ilvl="6" w:tplc="0409000F" w:tentative="1">
      <w:start w:val="1"/>
      <w:numFmt w:val="decimal"/>
      <w:lvlText w:val="%7."/>
      <w:lvlJc w:val="left"/>
      <w:pPr>
        <w:ind w:left="3791" w:hanging="420"/>
      </w:pPr>
    </w:lvl>
    <w:lvl w:ilvl="7" w:tplc="04090017" w:tentative="1">
      <w:start w:val="1"/>
      <w:numFmt w:val="aiueoFullWidth"/>
      <w:lvlText w:val="(%8)"/>
      <w:lvlJc w:val="left"/>
      <w:pPr>
        <w:ind w:left="4211" w:hanging="420"/>
      </w:pPr>
    </w:lvl>
    <w:lvl w:ilvl="8" w:tplc="04090011" w:tentative="1">
      <w:start w:val="1"/>
      <w:numFmt w:val="decimalEnclosedCircle"/>
      <w:lvlText w:val="%9"/>
      <w:lvlJc w:val="left"/>
      <w:pPr>
        <w:ind w:left="4631" w:hanging="420"/>
      </w:pPr>
    </w:lvl>
  </w:abstractNum>
  <w:abstractNum w:abstractNumId="31">
    <w:nsid w:val="689E3428"/>
    <w:multiLevelType w:val="hybridMultilevel"/>
    <w:tmpl w:val="3E20A70C"/>
    <w:lvl w:ilvl="0" w:tplc="04090005">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2">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3">
    <w:nsid w:val="6CC057EB"/>
    <w:multiLevelType w:val="hybridMultilevel"/>
    <w:tmpl w:val="502C3ECC"/>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4">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5">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6">
    <w:nsid w:val="74AA6CFE"/>
    <w:multiLevelType w:val="hybridMultilevel"/>
    <w:tmpl w:val="9D904832"/>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7">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8">
    <w:nsid w:val="7863373E"/>
    <w:multiLevelType w:val="hybridMultilevel"/>
    <w:tmpl w:val="2474CECE"/>
    <w:lvl w:ilvl="0" w:tplc="7818B7FC">
      <w:start w:val="1"/>
      <w:numFmt w:val="decimalEnclosedCircle"/>
      <w:lvlText w:val="%1"/>
      <w:lvlJc w:val="left"/>
      <w:pPr>
        <w:ind w:left="846" w:hanging="420"/>
      </w:pPr>
      <w:rPr>
        <w:rFonts w:hint="default"/>
        <w:b w:val="0"/>
      </w:rPr>
    </w:lvl>
    <w:lvl w:ilvl="1" w:tplc="04090017" w:tentative="1">
      <w:start w:val="1"/>
      <w:numFmt w:val="aiueoFullWidth"/>
      <w:lvlText w:val="(%2)"/>
      <w:lvlJc w:val="left"/>
      <w:pPr>
        <w:ind w:left="698" w:hanging="420"/>
      </w:pPr>
    </w:lvl>
    <w:lvl w:ilvl="2" w:tplc="04090011" w:tentative="1">
      <w:start w:val="1"/>
      <w:numFmt w:val="decimalEnclosedCircle"/>
      <w:lvlText w:val="%3"/>
      <w:lvlJc w:val="left"/>
      <w:pPr>
        <w:ind w:left="1118" w:hanging="420"/>
      </w:pPr>
    </w:lvl>
    <w:lvl w:ilvl="3" w:tplc="0409000F" w:tentative="1">
      <w:start w:val="1"/>
      <w:numFmt w:val="decimal"/>
      <w:lvlText w:val="%4."/>
      <w:lvlJc w:val="left"/>
      <w:pPr>
        <w:ind w:left="1538" w:hanging="420"/>
      </w:pPr>
    </w:lvl>
    <w:lvl w:ilvl="4" w:tplc="04090017" w:tentative="1">
      <w:start w:val="1"/>
      <w:numFmt w:val="aiueoFullWidth"/>
      <w:lvlText w:val="(%5)"/>
      <w:lvlJc w:val="left"/>
      <w:pPr>
        <w:ind w:left="1958" w:hanging="420"/>
      </w:pPr>
    </w:lvl>
    <w:lvl w:ilvl="5" w:tplc="04090011" w:tentative="1">
      <w:start w:val="1"/>
      <w:numFmt w:val="decimalEnclosedCircle"/>
      <w:lvlText w:val="%6"/>
      <w:lvlJc w:val="left"/>
      <w:pPr>
        <w:ind w:left="2378" w:hanging="420"/>
      </w:pPr>
    </w:lvl>
    <w:lvl w:ilvl="6" w:tplc="0409000F" w:tentative="1">
      <w:start w:val="1"/>
      <w:numFmt w:val="decimal"/>
      <w:lvlText w:val="%7."/>
      <w:lvlJc w:val="left"/>
      <w:pPr>
        <w:ind w:left="2798" w:hanging="420"/>
      </w:pPr>
    </w:lvl>
    <w:lvl w:ilvl="7" w:tplc="04090017" w:tentative="1">
      <w:start w:val="1"/>
      <w:numFmt w:val="aiueoFullWidth"/>
      <w:lvlText w:val="(%8)"/>
      <w:lvlJc w:val="left"/>
      <w:pPr>
        <w:ind w:left="3218" w:hanging="420"/>
      </w:pPr>
    </w:lvl>
    <w:lvl w:ilvl="8" w:tplc="04090011" w:tentative="1">
      <w:start w:val="1"/>
      <w:numFmt w:val="decimalEnclosedCircle"/>
      <w:lvlText w:val="%9"/>
      <w:lvlJc w:val="left"/>
      <w:pPr>
        <w:ind w:left="3638" w:hanging="420"/>
      </w:pPr>
    </w:lvl>
  </w:abstractNum>
  <w:abstractNum w:abstractNumId="39">
    <w:nsid w:val="7FD848E3"/>
    <w:multiLevelType w:val="multilevel"/>
    <w:tmpl w:val="A5F8C1C6"/>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680" w:hanging="680"/>
      </w:pPr>
      <w:rPr>
        <w:rFonts w:asciiTheme="majorHAnsi" w:hAnsiTheme="majorHAnsi" w:cstheme="majorHAnsi" w:hint="default"/>
      </w:rPr>
    </w:lvl>
    <w:lvl w:ilvl="3">
      <w:start w:val="1"/>
      <w:numFmt w:val="decimal"/>
      <w:lvlText w:val="(%4)"/>
      <w:lvlJc w:val="left"/>
      <w:pPr>
        <w:ind w:left="1135" w:hanging="851"/>
      </w:pPr>
      <w:rPr>
        <w:rFonts w:hint="default"/>
        <w:b/>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2"/>
  </w:num>
  <w:num w:numId="3">
    <w:abstractNumId w:val="0"/>
  </w:num>
  <w:num w:numId="4">
    <w:abstractNumId w:val="27"/>
  </w:num>
  <w:num w:numId="5">
    <w:abstractNumId w:val="39"/>
  </w:num>
  <w:num w:numId="6">
    <w:abstractNumId w:val="23"/>
  </w:num>
  <w:num w:numId="7">
    <w:abstractNumId w:val="24"/>
  </w:num>
  <w:num w:numId="8">
    <w:abstractNumId w:val="10"/>
  </w:num>
  <w:num w:numId="9">
    <w:abstractNumId w:val="30"/>
  </w:num>
  <w:num w:numId="10">
    <w:abstractNumId w:val="26"/>
  </w:num>
  <w:num w:numId="11">
    <w:abstractNumId w:val="5"/>
  </w:num>
  <w:num w:numId="12">
    <w:abstractNumId w:val="21"/>
  </w:num>
  <w:num w:numId="13">
    <w:abstractNumId w:val="9"/>
  </w:num>
  <w:num w:numId="14">
    <w:abstractNumId w:val="29"/>
  </w:num>
  <w:num w:numId="15">
    <w:abstractNumId w:val="11"/>
  </w:num>
  <w:num w:numId="16">
    <w:abstractNumId w:val="4"/>
  </w:num>
  <w:num w:numId="17">
    <w:abstractNumId w:val="15"/>
  </w:num>
  <w:num w:numId="18">
    <w:abstractNumId w:val="12"/>
  </w:num>
  <w:num w:numId="19">
    <w:abstractNumId w:val="7"/>
  </w:num>
  <w:num w:numId="20">
    <w:abstractNumId w:val="36"/>
  </w:num>
  <w:num w:numId="21">
    <w:abstractNumId w:val="28"/>
  </w:num>
  <w:num w:numId="22">
    <w:abstractNumId w:val="35"/>
  </w:num>
  <w:num w:numId="23">
    <w:abstractNumId w:val="17"/>
  </w:num>
  <w:num w:numId="24">
    <w:abstractNumId w:val="22"/>
  </w:num>
  <w:num w:numId="25">
    <w:abstractNumId w:val="20"/>
  </w:num>
  <w:num w:numId="26">
    <w:abstractNumId w:val="19"/>
  </w:num>
  <w:num w:numId="27">
    <w:abstractNumId w:val="37"/>
  </w:num>
  <w:num w:numId="28">
    <w:abstractNumId w:val="34"/>
  </w:num>
  <w:num w:numId="29">
    <w:abstractNumId w:val="16"/>
  </w:num>
  <w:num w:numId="30">
    <w:abstractNumId w:val="18"/>
  </w:num>
  <w:num w:numId="31">
    <w:abstractNumId w:val="3"/>
  </w:num>
  <w:num w:numId="32">
    <w:abstractNumId w:val="8"/>
  </w:num>
  <w:num w:numId="33">
    <w:abstractNumId w:val="1"/>
  </w:num>
  <w:num w:numId="34">
    <w:abstractNumId w:val="32"/>
  </w:num>
  <w:num w:numId="35">
    <w:abstractNumId w:val="6"/>
  </w:num>
  <w:num w:numId="36">
    <w:abstractNumId w:val="33"/>
  </w:num>
  <w:num w:numId="37">
    <w:abstractNumId w:val="13"/>
  </w:num>
  <w:num w:numId="38">
    <w:abstractNumId w:val="14"/>
  </w:num>
  <w:num w:numId="39">
    <w:abstractNumId w:val="38"/>
  </w:num>
  <w:num w:numId="40">
    <w:abstractNumId w:val="3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revisionView w:markup="0"/>
  <w:defaultTabStop w:val="840"/>
  <w:drawingGridHorizontalSpacing w:val="105"/>
  <w:displayHorizontalDrawingGridEvery w:val="0"/>
  <w:displayVerticalDrawingGridEvery w:val="2"/>
  <w:characterSpacingControl w:val="compressPunctuation"/>
  <w:hdrShapeDefaults>
    <o:shapedefaults v:ext="edit" spidmax="110594">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3BA3"/>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1D55"/>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4A3C"/>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D7CE7"/>
    <w:rsid w:val="000E1D63"/>
    <w:rsid w:val="000E2921"/>
    <w:rsid w:val="000E2995"/>
    <w:rsid w:val="000E320D"/>
    <w:rsid w:val="000E383F"/>
    <w:rsid w:val="000E3BE9"/>
    <w:rsid w:val="000E3BF6"/>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309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1365"/>
    <w:rsid w:val="001821F7"/>
    <w:rsid w:val="00182684"/>
    <w:rsid w:val="00182D31"/>
    <w:rsid w:val="00184BEE"/>
    <w:rsid w:val="00185348"/>
    <w:rsid w:val="00187487"/>
    <w:rsid w:val="001879E2"/>
    <w:rsid w:val="001901CC"/>
    <w:rsid w:val="001946D8"/>
    <w:rsid w:val="00195E55"/>
    <w:rsid w:val="001961FD"/>
    <w:rsid w:val="00196EBE"/>
    <w:rsid w:val="001A0B38"/>
    <w:rsid w:val="001A1D46"/>
    <w:rsid w:val="001A200D"/>
    <w:rsid w:val="001A29EE"/>
    <w:rsid w:val="001A2C01"/>
    <w:rsid w:val="001A31C6"/>
    <w:rsid w:val="001A5E22"/>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1D16"/>
    <w:rsid w:val="002122AB"/>
    <w:rsid w:val="00213713"/>
    <w:rsid w:val="0021699A"/>
    <w:rsid w:val="00220C61"/>
    <w:rsid w:val="00221675"/>
    <w:rsid w:val="0022192C"/>
    <w:rsid w:val="002238F8"/>
    <w:rsid w:val="00223EF5"/>
    <w:rsid w:val="00225D3C"/>
    <w:rsid w:val="00227D0D"/>
    <w:rsid w:val="002302B3"/>
    <w:rsid w:val="00230ADD"/>
    <w:rsid w:val="00231F38"/>
    <w:rsid w:val="0023273A"/>
    <w:rsid w:val="00232D98"/>
    <w:rsid w:val="00236739"/>
    <w:rsid w:val="00240156"/>
    <w:rsid w:val="00241CA1"/>
    <w:rsid w:val="00241DD4"/>
    <w:rsid w:val="002427E9"/>
    <w:rsid w:val="00242859"/>
    <w:rsid w:val="00245751"/>
    <w:rsid w:val="00250413"/>
    <w:rsid w:val="00250679"/>
    <w:rsid w:val="00250F3E"/>
    <w:rsid w:val="00251A0C"/>
    <w:rsid w:val="0025230D"/>
    <w:rsid w:val="002523E2"/>
    <w:rsid w:val="00252C34"/>
    <w:rsid w:val="00254CDF"/>
    <w:rsid w:val="0025596C"/>
    <w:rsid w:val="00256491"/>
    <w:rsid w:val="00261C68"/>
    <w:rsid w:val="0026219C"/>
    <w:rsid w:val="00262B29"/>
    <w:rsid w:val="00263664"/>
    <w:rsid w:val="00264632"/>
    <w:rsid w:val="002667AA"/>
    <w:rsid w:val="0027090D"/>
    <w:rsid w:val="0027101F"/>
    <w:rsid w:val="0027289F"/>
    <w:rsid w:val="00272BC0"/>
    <w:rsid w:val="00273D96"/>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4FF"/>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1A7A"/>
    <w:rsid w:val="002D2ED7"/>
    <w:rsid w:val="002D366D"/>
    <w:rsid w:val="002D4973"/>
    <w:rsid w:val="002D4CF1"/>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24A5"/>
    <w:rsid w:val="00304F84"/>
    <w:rsid w:val="003053DA"/>
    <w:rsid w:val="0030583F"/>
    <w:rsid w:val="00307B45"/>
    <w:rsid w:val="00310F93"/>
    <w:rsid w:val="00311D9C"/>
    <w:rsid w:val="00312C5B"/>
    <w:rsid w:val="00312C89"/>
    <w:rsid w:val="00312D5C"/>
    <w:rsid w:val="00314FE5"/>
    <w:rsid w:val="0031558C"/>
    <w:rsid w:val="0031662E"/>
    <w:rsid w:val="0032593F"/>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1D5"/>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181"/>
    <w:rsid w:val="003C4209"/>
    <w:rsid w:val="003C64DC"/>
    <w:rsid w:val="003C7880"/>
    <w:rsid w:val="003C7B4E"/>
    <w:rsid w:val="003D048A"/>
    <w:rsid w:val="003D08B2"/>
    <w:rsid w:val="003D23F2"/>
    <w:rsid w:val="003D28DB"/>
    <w:rsid w:val="003D3185"/>
    <w:rsid w:val="003D45CF"/>
    <w:rsid w:val="003D6539"/>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3B8A"/>
    <w:rsid w:val="004240A9"/>
    <w:rsid w:val="004241B6"/>
    <w:rsid w:val="004243BD"/>
    <w:rsid w:val="004250B0"/>
    <w:rsid w:val="00425433"/>
    <w:rsid w:val="00425ACE"/>
    <w:rsid w:val="00432031"/>
    <w:rsid w:val="0043210E"/>
    <w:rsid w:val="00432232"/>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67A55"/>
    <w:rsid w:val="00470941"/>
    <w:rsid w:val="00470C2D"/>
    <w:rsid w:val="00470E1E"/>
    <w:rsid w:val="00471112"/>
    <w:rsid w:val="00471EFC"/>
    <w:rsid w:val="004720BF"/>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B7520"/>
    <w:rsid w:val="004C1054"/>
    <w:rsid w:val="004C1A79"/>
    <w:rsid w:val="004C407E"/>
    <w:rsid w:val="004C5DA9"/>
    <w:rsid w:val="004D1639"/>
    <w:rsid w:val="004D3175"/>
    <w:rsid w:val="004D3D0D"/>
    <w:rsid w:val="004D61BE"/>
    <w:rsid w:val="004E03F8"/>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2C8"/>
    <w:rsid w:val="004F5838"/>
    <w:rsid w:val="004F5B84"/>
    <w:rsid w:val="004F5CFF"/>
    <w:rsid w:val="004F6E1A"/>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621"/>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4F88"/>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26A"/>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074B"/>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1DC"/>
    <w:rsid w:val="0061239F"/>
    <w:rsid w:val="00613915"/>
    <w:rsid w:val="00613AD4"/>
    <w:rsid w:val="006167A4"/>
    <w:rsid w:val="00616954"/>
    <w:rsid w:val="006231BA"/>
    <w:rsid w:val="00624078"/>
    <w:rsid w:val="006255D0"/>
    <w:rsid w:val="00626AC3"/>
    <w:rsid w:val="00627431"/>
    <w:rsid w:val="00630F8A"/>
    <w:rsid w:val="006335D9"/>
    <w:rsid w:val="00633933"/>
    <w:rsid w:val="00633F4C"/>
    <w:rsid w:val="00634F27"/>
    <w:rsid w:val="006374E7"/>
    <w:rsid w:val="00642789"/>
    <w:rsid w:val="00643277"/>
    <w:rsid w:val="0064329E"/>
    <w:rsid w:val="00643952"/>
    <w:rsid w:val="006459F5"/>
    <w:rsid w:val="00646738"/>
    <w:rsid w:val="0064702E"/>
    <w:rsid w:val="006471E6"/>
    <w:rsid w:val="00647D3C"/>
    <w:rsid w:val="0065025E"/>
    <w:rsid w:val="006504D7"/>
    <w:rsid w:val="006505A9"/>
    <w:rsid w:val="006512FA"/>
    <w:rsid w:val="006518DF"/>
    <w:rsid w:val="006520ED"/>
    <w:rsid w:val="006521A3"/>
    <w:rsid w:val="006536FE"/>
    <w:rsid w:val="006543C8"/>
    <w:rsid w:val="00654467"/>
    <w:rsid w:val="00654490"/>
    <w:rsid w:val="00654A28"/>
    <w:rsid w:val="00654A71"/>
    <w:rsid w:val="006557FC"/>
    <w:rsid w:val="0066093D"/>
    <w:rsid w:val="006613DB"/>
    <w:rsid w:val="0066514A"/>
    <w:rsid w:val="00666C09"/>
    <w:rsid w:val="00666E0F"/>
    <w:rsid w:val="006676BC"/>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29F"/>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6429"/>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1FB"/>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6618"/>
    <w:rsid w:val="007A7DB2"/>
    <w:rsid w:val="007A7F2A"/>
    <w:rsid w:val="007B01CA"/>
    <w:rsid w:val="007B0A37"/>
    <w:rsid w:val="007B0CA6"/>
    <w:rsid w:val="007B210D"/>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7F7FB4"/>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875"/>
    <w:rsid w:val="00847DD5"/>
    <w:rsid w:val="008520D3"/>
    <w:rsid w:val="00852D1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4E2C"/>
    <w:rsid w:val="00885866"/>
    <w:rsid w:val="00886E3E"/>
    <w:rsid w:val="00891BF4"/>
    <w:rsid w:val="008930C8"/>
    <w:rsid w:val="00893EED"/>
    <w:rsid w:val="008976EE"/>
    <w:rsid w:val="008A045C"/>
    <w:rsid w:val="008A11B2"/>
    <w:rsid w:val="008A16CF"/>
    <w:rsid w:val="008A1CD1"/>
    <w:rsid w:val="008A2B3F"/>
    <w:rsid w:val="008A4A77"/>
    <w:rsid w:val="008A58A5"/>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6C5"/>
    <w:rsid w:val="008C18A2"/>
    <w:rsid w:val="008C4C9D"/>
    <w:rsid w:val="008C508E"/>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3B3"/>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74D"/>
    <w:rsid w:val="00933958"/>
    <w:rsid w:val="009351DF"/>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1B90"/>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593F"/>
    <w:rsid w:val="00A56A6A"/>
    <w:rsid w:val="00A57609"/>
    <w:rsid w:val="00A60059"/>
    <w:rsid w:val="00A60119"/>
    <w:rsid w:val="00A605CF"/>
    <w:rsid w:val="00A60F72"/>
    <w:rsid w:val="00A6181B"/>
    <w:rsid w:val="00A6399A"/>
    <w:rsid w:val="00A64153"/>
    <w:rsid w:val="00A6420C"/>
    <w:rsid w:val="00A64543"/>
    <w:rsid w:val="00A64C08"/>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69D4"/>
    <w:rsid w:val="00AA7972"/>
    <w:rsid w:val="00AB103E"/>
    <w:rsid w:val="00AB1F3D"/>
    <w:rsid w:val="00AB21E8"/>
    <w:rsid w:val="00AB2954"/>
    <w:rsid w:val="00AB4F23"/>
    <w:rsid w:val="00AB6327"/>
    <w:rsid w:val="00AB6E9D"/>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424B"/>
    <w:rsid w:val="00AD522C"/>
    <w:rsid w:val="00AD551F"/>
    <w:rsid w:val="00AD5833"/>
    <w:rsid w:val="00AD799E"/>
    <w:rsid w:val="00AE12D9"/>
    <w:rsid w:val="00AE14A0"/>
    <w:rsid w:val="00AE2716"/>
    <w:rsid w:val="00AE4C1D"/>
    <w:rsid w:val="00AE4D5C"/>
    <w:rsid w:val="00AE5705"/>
    <w:rsid w:val="00AE6EE8"/>
    <w:rsid w:val="00AE75E1"/>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2B6"/>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25F0"/>
    <w:rsid w:val="00B43294"/>
    <w:rsid w:val="00B435BC"/>
    <w:rsid w:val="00B45337"/>
    <w:rsid w:val="00B45BEC"/>
    <w:rsid w:val="00B46A58"/>
    <w:rsid w:val="00B50053"/>
    <w:rsid w:val="00B50785"/>
    <w:rsid w:val="00B50B88"/>
    <w:rsid w:val="00B536F7"/>
    <w:rsid w:val="00B542EF"/>
    <w:rsid w:val="00B54A58"/>
    <w:rsid w:val="00B565FD"/>
    <w:rsid w:val="00B5726C"/>
    <w:rsid w:val="00B57961"/>
    <w:rsid w:val="00B62C02"/>
    <w:rsid w:val="00B66042"/>
    <w:rsid w:val="00B7022A"/>
    <w:rsid w:val="00B7131B"/>
    <w:rsid w:val="00B73C08"/>
    <w:rsid w:val="00B746C5"/>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8FB"/>
    <w:rsid w:val="00BC4DEF"/>
    <w:rsid w:val="00BC56BB"/>
    <w:rsid w:val="00BD0F15"/>
    <w:rsid w:val="00BD127D"/>
    <w:rsid w:val="00BD3D07"/>
    <w:rsid w:val="00BD4F69"/>
    <w:rsid w:val="00BD6348"/>
    <w:rsid w:val="00BD6AA2"/>
    <w:rsid w:val="00BE2225"/>
    <w:rsid w:val="00BE2561"/>
    <w:rsid w:val="00BE275D"/>
    <w:rsid w:val="00BE3720"/>
    <w:rsid w:val="00BE5D5E"/>
    <w:rsid w:val="00BE7313"/>
    <w:rsid w:val="00BE7F79"/>
    <w:rsid w:val="00BF102F"/>
    <w:rsid w:val="00BF1AF8"/>
    <w:rsid w:val="00BF2075"/>
    <w:rsid w:val="00BF251A"/>
    <w:rsid w:val="00BF2524"/>
    <w:rsid w:val="00BF2964"/>
    <w:rsid w:val="00BF32EA"/>
    <w:rsid w:val="00BF3753"/>
    <w:rsid w:val="00BF3E8F"/>
    <w:rsid w:val="00BF4084"/>
    <w:rsid w:val="00BF52B9"/>
    <w:rsid w:val="00BF692D"/>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0CF5"/>
    <w:rsid w:val="00C83BAF"/>
    <w:rsid w:val="00C83DF6"/>
    <w:rsid w:val="00C83FCA"/>
    <w:rsid w:val="00C840E4"/>
    <w:rsid w:val="00C84C7F"/>
    <w:rsid w:val="00C86525"/>
    <w:rsid w:val="00C87052"/>
    <w:rsid w:val="00C87070"/>
    <w:rsid w:val="00C87D28"/>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2F"/>
    <w:rsid w:val="00CD576D"/>
    <w:rsid w:val="00CE427C"/>
    <w:rsid w:val="00CE4693"/>
    <w:rsid w:val="00CE4997"/>
    <w:rsid w:val="00CE66DD"/>
    <w:rsid w:val="00CE7B25"/>
    <w:rsid w:val="00CF04D5"/>
    <w:rsid w:val="00CF1963"/>
    <w:rsid w:val="00CF2083"/>
    <w:rsid w:val="00CF2C3F"/>
    <w:rsid w:val="00CF463D"/>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27DFA"/>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3810"/>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4AA6"/>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0DAF"/>
    <w:rsid w:val="00ED1559"/>
    <w:rsid w:val="00ED1872"/>
    <w:rsid w:val="00ED37BF"/>
    <w:rsid w:val="00ED59AB"/>
    <w:rsid w:val="00ED6975"/>
    <w:rsid w:val="00ED77A7"/>
    <w:rsid w:val="00EE0AC7"/>
    <w:rsid w:val="00EE1462"/>
    <w:rsid w:val="00EE1956"/>
    <w:rsid w:val="00EE209F"/>
    <w:rsid w:val="00EE2187"/>
    <w:rsid w:val="00EE2DA6"/>
    <w:rsid w:val="00EE3985"/>
    <w:rsid w:val="00EE44B0"/>
    <w:rsid w:val="00EE46E2"/>
    <w:rsid w:val="00EE5024"/>
    <w:rsid w:val="00EE6BF2"/>
    <w:rsid w:val="00EE6F3E"/>
    <w:rsid w:val="00EF082C"/>
    <w:rsid w:val="00EF1D3F"/>
    <w:rsid w:val="00EF2C1B"/>
    <w:rsid w:val="00EF37BD"/>
    <w:rsid w:val="00EF633C"/>
    <w:rsid w:val="00EF702B"/>
    <w:rsid w:val="00F04110"/>
    <w:rsid w:val="00F05EAE"/>
    <w:rsid w:val="00F069F5"/>
    <w:rsid w:val="00F07D49"/>
    <w:rsid w:val="00F12213"/>
    <w:rsid w:val="00F13089"/>
    <w:rsid w:val="00F13324"/>
    <w:rsid w:val="00F143AA"/>
    <w:rsid w:val="00F1532F"/>
    <w:rsid w:val="00F153D2"/>
    <w:rsid w:val="00F16749"/>
    <w:rsid w:val="00F1799A"/>
    <w:rsid w:val="00F21446"/>
    <w:rsid w:val="00F22EDB"/>
    <w:rsid w:val="00F23A90"/>
    <w:rsid w:val="00F24007"/>
    <w:rsid w:val="00F248C8"/>
    <w:rsid w:val="00F24E33"/>
    <w:rsid w:val="00F255E6"/>
    <w:rsid w:val="00F275CF"/>
    <w:rsid w:val="00F34918"/>
    <w:rsid w:val="00F35D34"/>
    <w:rsid w:val="00F3653D"/>
    <w:rsid w:val="00F37AF2"/>
    <w:rsid w:val="00F40BD1"/>
    <w:rsid w:val="00F40CA4"/>
    <w:rsid w:val="00F42239"/>
    <w:rsid w:val="00F42BBF"/>
    <w:rsid w:val="00F44B0F"/>
    <w:rsid w:val="00F47607"/>
    <w:rsid w:val="00F47B3D"/>
    <w:rsid w:val="00F51AED"/>
    <w:rsid w:val="00F527E8"/>
    <w:rsid w:val="00F535C3"/>
    <w:rsid w:val="00F539A1"/>
    <w:rsid w:val="00F539F7"/>
    <w:rsid w:val="00F55DE7"/>
    <w:rsid w:val="00F56709"/>
    <w:rsid w:val="00F60502"/>
    <w:rsid w:val="00F6092B"/>
    <w:rsid w:val="00F61782"/>
    <w:rsid w:val="00F6339E"/>
    <w:rsid w:val="00F63688"/>
    <w:rsid w:val="00F63FA5"/>
    <w:rsid w:val="00F648E4"/>
    <w:rsid w:val="00F64E39"/>
    <w:rsid w:val="00F65EC1"/>
    <w:rsid w:val="00F66042"/>
    <w:rsid w:val="00F70F24"/>
    <w:rsid w:val="00F720F4"/>
    <w:rsid w:val="00F744C9"/>
    <w:rsid w:val="00F74568"/>
    <w:rsid w:val="00F74836"/>
    <w:rsid w:val="00F759F7"/>
    <w:rsid w:val="00F77CE1"/>
    <w:rsid w:val="00F813A5"/>
    <w:rsid w:val="00F82E13"/>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0594">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book.cakephp.org/2.0/ja/contributing/cakephp-coding-conventions.html"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getbootstrap.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google-styleguide.googlecode.com/svn/trunk/jsoncstyleguide.x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js.studio-kingdom.com/angularj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oleObject" Target="embeddings/oleObject2.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google-styleguide.googlecode.com/svn/trunk/jsoncstyleguide.x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book.cakephp.org/2.0/ja/index.html" TargetMode="External"/><Relationship Id="rId8" Type="http://schemas.openxmlformats.org/officeDocument/2006/relationships/image" Target="media/image2.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09288-11A6-4D4B-9580-0DF42FF2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19412</TotalTime>
  <Pages>40</Pages>
  <Words>3833</Words>
  <Characters>21850</Characters>
  <Application>Microsoft Office Word</Application>
  <DocSecurity>0</DocSecurity>
  <Lines>182</Lines>
  <Paragraphs>51</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25632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1527</cp:revision>
  <cp:lastPrinted>2014-11-20T09:43:00Z</cp:lastPrinted>
  <dcterms:created xsi:type="dcterms:W3CDTF">2010-11-25T04:50:00Z</dcterms:created>
  <dcterms:modified xsi:type="dcterms:W3CDTF">2014-12-08T06:11:00Z</dcterms:modified>
</cp:coreProperties>
</file>