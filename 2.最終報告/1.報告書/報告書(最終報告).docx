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3E5A" w:rsidRDefault="001E3E5A" w:rsidP="00B85DF9">
      <w:pPr>
        <w:widowControl/>
        <w:adjustRightInd/>
        <w:spacing w:line="240" w:lineRule="auto"/>
        <w:textAlignment w:val="auto"/>
        <w:rPr>
          <w:rFonts w:asciiTheme="majorEastAsia" w:eastAsiaTheme="majorEastAsia" w:hAnsiTheme="majorEastAsia"/>
        </w:rPr>
      </w:pPr>
    </w:p>
    <w:p w:rsidR="00B03235" w:rsidRPr="007A3655" w:rsidRDefault="00B03235">
      <w:pPr>
        <w:widowControl/>
        <w:adjustRightInd/>
        <w:spacing w:line="240" w:lineRule="auto"/>
        <w:jc w:val="left"/>
        <w:textAlignment w:val="auto"/>
        <w:rPr>
          <w:rFonts w:asciiTheme="majorEastAsia" w:eastAsiaTheme="majorEastAsia" w:hAnsiTheme="majorEastAsia"/>
        </w:rPr>
      </w:pPr>
    </w:p>
    <w:p w:rsidR="001E3E5A" w:rsidRPr="007A3655" w:rsidRDefault="001E3E5A" w:rsidP="001E3E5A">
      <w:pPr>
        <w:widowControl/>
        <w:adjustRightInd/>
        <w:spacing w:line="240" w:lineRule="auto"/>
        <w:jc w:val="center"/>
        <w:textAlignment w:val="auto"/>
        <w:rPr>
          <w:rFonts w:asciiTheme="majorEastAsia" w:eastAsiaTheme="majorEastAsia" w:hAnsiTheme="majorEastAsia"/>
        </w:rPr>
      </w:pPr>
    </w:p>
    <w:p w:rsidR="001E3E5A" w:rsidRPr="00CF04D5" w:rsidRDefault="001E3E5A" w:rsidP="002C29D1">
      <w:pPr>
        <w:jc w:val="center"/>
        <w:rPr>
          <w:b/>
          <w:sz w:val="44"/>
          <w:szCs w:val="44"/>
        </w:rPr>
      </w:pPr>
      <w:r w:rsidRPr="00CF04D5">
        <w:rPr>
          <w:rFonts w:hint="eastAsia"/>
          <w:b/>
          <w:sz w:val="44"/>
          <w:szCs w:val="44"/>
        </w:rPr>
        <w:t>研究</w:t>
      </w:r>
      <w:r w:rsidR="00A35BFD">
        <w:rPr>
          <w:rFonts w:hint="eastAsia"/>
          <w:b/>
          <w:sz w:val="44"/>
          <w:szCs w:val="44"/>
        </w:rPr>
        <w:t>最終</w:t>
      </w:r>
      <w:r w:rsidRPr="00CF04D5">
        <w:rPr>
          <w:rFonts w:hint="eastAsia"/>
          <w:b/>
          <w:sz w:val="44"/>
          <w:szCs w:val="44"/>
        </w:rPr>
        <w:t>報告</w:t>
      </w:r>
    </w:p>
    <w:p w:rsidR="00494553" w:rsidRPr="007A3655" w:rsidRDefault="00494553" w:rsidP="001961FD">
      <w:pPr>
        <w:rPr>
          <w:szCs w:val="21"/>
        </w:rPr>
      </w:pPr>
    </w:p>
    <w:p w:rsidR="00D06255" w:rsidRDefault="004C1A79" w:rsidP="00D91250">
      <w:pPr>
        <w:jc w:val="center"/>
        <w:rPr>
          <w:sz w:val="28"/>
          <w:szCs w:val="28"/>
        </w:rPr>
      </w:pPr>
      <w:r>
        <w:rPr>
          <w:rFonts w:hint="eastAsia"/>
          <w:sz w:val="28"/>
          <w:szCs w:val="28"/>
        </w:rPr>
        <w:t>NetCommons3</w:t>
      </w:r>
      <w:r>
        <w:rPr>
          <w:rFonts w:hint="eastAsia"/>
          <w:sz w:val="28"/>
          <w:szCs w:val="28"/>
        </w:rPr>
        <w:t>プラグイン開発における機能提案</w:t>
      </w:r>
      <w:r w:rsidR="005344AE">
        <w:rPr>
          <w:rFonts w:hint="eastAsia"/>
          <w:sz w:val="28"/>
          <w:szCs w:val="28"/>
        </w:rPr>
        <w:t>及び、</w:t>
      </w:r>
      <w:r>
        <w:rPr>
          <w:rFonts w:hint="eastAsia"/>
          <w:sz w:val="28"/>
          <w:szCs w:val="28"/>
        </w:rPr>
        <w:t>評価</w:t>
      </w:r>
    </w:p>
    <w:p w:rsidR="004C1A79" w:rsidRPr="00470E1E" w:rsidRDefault="004C1A79" w:rsidP="004C1A79">
      <w:pPr>
        <w:ind w:firstLine="840"/>
        <w:jc w:val="center"/>
        <w:rPr>
          <w:sz w:val="28"/>
          <w:szCs w:val="28"/>
        </w:rPr>
      </w:pPr>
    </w:p>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D06255" w:rsidRPr="007A3655" w:rsidRDefault="00D06255" w:rsidP="001961FD"/>
    <w:p w:rsidR="001E3E5A" w:rsidRPr="007A3655" w:rsidRDefault="001E3E5A" w:rsidP="001961FD"/>
    <w:p w:rsidR="001E3E5A" w:rsidRPr="007A3655" w:rsidRDefault="001E3E5A" w:rsidP="001961FD">
      <w:r w:rsidRPr="007A3655">
        <w:rPr>
          <w:rFonts w:hint="eastAsia"/>
        </w:rPr>
        <w:t xml:space="preserve">　　　　指導教授</w:t>
      </w:r>
      <w:r w:rsidRPr="007A3655">
        <w:rPr>
          <w:rFonts w:hint="eastAsia"/>
        </w:rPr>
        <w:tab/>
      </w:r>
      <w:r w:rsidR="00453AA3">
        <w:rPr>
          <w:rFonts w:hint="eastAsia"/>
        </w:rPr>
        <w:t>国立情報学研究所　社会共有知研究センター</w:t>
      </w:r>
    </w:p>
    <w:p w:rsidR="001E3E5A"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ab/>
      </w:r>
      <w:r w:rsidR="00453AA3">
        <w:rPr>
          <w:rFonts w:hint="eastAsia"/>
        </w:rPr>
        <w:t>新井</w:t>
      </w:r>
      <w:r w:rsidR="003420F0">
        <w:rPr>
          <w:rFonts w:hint="eastAsia"/>
        </w:rPr>
        <w:t xml:space="preserve">　</w:t>
      </w:r>
      <w:r w:rsidR="00453AA3">
        <w:rPr>
          <w:rFonts w:hint="eastAsia"/>
        </w:rPr>
        <w:t>紀子</w:t>
      </w:r>
      <w:r w:rsidRPr="007A3655">
        <w:rPr>
          <w:rFonts w:hint="eastAsia"/>
        </w:rPr>
        <w:t xml:space="preserve">　</w:t>
      </w:r>
      <w:r w:rsidR="0029559A" w:rsidRPr="007A3655">
        <w:rPr>
          <w:rFonts w:hint="eastAsia"/>
        </w:rPr>
        <w:t xml:space="preserve">　</w:t>
      </w:r>
      <w:r w:rsidRPr="007A3655">
        <w:rPr>
          <w:rFonts w:hint="eastAsia"/>
        </w:rPr>
        <w:t>教授</w:t>
      </w:r>
      <w:r w:rsidR="002D1A7A">
        <w:rPr>
          <w:rFonts w:hint="eastAsia"/>
        </w:rPr>
        <w:t xml:space="preserve">　　　　　　</w:t>
      </w:r>
      <w:r w:rsidR="002D1A7A">
        <w:rPr>
          <w:rFonts w:ascii="ＭＳ 明朝" w:eastAsia="ＭＳ 明朝" w:hAnsi="ＭＳ 明朝" w:hint="eastAsia"/>
          <w:sz w:val="18"/>
        </w:rPr>
        <w:t>印</w:t>
      </w:r>
    </w:p>
    <w:p w:rsidR="001E3E5A" w:rsidRPr="003420F0" w:rsidRDefault="001E3E5A" w:rsidP="001961FD"/>
    <w:p w:rsidR="001E3E5A" w:rsidRPr="007A3655" w:rsidRDefault="001E3E5A" w:rsidP="001961FD">
      <w:r w:rsidRPr="007A3655">
        <w:rPr>
          <w:rFonts w:hint="eastAsia"/>
        </w:rPr>
        <w:t xml:space="preserve">　　　　担当教授</w:t>
      </w:r>
      <w:r w:rsidRPr="007A3655">
        <w:rPr>
          <w:rFonts w:hint="eastAsia"/>
        </w:rPr>
        <w:tab/>
        <w:t>(</w:t>
      </w:r>
      <w:r w:rsidRPr="007A3655">
        <w:rPr>
          <w:rFonts w:hint="eastAsia"/>
        </w:rPr>
        <w:t>日工専</w:t>
      </w:r>
      <w:r w:rsidRPr="007A3655">
        <w:rPr>
          <w:rFonts w:hint="eastAsia"/>
        </w:rPr>
        <w:t xml:space="preserve">) </w:t>
      </w:r>
      <w:r w:rsidRPr="007A3655">
        <w:rPr>
          <w:rFonts w:hint="eastAsia"/>
        </w:rPr>
        <w:t>情報工学科</w:t>
      </w:r>
    </w:p>
    <w:p w:rsidR="001E3E5A" w:rsidRPr="007A3655"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ab/>
      </w:r>
      <w:r w:rsidR="00453AA3">
        <w:rPr>
          <w:rFonts w:hint="eastAsia"/>
        </w:rPr>
        <w:t>清水</w:t>
      </w:r>
      <w:r w:rsidR="0029559A" w:rsidRPr="007A3655">
        <w:rPr>
          <w:rFonts w:hint="eastAsia"/>
        </w:rPr>
        <w:t xml:space="preserve">　</w:t>
      </w:r>
      <w:r w:rsidR="00453AA3">
        <w:rPr>
          <w:rFonts w:hint="eastAsia"/>
        </w:rPr>
        <w:t>富門</w:t>
      </w:r>
      <w:r w:rsidRPr="007A3655">
        <w:rPr>
          <w:rFonts w:hint="eastAsia"/>
        </w:rPr>
        <w:t xml:space="preserve">　</w:t>
      </w:r>
      <w:r w:rsidR="0029559A" w:rsidRPr="007A3655">
        <w:rPr>
          <w:rFonts w:hint="eastAsia"/>
        </w:rPr>
        <w:t xml:space="preserve">　</w:t>
      </w:r>
      <w:r w:rsidRPr="007A3655">
        <w:rPr>
          <w:rFonts w:hint="eastAsia"/>
        </w:rPr>
        <w:t>教授</w:t>
      </w:r>
      <w:r w:rsidR="002D1A7A">
        <w:rPr>
          <w:rFonts w:hint="eastAsia"/>
        </w:rPr>
        <w:t xml:space="preserve">　　　　　　</w:t>
      </w:r>
      <w:r w:rsidR="002D1A7A">
        <w:rPr>
          <w:rFonts w:ascii="ＭＳ 明朝" w:eastAsia="ＭＳ 明朝" w:hAnsi="ＭＳ 明朝" w:hint="eastAsia"/>
          <w:sz w:val="18"/>
        </w:rPr>
        <w:t>印</w:t>
      </w:r>
    </w:p>
    <w:p w:rsidR="001E3E5A" w:rsidRPr="007A3655" w:rsidRDefault="001E3E5A" w:rsidP="001961FD"/>
    <w:p w:rsidR="001E3E5A" w:rsidRPr="007A3655" w:rsidRDefault="001E3E5A" w:rsidP="001961FD">
      <w:r w:rsidRPr="007A3655">
        <w:rPr>
          <w:rFonts w:hint="eastAsia"/>
        </w:rPr>
        <w:t xml:space="preserve">　　　　報告者</w:t>
      </w:r>
      <w:r w:rsidRPr="007A3655">
        <w:rPr>
          <w:rFonts w:hint="eastAsia"/>
        </w:rPr>
        <w:tab/>
      </w:r>
      <w:r w:rsidRPr="007A3655">
        <w:rPr>
          <w:rFonts w:hint="eastAsia"/>
        </w:rPr>
        <w:tab/>
        <w:t>(</w:t>
      </w:r>
      <w:r w:rsidRPr="007A3655">
        <w:rPr>
          <w:rFonts w:hint="eastAsia"/>
        </w:rPr>
        <w:t>日工専</w:t>
      </w:r>
      <w:r w:rsidRPr="007A3655">
        <w:rPr>
          <w:rFonts w:hint="eastAsia"/>
        </w:rPr>
        <w:t xml:space="preserve">) </w:t>
      </w:r>
      <w:r w:rsidRPr="007A3655">
        <w:rPr>
          <w:rFonts w:hint="eastAsia"/>
        </w:rPr>
        <w:t>情報工学科</w:t>
      </w:r>
    </w:p>
    <w:p w:rsidR="001E3E5A" w:rsidRPr="007A3655"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第</w:t>
      </w:r>
      <w:r w:rsidRPr="007A3655">
        <w:rPr>
          <w:rFonts w:hint="eastAsia"/>
        </w:rPr>
        <w:t xml:space="preserve"> 5</w:t>
      </w:r>
      <w:r w:rsidR="00453AA3">
        <w:rPr>
          <w:rFonts w:hint="eastAsia"/>
        </w:rPr>
        <w:t>4</w:t>
      </w:r>
      <w:r w:rsidRPr="007A3655">
        <w:rPr>
          <w:rFonts w:hint="eastAsia"/>
        </w:rPr>
        <w:t xml:space="preserve"> </w:t>
      </w:r>
      <w:r w:rsidR="0029559A" w:rsidRPr="007A3655">
        <w:rPr>
          <w:rFonts w:hint="eastAsia"/>
        </w:rPr>
        <w:t>期</w:t>
      </w:r>
      <w:r w:rsidR="00453AA3">
        <w:rPr>
          <w:rFonts w:hint="eastAsia"/>
        </w:rPr>
        <w:t xml:space="preserve">　</w:t>
      </w:r>
      <w:r w:rsidR="0029559A" w:rsidRPr="007A3655">
        <w:rPr>
          <w:rFonts w:hint="eastAsia"/>
        </w:rPr>
        <w:t xml:space="preserve">研究科生　</w:t>
      </w:r>
      <w:r w:rsidR="00453AA3">
        <w:rPr>
          <w:rFonts w:hint="eastAsia"/>
        </w:rPr>
        <w:t>外田</w:t>
      </w:r>
      <w:r w:rsidR="003420F0">
        <w:rPr>
          <w:rFonts w:hint="eastAsia"/>
        </w:rPr>
        <w:t xml:space="preserve">　</w:t>
      </w:r>
      <w:r w:rsidR="00453AA3">
        <w:rPr>
          <w:rFonts w:hint="eastAsia"/>
        </w:rPr>
        <w:t>浩太朗</w:t>
      </w:r>
      <w:r w:rsidR="002D1A7A">
        <w:rPr>
          <w:rFonts w:hint="eastAsia"/>
        </w:rPr>
        <w:t xml:space="preserve">　　　</w:t>
      </w:r>
      <w:r w:rsidR="002D1A7A">
        <w:rPr>
          <w:rFonts w:ascii="ＭＳ 明朝" w:eastAsia="ＭＳ 明朝" w:hAnsi="ＭＳ 明朝" w:hint="eastAsia"/>
          <w:sz w:val="18"/>
        </w:rPr>
        <w:t>印</w:t>
      </w:r>
    </w:p>
    <w:p w:rsidR="00A3540B" w:rsidRPr="00453AA3" w:rsidRDefault="00A3540B" w:rsidP="001961FD"/>
    <w:p w:rsidR="00A3540B" w:rsidRPr="007A3655" w:rsidRDefault="00A3540B" w:rsidP="001961FD"/>
    <w:p w:rsidR="001E3E5A" w:rsidRPr="007A3655" w:rsidRDefault="001E3E5A" w:rsidP="001961FD"/>
    <w:p w:rsidR="001E3E5A" w:rsidRPr="007A3655" w:rsidRDefault="00A3540B" w:rsidP="001961FD">
      <w:r w:rsidRPr="007A3655">
        <w:rPr>
          <w:rFonts w:hint="eastAsia"/>
        </w:rPr>
        <w:t>研究期間</w:t>
      </w:r>
      <w:r w:rsidRPr="007A3655">
        <w:rPr>
          <w:rFonts w:hint="eastAsia"/>
        </w:rPr>
        <w:tab/>
      </w:r>
      <w:r w:rsidRPr="007A3655">
        <w:rPr>
          <w:rFonts w:hint="eastAsia"/>
        </w:rPr>
        <w:tab/>
      </w:r>
      <w:r w:rsidR="0029559A" w:rsidRPr="007A3655">
        <w:rPr>
          <w:rFonts w:hint="eastAsia"/>
        </w:rPr>
        <w:t>201</w:t>
      </w:r>
      <w:r w:rsidR="00453AA3">
        <w:rPr>
          <w:rFonts w:hint="eastAsia"/>
        </w:rPr>
        <w:t xml:space="preserve">4 </w:t>
      </w:r>
      <w:r w:rsidRPr="007A3655">
        <w:rPr>
          <w:rFonts w:hint="eastAsia"/>
        </w:rPr>
        <w:t>年</w:t>
      </w:r>
      <w:r w:rsidRPr="007A3655">
        <w:rPr>
          <w:rFonts w:hint="eastAsia"/>
        </w:rPr>
        <w:t xml:space="preserve"> </w:t>
      </w:r>
      <w:r w:rsidR="0029559A" w:rsidRPr="007A3655">
        <w:rPr>
          <w:rFonts w:hint="eastAsia"/>
        </w:rPr>
        <w:t>4</w:t>
      </w:r>
      <w:r w:rsidRPr="007A3655">
        <w:rPr>
          <w:rFonts w:hint="eastAsia"/>
        </w:rPr>
        <w:t xml:space="preserve"> </w:t>
      </w:r>
      <w:r w:rsidRPr="007A3655">
        <w:rPr>
          <w:rFonts w:hint="eastAsia"/>
        </w:rPr>
        <w:t>月</w:t>
      </w:r>
      <w:r w:rsidRPr="007A3655">
        <w:rPr>
          <w:rFonts w:hint="eastAsia"/>
        </w:rPr>
        <w:t xml:space="preserve"> </w:t>
      </w:r>
      <w:r w:rsidR="0029559A" w:rsidRPr="007A3655">
        <w:rPr>
          <w:rFonts w:hint="eastAsia"/>
        </w:rPr>
        <w:t>1</w:t>
      </w:r>
      <w:r w:rsidRPr="007A3655">
        <w:rPr>
          <w:rFonts w:hint="eastAsia"/>
        </w:rPr>
        <w:t xml:space="preserve"> </w:t>
      </w:r>
      <w:r w:rsidRPr="007A3655">
        <w:rPr>
          <w:rFonts w:hint="eastAsia"/>
        </w:rPr>
        <w:t xml:space="preserve">日　～　</w:t>
      </w:r>
      <w:r w:rsidR="0029559A" w:rsidRPr="007A3655">
        <w:rPr>
          <w:rFonts w:hint="eastAsia"/>
        </w:rPr>
        <w:t>201</w:t>
      </w:r>
      <w:r w:rsidR="00262C2E">
        <w:rPr>
          <w:rFonts w:hint="eastAsia"/>
        </w:rPr>
        <w:t>5</w:t>
      </w:r>
      <w:r w:rsidRPr="007A3655">
        <w:rPr>
          <w:rFonts w:hint="eastAsia"/>
        </w:rPr>
        <w:t xml:space="preserve"> </w:t>
      </w:r>
      <w:r w:rsidRPr="007A3655">
        <w:rPr>
          <w:rFonts w:hint="eastAsia"/>
        </w:rPr>
        <w:t>年</w:t>
      </w:r>
      <w:r w:rsidRPr="007A3655">
        <w:rPr>
          <w:rFonts w:hint="eastAsia"/>
        </w:rPr>
        <w:t xml:space="preserve"> </w:t>
      </w:r>
      <w:r w:rsidR="00262C2E">
        <w:rPr>
          <w:rFonts w:hint="eastAsia"/>
        </w:rPr>
        <w:t>3</w:t>
      </w:r>
      <w:r w:rsidRPr="007A3655">
        <w:rPr>
          <w:rFonts w:hint="eastAsia"/>
        </w:rPr>
        <w:t xml:space="preserve"> </w:t>
      </w:r>
      <w:r w:rsidRPr="007A3655">
        <w:rPr>
          <w:rFonts w:hint="eastAsia"/>
        </w:rPr>
        <w:t>月</w:t>
      </w:r>
      <w:r w:rsidRPr="007A3655">
        <w:rPr>
          <w:rFonts w:hint="eastAsia"/>
        </w:rPr>
        <w:t xml:space="preserve"> </w:t>
      </w:r>
      <w:r w:rsidR="00F753E1">
        <w:rPr>
          <w:rFonts w:hint="eastAsia"/>
        </w:rPr>
        <w:t>25</w:t>
      </w:r>
      <w:r w:rsidRPr="007A3655">
        <w:rPr>
          <w:rFonts w:hint="eastAsia"/>
        </w:rPr>
        <w:t>日</w:t>
      </w:r>
    </w:p>
    <w:p w:rsidR="00A3540B" w:rsidRPr="007A3655" w:rsidRDefault="00A3540B" w:rsidP="001961FD">
      <w:r w:rsidRPr="007A3655">
        <w:rPr>
          <w:rFonts w:hint="eastAsia"/>
        </w:rPr>
        <w:t>報告年月日</w:t>
      </w:r>
      <w:r w:rsidRPr="007A3655">
        <w:rPr>
          <w:rFonts w:hint="eastAsia"/>
        </w:rPr>
        <w:tab/>
      </w:r>
      <w:r w:rsidRPr="007A3655">
        <w:rPr>
          <w:rFonts w:hint="eastAsia"/>
        </w:rPr>
        <w:tab/>
      </w:r>
      <w:r w:rsidR="0029559A" w:rsidRPr="007A3655">
        <w:rPr>
          <w:rFonts w:hint="eastAsia"/>
        </w:rPr>
        <w:t>201</w:t>
      </w:r>
      <w:r w:rsidR="00262C2E">
        <w:rPr>
          <w:rFonts w:hint="eastAsia"/>
        </w:rPr>
        <w:t>5</w:t>
      </w:r>
      <w:r w:rsidRPr="007A3655">
        <w:rPr>
          <w:rFonts w:hint="eastAsia"/>
        </w:rPr>
        <w:t xml:space="preserve"> </w:t>
      </w:r>
      <w:r w:rsidRPr="007A3655">
        <w:rPr>
          <w:rFonts w:hint="eastAsia"/>
        </w:rPr>
        <w:t>年</w:t>
      </w:r>
      <w:r w:rsidRPr="007A3655">
        <w:rPr>
          <w:rFonts w:hint="eastAsia"/>
        </w:rPr>
        <w:t xml:space="preserve"> </w:t>
      </w:r>
      <w:r w:rsidR="00262C2E">
        <w:rPr>
          <w:rFonts w:hint="eastAsia"/>
        </w:rPr>
        <w:t>3</w:t>
      </w:r>
      <w:r w:rsidRPr="007A3655">
        <w:rPr>
          <w:rFonts w:hint="eastAsia"/>
        </w:rPr>
        <w:t xml:space="preserve"> </w:t>
      </w:r>
      <w:r w:rsidRPr="007A3655">
        <w:rPr>
          <w:rFonts w:hint="eastAsia"/>
        </w:rPr>
        <w:t>月</w:t>
      </w:r>
      <w:r w:rsidRPr="007A3655">
        <w:rPr>
          <w:rFonts w:hint="eastAsia"/>
        </w:rPr>
        <w:t xml:space="preserve"> </w:t>
      </w:r>
      <w:r w:rsidR="00262C2E">
        <w:rPr>
          <w:rFonts w:hint="eastAsia"/>
        </w:rPr>
        <w:t>26</w:t>
      </w:r>
      <w:r w:rsidRPr="007A3655">
        <w:rPr>
          <w:rFonts w:hint="eastAsia"/>
        </w:rPr>
        <w:t xml:space="preserve"> </w:t>
      </w:r>
      <w:r w:rsidRPr="007A3655">
        <w:rPr>
          <w:rFonts w:hint="eastAsia"/>
        </w:rPr>
        <w:t>日</w:t>
      </w:r>
    </w:p>
    <w:p w:rsidR="001E3E5A" w:rsidRPr="007A3655" w:rsidRDefault="001E3E5A">
      <w:pPr>
        <w:widowControl/>
        <w:adjustRightInd/>
        <w:spacing w:line="240" w:lineRule="auto"/>
        <w:jc w:val="left"/>
        <w:textAlignment w:val="auto"/>
        <w:rPr>
          <w:rFonts w:asciiTheme="majorEastAsia" w:eastAsiaTheme="majorEastAsia" w:hAnsiTheme="majorEastAsia"/>
        </w:rPr>
      </w:pPr>
      <w:r w:rsidRPr="007A3655">
        <w:rPr>
          <w:rFonts w:asciiTheme="majorEastAsia" w:eastAsiaTheme="majorEastAsia" w:hAnsiTheme="majorEastAsia"/>
        </w:rPr>
        <w:br w:type="page"/>
      </w:r>
    </w:p>
    <w:p w:rsidR="00422A24" w:rsidRPr="007A3655" w:rsidRDefault="00754956" w:rsidP="0093330E">
      <w:pPr>
        <w:pStyle w:val="10"/>
        <w:numPr>
          <w:ilvl w:val="0"/>
          <w:numId w:val="0"/>
        </w:numPr>
        <w:rPr>
          <w:rFonts w:asciiTheme="majorEastAsia" w:hAnsiTheme="majorEastAsia"/>
          <w:b/>
          <w:sz w:val="28"/>
          <w:szCs w:val="28"/>
        </w:rPr>
      </w:pPr>
      <w:bookmarkStart w:id="0" w:name="_Toc310354650"/>
      <w:bookmarkStart w:id="1" w:name="_Toc310446343"/>
      <w:bookmarkStart w:id="2" w:name="_Toc310550005"/>
      <w:bookmarkStart w:id="3" w:name="_Toc403383744"/>
      <w:bookmarkStart w:id="4" w:name="_Toc403384676"/>
      <w:bookmarkStart w:id="5" w:name="_Toc403483532"/>
      <w:bookmarkStart w:id="6" w:name="_Toc403731868"/>
      <w:bookmarkStart w:id="7" w:name="_Toc404003476"/>
      <w:bookmarkStart w:id="8" w:name="_Toc404169291"/>
      <w:bookmarkStart w:id="9" w:name="_Toc404190100"/>
      <w:bookmarkStart w:id="10" w:name="_Toc404267506"/>
      <w:bookmarkStart w:id="11" w:name="_Toc404271966"/>
      <w:bookmarkStart w:id="12" w:name="_Toc404964126"/>
      <w:r w:rsidRPr="007A3655">
        <w:rPr>
          <w:rFonts w:asciiTheme="majorEastAsia" w:hAnsiTheme="majorEastAsia" w:hint="eastAsia"/>
          <w:b/>
          <w:sz w:val="28"/>
          <w:szCs w:val="28"/>
        </w:rPr>
        <w:lastRenderedPageBreak/>
        <w:t>要旨</w:t>
      </w:r>
      <w:bookmarkEnd w:id="0"/>
      <w:bookmarkEnd w:id="1"/>
      <w:bookmarkEnd w:id="2"/>
      <w:bookmarkEnd w:id="3"/>
      <w:bookmarkEnd w:id="4"/>
      <w:bookmarkEnd w:id="5"/>
      <w:bookmarkEnd w:id="6"/>
      <w:bookmarkEnd w:id="7"/>
      <w:bookmarkEnd w:id="8"/>
      <w:bookmarkEnd w:id="9"/>
      <w:bookmarkEnd w:id="10"/>
      <w:bookmarkEnd w:id="11"/>
      <w:bookmarkEnd w:id="12"/>
    </w:p>
    <w:p w:rsidR="00A16D60" w:rsidRPr="00D07A26" w:rsidRDefault="00D424CC"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r w:rsidRPr="00D07A26">
        <w:rPr>
          <w:rFonts w:asciiTheme="majorEastAsia" w:eastAsiaTheme="majorEastAsia" w:hAnsiTheme="majorEastAsia" w:hint="eastAsia"/>
        </w:rPr>
        <w:t>近年、Web</w:t>
      </w:r>
      <w:r w:rsidR="00AA4D1C" w:rsidRPr="00D07A26">
        <w:rPr>
          <w:rFonts w:asciiTheme="majorEastAsia" w:eastAsiaTheme="majorEastAsia" w:hAnsiTheme="majorEastAsia" w:hint="eastAsia"/>
        </w:rPr>
        <w:t>サイト</w:t>
      </w:r>
      <w:r w:rsidRPr="00D07A26">
        <w:rPr>
          <w:rFonts w:asciiTheme="majorEastAsia" w:eastAsiaTheme="majorEastAsia" w:hAnsiTheme="majorEastAsia" w:hint="eastAsia"/>
        </w:rPr>
        <w:t>の脆弱性を突く攻撃</w:t>
      </w:r>
      <w:r w:rsidR="0067187E" w:rsidRPr="00D07A26">
        <w:rPr>
          <w:rFonts w:asciiTheme="majorEastAsia" w:eastAsiaTheme="majorEastAsia" w:hAnsiTheme="majorEastAsia" w:hint="eastAsia"/>
        </w:rPr>
        <w:t>が増え</w:t>
      </w:r>
      <w:r w:rsidR="004519B3" w:rsidRPr="00D07A26">
        <w:rPr>
          <w:rFonts w:asciiTheme="majorEastAsia" w:eastAsiaTheme="majorEastAsia" w:hAnsiTheme="majorEastAsia" w:hint="eastAsia"/>
        </w:rPr>
        <w:t>て</w:t>
      </w:r>
      <w:r w:rsidR="0067187E" w:rsidRPr="00D07A26">
        <w:rPr>
          <w:rFonts w:asciiTheme="majorEastAsia" w:eastAsiaTheme="majorEastAsia" w:hAnsiTheme="majorEastAsia" w:hint="eastAsia"/>
        </w:rPr>
        <w:t>おり、2014年6月19日にはIPAから「管理できていないウェブサイトは閉鎖の検討を」という注意勧告がなされた</w:t>
      </w:r>
      <w:r w:rsidRPr="00D07A26">
        <w:rPr>
          <w:rFonts w:asciiTheme="majorEastAsia" w:eastAsiaTheme="majorEastAsia" w:hAnsiTheme="majorEastAsia" w:hint="eastAsia"/>
        </w:rPr>
        <w:t>。</w:t>
      </w:r>
      <w:r w:rsidR="00AA4D1C" w:rsidRPr="00D07A26">
        <w:rPr>
          <w:rFonts w:asciiTheme="majorEastAsia" w:eastAsiaTheme="majorEastAsia" w:hAnsiTheme="majorEastAsia" w:hint="eastAsia"/>
        </w:rPr>
        <w:t>この主な攻撃対象となっているのが、コンテンツマネジメントシステム（以下、CMS）である。その</w:t>
      </w:r>
      <w:r w:rsidR="008E3132" w:rsidRPr="00D07A26">
        <w:rPr>
          <w:rFonts w:asciiTheme="majorEastAsia" w:eastAsiaTheme="majorEastAsia" w:hAnsiTheme="majorEastAsia" w:hint="eastAsia"/>
        </w:rPr>
        <w:t>理由</w:t>
      </w:r>
      <w:r w:rsidR="008B0915" w:rsidRPr="00D07A26">
        <w:rPr>
          <w:rFonts w:asciiTheme="majorEastAsia" w:eastAsiaTheme="majorEastAsia" w:hAnsiTheme="majorEastAsia" w:hint="eastAsia"/>
        </w:rPr>
        <w:t>の一つ</w:t>
      </w:r>
      <w:r w:rsidR="00AA4D1C" w:rsidRPr="00D07A26">
        <w:rPr>
          <w:rFonts w:asciiTheme="majorEastAsia" w:eastAsiaTheme="majorEastAsia" w:hAnsiTheme="majorEastAsia" w:hint="eastAsia"/>
        </w:rPr>
        <w:t>として</w:t>
      </w:r>
      <w:r w:rsidR="008E3132" w:rsidRPr="00D07A26">
        <w:rPr>
          <w:rFonts w:asciiTheme="majorEastAsia" w:eastAsiaTheme="majorEastAsia" w:hAnsiTheme="majorEastAsia" w:hint="eastAsia"/>
        </w:rPr>
        <w:t>CMSの</w:t>
      </w:r>
      <w:r w:rsidR="00AA4D1C" w:rsidRPr="00D07A26">
        <w:rPr>
          <w:rFonts w:asciiTheme="majorEastAsia" w:eastAsiaTheme="majorEastAsia" w:hAnsiTheme="majorEastAsia" w:hint="eastAsia"/>
        </w:rPr>
        <w:t>殆どがオープンソースソフトウェアであり、ソースコードの参照が可能である</w:t>
      </w:r>
      <w:r w:rsidR="008E3132" w:rsidRPr="00D07A26">
        <w:rPr>
          <w:rFonts w:asciiTheme="majorEastAsia" w:eastAsiaTheme="majorEastAsia" w:hAnsiTheme="majorEastAsia" w:hint="eastAsia"/>
        </w:rPr>
        <w:t>ことが挙げられる。</w:t>
      </w:r>
    </w:p>
    <w:p w:rsidR="004519B3" w:rsidRPr="00D07A26" w:rsidRDefault="004519B3" w:rsidP="008E3132">
      <w:pPr>
        <w:widowControl/>
        <w:adjustRightInd/>
        <w:spacing w:line="240" w:lineRule="auto"/>
        <w:jc w:val="left"/>
        <w:textAlignment w:val="auto"/>
        <w:rPr>
          <w:rFonts w:asciiTheme="majorEastAsia" w:eastAsiaTheme="majorEastAsia" w:hAnsiTheme="majorEastAsia"/>
        </w:rPr>
      </w:pPr>
    </w:p>
    <w:p w:rsidR="008E3132" w:rsidRPr="00D07A26" w:rsidRDefault="008E3132" w:rsidP="008E3132">
      <w:pPr>
        <w:widowControl/>
        <w:adjustRightInd/>
        <w:spacing w:line="240" w:lineRule="auto"/>
        <w:jc w:val="left"/>
        <w:textAlignment w:val="auto"/>
        <w:rPr>
          <w:rFonts w:asciiTheme="majorEastAsia" w:eastAsiaTheme="majorEastAsia" w:hAnsiTheme="majorEastAsia"/>
        </w:rPr>
      </w:pPr>
      <w:r w:rsidRPr="00D07A26">
        <w:rPr>
          <w:rFonts w:asciiTheme="majorEastAsia" w:eastAsiaTheme="majorEastAsia" w:hAnsiTheme="majorEastAsia" w:hint="eastAsia"/>
        </w:rPr>
        <w:t xml:space="preserve">　国立情報学研究所の</w:t>
      </w:r>
      <w:r w:rsidR="00803228" w:rsidRPr="00D07A26">
        <w:rPr>
          <w:rFonts w:asciiTheme="majorEastAsia" w:eastAsiaTheme="majorEastAsia" w:hAnsiTheme="majorEastAsia" w:hint="eastAsia"/>
        </w:rPr>
        <w:t>本</w:t>
      </w:r>
      <w:r w:rsidR="004519B3" w:rsidRPr="00D07A26">
        <w:rPr>
          <w:rFonts w:asciiTheme="majorEastAsia" w:eastAsiaTheme="majorEastAsia" w:hAnsiTheme="majorEastAsia" w:hint="eastAsia"/>
        </w:rPr>
        <w:t>研究室で開発されたCMS</w:t>
      </w:r>
      <w:r w:rsidRPr="00D07A26">
        <w:rPr>
          <w:rFonts w:asciiTheme="majorEastAsia" w:eastAsiaTheme="majorEastAsia" w:hAnsiTheme="majorEastAsia" w:hint="eastAsia"/>
        </w:rPr>
        <w:t>がNetCommons（現行バージョン2.4.2.0）である。NetCommonsは</w:t>
      </w:r>
      <w:r w:rsidR="00605DFF">
        <w:rPr>
          <w:rFonts w:asciiTheme="majorEastAsia" w:eastAsiaTheme="majorEastAsia" w:hAnsiTheme="majorEastAsia" w:hint="eastAsia"/>
        </w:rPr>
        <w:t>ラーニングマネジメントシステム（以下、LMS）</w:t>
      </w:r>
      <w:r w:rsidRPr="00D07A26">
        <w:rPr>
          <w:rFonts w:asciiTheme="majorEastAsia" w:eastAsiaTheme="majorEastAsia" w:hAnsiTheme="majorEastAsia" w:hint="eastAsia"/>
        </w:rPr>
        <w:t>やグループウェアとしての側面</w:t>
      </w:r>
      <w:r w:rsidR="00A16D60" w:rsidRPr="00D07A26">
        <w:rPr>
          <w:rFonts w:asciiTheme="majorEastAsia" w:eastAsiaTheme="majorEastAsia" w:hAnsiTheme="majorEastAsia" w:hint="eastAsia"/>
        </w:rPr>
        <w:t>も</w:t>
      </w:r>
      <w:r w:rsidRPr="00D07A26">
        <w:rPr>
          <w:rFonts w:asciiTheme="majorEastAsia" w:eastAsiaTheme="majorEastAsia" w:hAnsiTheme="majorEastAsia" w:hint="eastAsia"/>
        </w:rPr>
        <w:t>持っており</w:t>
      </w:r>
      <w:r w:rsidR="005154D4">
        <w:rPr>
          <w:rFonts w:asciiTheme="majorEastAsia" w:eastAsiaTheme="majorEastAsia" w:hAnsiTheme="majorEastAsia" w:hint="eastAsia"/>
        </w:rPr>
        <w:t>、教育機関や</w:t>
      </w:r>
      <w:r w:rsidR="00005400">
        <w:rPr>
          <w:rFonts w:asciiTheme="majorEastAsia" w:eastAsiaTheme="majorEastAsia" w:hAnsiTheme="majorEastAsia" w:hint="eastAsia"/>
        </w:rPr>
        <w:t>公的</w:t>
      </w:r>
      <w:r w:rsidR="005154D4">
        <w:rPr>
          <w:rFonts w:asciiTheme="majorEastAsia" w:eastAsiaTheme="majorEastAsia" w:hAnsiTheme="majorEastAsia" w:hint="eastAsia"/>
        </w:rPr>
        <w:t>機関、</w:t>
      </w:r>
      <w:r w:rsidR="00C6702B">
        <w:rPr>
          <w:rFonts w:asciiTheme="majorEastAsia" w:eastAsiaTheme="majorEastAsia" w:hAnsiTheme="majorEastAsia" w:hint="eastAsia"/>
        </w:rPr>
        <w:t>企業</w:t>
      </w:r>
      <w:r w:rsidR="005154D4">
        <w:rPr>
          <w:rFonts w:asciiTheme="majorEastAsia" w:eastAsiaTheme="majorEastAsia" w:hAnsiTheme="majorEastAsia" w:hint="eastAsia"/>
        </w:rPr>
        <w:t>等</w:t>
      </w:r>
      <w:r w:rsidR="00AC0B7F">
        <w:rPr>
          <w:rFonts w:asciiTheme="majorEastAsia" w:eastAsiaTheme="majorEastAsia" w:hAnsiTheme="majorEastAsia" w:hint="eastAsia"/>
        </w:rPr>
        <w:t>、多くの場面で</w:t>
      </w:r>
      <w:r w:rsidR="005154D4">
        <w:rPr>
          <w:rFonts w:asciiTheme="majorEastAsia" w:eastAsiaTheme="majorEastAsia" w:hAnsiTheme="majorEastAsia" w:hint="eastAsia"/>
        </w:rPr>
        <w:t>利用されている。</w:t>
      </w:r>
    </w:p>
    <w:p w:rsidR="004519B3" w:rsidRPr="00D07A26" w:rsidRDefault="004519B3" w:rsidP="008E3132">
      <w:pPr>
        <w:widowControl/>
        <w:adjustRightInd/>
        <w:spacing w:line="240" w:lineRule="auto"/>
        <w:jc w:val="left"/>
        <w:textAlignment w:val="auto"/>
        <w:rPr>
          <w:rFonts w:asciiTheme="majorEastAsia" w:eastAsiaTheme="majorEastAsia" w:hAnsiTheme="majorEastAsia"/>
        </w:rPr>
      </w:pPr>
    </w:p>
    <w:p w:rsidR="006938A0" w:rsidRPr="00D07A26" w:rsidRDefault="006938A0" w:rsidP="008E3132">
      <w:pPr>
        <w:widowControl/>
        <w:adjustRightInd/>
        <w:spacing w:line="240" w:lineRule="auto"/>
        <w:jc w:val="left"/>
        <w:textAlignment w:val="auto"/>
        <w:rPr>
          <w:rFonts w:asciiTheme="majorEastAsia" w:eastAsiaTheme="majorEastAsia" w:hAnsiTheme="majorEastAsia"/>
        </w:rPr>
      </w:pPr>
      <w:r w:rsidRPr="00D07A26">
        <w:rPr>
          <w:rFonts w:asciiTheme="majorEastAsia" w:eastAsiaTheme="majorEastAsia" w:hAnsiTheme="majorEastAsia" w:hint="eastAsia"/>
        </w:rPr>
        <w:t xml:space="preserve">　NetCommonsプロジェクトでは</w:t>
      </w:r>
      <w:r w:rsidR="00A16D60" w:rsidRPr="005154D4">
        <w:rPr>
          <w:rFonts w:asciiTheme="majorEastAsia" w:eastAsiaTheme="majorEastAsia" w:hAnsiTheme="majorEastAsia" w:hint="eastAsia"/>
        </w:rPr>
        <w:t>一</w:t>
      </w:r>
      <w:r w:rsidRPr="005154D4">
        <w:rPr>
          <w:rFonts w:asciiTheme="majorEastAsia" w:eastAsiaTheme="majorEastAsia" w:hAnsiTheme="majorEastAsia" w:hint="eastAsia"/>
        </w:rPr>
        <w:t>昨年度</w:t>
      </w:r>
      <w:r w:rsidRPr="00D07A26">
        <w:rPr>
          <w:rFonts w:asciiTheme="majorEastAsia" w:eastAsiaTheme="majorEastAsia" w:hAnsiTheme="majorEastAsia" w:hint="eastAsia"/>
        </w:rPr>
        <w:t>からバージョン3（以下、NC3）の開発に着手している。NC3の開発では、</w:t>
      </w:r>
      <w:r w:rsidR="00A16D60" w:rsidRPr="00D07A26">
        <w:rPr>
          <w:rFonts w:asciiTheme="majorEastAsia" w:eastAsiaTheme="majorEastAsia" w:hAnsiTheme="majorEastAsia" w:hint="eastAsia"/>
        </w:rPr>
        <w:t>メンテナンス性の向上やコンプライアンス</w:t>
      </w:r>
      <w:r w:rsidR="009C66D3" w:rsidRPr="00D07A26">
        <w:rPr>
          <w:rFonts w:asciiTheme="majorEastAsia" w:eastAsiaTheme="majorEastAsia" w:hAnsiTheme="majorEastAsia" w:hint="eastAsia"/>
        </w:rPr>
        <w:t>の</w:t>
      </w:r>
      <w:r w:rsidR="00A16D60" w:rsidRPr="00D07A26">
        <w:rPr>
          <w:rFonts w:asciiTheme="majorEastAsia" w:eastAsiaTheme="majorEastAsia" w:hAnsiTheme="majorEastAsia" w:hint="eastAsia"/>
        </w:rPr>
        <w:t>徹底等、ユーザが脆弱性やコンプライアンス</w:t>
      </w:r>
      <w:r w:rsidR="004519B3" w:rsidRPr="00D07A26">
        <w:rPr>
          <w:rFonts w:asciiTheme="majorEastAsia" w:eastAsiaTheme="majorEastAsia" w:hAnsiTheme="majorEastAsia" w:hint="eastAsia"/>
        </w:rPr>
        <w:t>を気に掛けることなく利用できるというビジョンがある</w:t>
      </w:r>
      <w:r w:rsidR="009C66D3" w:rsidRPr="00D07A26">
        <w:rPr>
          <w:rFonts w:asciiTheme="majorEastAsia" w:eastAsiaTheme="majorEastAsia" w:hAnsiTheme="majorEastAsia" w:hint="eastAsia"/>
        </w:rPr>
        <w:t>。</w:t>
      </w:r>
    </w:p>
    <w:p w:rsidR="004519B3" w:rsidRDefault="004519B3" w:rsidP="008E3132">
      <w:pPr>
        <w:widowControl/>
        <w:adjustRightInd/>
        <w:spacing w:line="240" w:lineRule="auto"/>
        <w:jc w:val="left"/>
        <w:textAlignment w:val="auto"/>
        <w:rPr>
          <w:ins w:id="13" w:author="joho" w:date="2014-11-30T23:52:00Z"/>
          <w:rFonts w:asciiTheme="majorEastAsia" w:eastAsiaTheme="majorEastAsia" w:hAnsiTheme="majorEastAsia"/>
        </w:rPr>
      </w:pPr>
    </w:p>
    <w:p w:rsidR="00AD522C" w:rsidRPr="00AD522C" w:rsidRDefault="00523621" w:rsidP="008E3132">
      <w:pPr>
        <w:widowControl/>
        <w:adjustRightInd/>
        <w:spacing w:line="240" w:lineRule="auto"/>
        <w:jc w:val="left"/>
        <w:textAlignment w:val="auto"/>
        <w:rPr>
          <w:ins w:id="14" w:author="joho" w:date="2014-11-30T23:54:00Z"/>
          <w:rFonts w:asciiTheme="majorEastAsia" w:eastAsiaTheme="majorEastAsia" w:hAnsiTheme="majorEastAsia"/>
        </w:rPr>
      </w:pPr>
      <w:ins w:id="15" w:author="joho" w:date="2014-11-30T23:52:00Z">
        <w:r>
          <w:rPr>
            <w:rFonts w:asciiTheme="majorEastAsia" w:eastAsiaTheme="majorEastAsia" w:hAnsiTheme="majorEastAsia" w:hint="eastAsia"/>
          </w:rPr>
          <w:t xml:space="preserve">　</w:t>
        </w:r>
        <w:r w:rsidR="00AD522C">
          <w:rPr>
            <w:rFonts w:asciiTheme="majorEastAsia" w:eastAsiaTheme="majorEastAsia" w:hAnsiTheme="majorEastAsia" w:hint="eastAsia"/>
          </w:rPr>
          <w:t>筆者は本</w:t>
        </w:r>
      </w:ins>
      <w:ins w:id="16" w:author="joho" w:date="2014-11-30T23:53:00Z">
        <w:r w:rsidR="00AD522C">
          <w:rPr>
            <w:rFonts w:asciiTheme="majorEastAsia" w:eastAsiaTheme="majorEastAsia" w:hAnsiTheme="majorEastAsia" w:hint="eastAsia"/>
          </w:rPr>
          <w:t>プロジェクト</w:t>
        </w:r>
      </w:ins>
      <w:ins w:id="17" w:author="joho" w:date="2014-11-30T23:57:00Z">
        <w:r w:rsidR="00AD522C">
          <w:rPr>
            <w:rFonts w:asciiTheme="majorEastAsia" w:eastAsiaTheme="majorEastAsia" w:hAnsiTheme="majorEastAsia" w:hint="eastAsia"/>
          </w:rPr>
          <w:t>の</w:t>
        </w:r>
      </w:ins>
      <w:ins w:id="18" w:author="joho" w:date="2014-11-30T23:53:00Z">
        <w:r w:rsidR="00AD522C">
          <w:rPr>
            <w:rFonts w:asciiTheme="majorEastAsia" w:eastAsiaTheme="majorEastAsia" w:hAnsiTheme="majorEastAsia" w:hint="eastAsia"/>
          </w:rPr>
          <w:t>プラグイン開発者として参画し</w:t>
        </w:r>
      </w:ins>
      <w:ins w:id="19" w:author="joho" w:date="2014-11-30T23:54:00Z">
        <w:r w:rsidR="00AD522C">
          <w:rPr>
            <w:rFonts w:asciiTheme="majorEastAsia" w:eastAsiaTheme="majorEastAsia" w:hAnsiTheme="majorEastAsia" w:hint="eastAsia"/>
          </w:rPr>
          <w:t>、iframeプラグインを</w:t>
        </w:r>
      </w:ins>
      <w:ins w:id="20" w:author="joho" w:date="2014-11-30T23:57:00Z">
        <w:r w:rsidR="00AD522C">
          <w:rPr>
            <w:rFonts w:asciiTheme="majorEastAsia" w:eastAsiaTheme="majorEastAsia" w:hAnsiTheme="majorEastAsia" w:hint="eastAsia"/>
          </w:rPr>
          <w:t>担当</w:t>
        </w:r>
      </w:ins>
      <w:ins w:id="21" w:author="joho" w:date="2014-11-30T23:58:00Z">
        <w:r w:rsidR="00AD522C">
          <w:rPr>
            <w:rFonts w:asciiTheme="majorEastAsia" w:eastAsiaTheme="majorEastAsia" w:hAnsiTheme="majorEastAsia" w:hint="eastAsia"/>
          </w:rPr>
          <w:t>している</w:t>
        </w:r>
      </w:ins>
      <w:ins w:id="22" w:author="joho" w:date="2014-11-30T23:53:00Z">
        <w:r w:rsidR="00AD522C">
          <w:rPr>
            <w:rFonts w:asciiTheme="majorEastAsia" w:eastAsiaTheme="majorEastAsia" w:hAnsiTheme="majorEastAsia" w:hint="eastAsia"/>
          </w:rPr>
          <w:t>。</w:t>
        </w:r>
      </w:ins>
      <w:ins w:id="23" w:author="joho" w:date="2014-12-01T00:02:00Z">
        <w:r w:rsidR="00E54AA6">
          <w:rPr>
            <w:rFonts w:asciiTheme="majorEastAsia" w:eastAsiaTheme="majorEastAsia" w:hAnsiTheme="majorEastAsia" w:hint="eastAsia"/>
          </w:rPr>
          <w:t>ユーザが</w:t>
        </w:r>
      </w:ins>
      <w:ins w:id="24" w:author="joho" w:date="2014-11-30T23:58:00Z">
        <w:r w:rsidR="00AD522C">
          <w:rPr>
            <w:rFonts w:asciiTheme="majorEastAsia" w:eastAsiaTheme="majorEastAsia" w:hAnsiTheme="majorEastAsia" w:hint="eastAsia"/>
          </w:rPr>
          <w:t>データを</w:t>
        </w:r>
      </w:ins>
      <w:ins w:id="25" w:author="joho" w:date="2014-11-30T23:59:00Z">
        <w:r w:rsidR="00AD522C">
          <w:rPr>
            <w:rFonts w:asciiTheme="majorEastAsia" w:eastAsiaTheme="majorEastAsia" w:hAnsiTheme="majorEastAsia" w:hint="eastAsia"/>
          </w:rPr>
          <w:t>登録・修正・</w:t>
        </w:r>
      </w:ins>
      <w:ins w:id="26" w:author="joho" w:date="2014-12-01T00:10:00Z">
        <w:r w:rsidR="004F52C8">
          <w:rPr>
            <w:rFonts w:asciiTheme="majorEastAsia" w:eastAsiaTheme="majorEastAsia" w:hAnsiTheme="majorEastAsia" w:hint="eastAsia"/>
          </w:rPr>
          <w:t>変更</w:t>
        </w:r>
      </w:ins>
      <w:ins w:id="27" w:author="joho" w:date="2014-11-30T23:59:00Z">
        <w:r w:rsidR="00AD522C">
          <w:rPr>
            <w:rFonts w:asciiTheme="majorEastAsia" w:eastAsiaTheme="majorEastAsia" w:hAnsiTheme="majorEastAsia" w:hint="eastAsia"/>
          </w:rPr>
          <w:t>等する画面（以下、フォーム）は筆者が</w:t>
        </w:r>
      </w:ins>
      <w:ins w:id="28" w:author="joho" w:date="2014-12-01T00:00:00Z">
        <w:r w:rsidR="00AD522C">
          <w:rPr>
            <w:rFonts w:asciiTheme="majorEastAsia" w:eastAsiaTheme="majorEastAsia" w:hAnsiTheme="majorEastAsia" w:hint="eastAsia"/>
          </w:rPr>
          <w:t>本プロジェクト内で先行して開発</w:t>
        </w:r>
      </w:ins>
      <w:ins w:id="29" w:author="joho" w:date="2014-12-01T00:01:00Z">
        <w:r w:rsidR="00AD522C">
          <w:rPr>
            <w:rFonts w:asciiTheme="majorEastAsia" w:eastAsiaTheme="majorEastAsia" w:hAnsiTheme="majorEastAsia" w:hint="eastAsia"/>
          </w:rPr>
          <w:t>しており、</w:t>
        </w:r>
      </w:ins>
      <w:ins w:id="30" w:author="joho" w:date="2014-12-01T00:02:00Z">
        <w:r w:rsidR="00AD522C">
          <w:rPr>
            <w:rFonts w:asciiTheme="majorEastAsia" w:eastAsiaTheme="majorEastAsia" w:hAnsiTheme="majorEastAsia" w:hint="eastAsia"/>
          </w:rPr>
          <w:t>その</w:t>
        </w:r>
      </w:ins>
      <w:ins w:id="31" w:author="joho" w:date="2014-12-01T00:12:00Z">
        <w:r w:rsidR="004E03F8">
          <w:rPr>
            <w:rFonts w:asciiTheme="majorEastAsia" w:eastAsiaTheme="majorEastAsia" w:hAnsiTheme="majorEastAsia" w:hint="eastAsia"/>
          </w:rPr>
          <w:t>画面</w:t>
        </w:r>
      </w:ins>
      <w:ins w:id="32" w:author="joho" w:date="2014-12-01T00:01:00Z">
        <w:r w:rsidR="00AD522C">
          <w:rPr>
            <w:rFonts w:asciiTheme="majorEastAsia" w:eastAsiaTheme="majorEastAsia" w:hAnsiTheme="majorEastAsia" w:hint="eastAsia"/>
          </w:rPr>
          <w:t>を提案する</w:t>
        </w:r>
      </w:ins>
      <w:ins w:id="33" w:author="joho" w:date="2014-12-01T00:02:00Z">
        <w:r w:rsidR="00AD522C">
          <w:rPr>
            <w:rFonts w:asciiTheme="majorEastAsia" w:eastAsiaTheme="majorEastAsia" w:hAnsiTheme="majorEastAsia" w:hint="eastAsia"/>
          </w:rPr>
          <w:t>機会を得た。</w:t>
        </w:r>
      </w:ins>
    </w:p>
    <w:p w:rsidR="00AD522C" w:rsidRPr="00AD522C" w:rsidRDefault="00AD522C" w:rsidP="008E3132">
      <w:pPr>
        <w:widowControl/>
        <w:adjustRightInd/>
        <w:spacing w:line="240" w:lineRule="auto"/>
        <w:jc w:val="left"/>
        <w:textAlignment w:val="auto"/>
        <w:rPr>
          <w:rFonts w:asciiTheme="majorEastAsia" w:eastAsiaTheme="majorEastAsia" w:hAnsiTheme="majorEastAsia"/>
        </w:rPr>
      </w:pPr>
    </w:p>
    <w:p w:rsidR="00CE4997" w:rsidRDefault="00CE4997"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本研究では、</w:t>
      </w:r>
      <w:del w:id="34" w:author="joho" w:date="2014-12-01T00:02:00Z">
        <w:r w:rsidDel="00AD522C">
          <w:rPr>
            <w:rFonts w:asciiTheme="majorEastAsia" w:eastAsiaTheme="majorEastAsia" w:hAnsiTheme="majorEastAsia" w:hint="eastAsia"/>
          </w:rPr>
          <w:delText>NC3の</w:delText>
        </w:r>
      </w:del>
      <w:r w:rsidR="00745C54">
        <w:rPr>
          <w:rFonts w:asciiTheme="majorEastAsia" w:eastAsiaTheme="majorEastAsia" w:hAnsiTheme="majorEastAsia" w:hint="eastAsia"/>
        </w:rPr>
        <w:t>iframeプラグイン</w:t>
      </w:r>
      <w:r>
        <w:rPr>
          <w:rFonts w:asciiTheme="majorEastAsia" w:eastAsiaTheme="majorEastAsia" w:hAnsiTheme="majorEastAsia" w:hint="eastAsia"/>
        </w:rPr>
        <w:t>開発においてユーザが利用するフォーム</w:t>
      </w:r>
      <w:r w:rsidR="008B0915">
        <w:rPr>
          <w:rFonts w:asciiTheme="majorEastAsia" w:eastAsiaTheme="majorEastAsia" w:hAnsiTheme="majorEastAsia" w:hint="eastAsia"/>
        </w:rPr>
        <w:t>に対し、</w:t>
      </w:r>
      <w:r w:rsidR="00803E1A" w:rsidRPr="00A9450C">
        <w:rPr>
          <w:rFonts w:asciiTheme="majorEastAsia" w:eastAsiaTheme="majorEastAsia" w:hAnsiTheme="majorEastAsia" w:hint="eastAsia"/>
        </w:rPr>
        <w:t>エントリーフォーム最適化（以下、EFO）の観点から機能を実装し</w:t>
      </w:r>
      <w:r>
        <w:rPr>
          <w:rFonts w:asciiTheme="majorEastAsia" w:eastAsiaTheme="majorEastAsia" w:hAnsiTheme="majorEastAsia" w:hint="eastAsia"/>
        </w:rPr>
        <w:t>、</w:t>
      </w:r>
      <w:r w:rsidR="00A16613">
        <w:rPr>
          <w:rFonts w:asciiTheme="majorEastAsia" w:eastAsiaTheme="majorEastAsia" w:hAnsiTheme="majorEastAsia" w:hint="eastAsia"/>
        </w:rPr>
        <w:t>ユーザの</w:t>
      </w:r>
      <w:r w:rsidR="00FE0307">
        <w:rPr>
          <w:rFonts w:asciiTheme="majorEastAsia" w:eastAsiaTheme="majorEastAsia" w:hAnsiTheme="majorEastAsia" w:hint="eastAsia"/>
        </w:rPr>
        <w:t>使用性</w:t>
      </w:r>
      <w:r w:rsidR="00493212">
        <w:rPr>
          <w:rFonts w:asciiTheme="majorEastAsia" w:eastAsiaTheme="majorEastAsia" w:hAnsiTheme="majorEastAsia" w:hint="eastAsia"/>
        </w:rPr>
        <w:t>向上を目指す。</w:t>
      </w:r>
    </w:p>
    <w:p w:rsidR="00803228" w:rsidRDefault="00803228" w:rsidP="008E3132">
      <w:pPr>
        <w:widowControl/>
        <w:adjustRightInd/>
        <w:spacing w:line="240" w:lineRule="auto"/>
        <w:jc w:val="left"/>
        <w:textAlignment w:val="auto"/>
        <w:rPr>
          <w:rFonts w:asciiTheme="majorEastAsia" w:eastAsiaTheme="majorEastAsia" w:hAnsiTheme="majorEastAsia"/>
        </w:rPr>
      </w:pPr>
    </w:p>
    <w:p w:rsidR="00D2517E" w:rsidRPr="00745C54" w:rsidRDefault="00D07A26" w:rsidP="00745C54">
      <w:pPr>
        <w:ind w:left="142"/>
        <w:rPr>
          <w:rFonts w:asciiTheme="majorEastAsia" w:eastAsiaTheme="majorEastAsia" w:hAnsiTheme="majorEastAsia"/>
        </w:rPr>
      </w:pPr>
      <w:r>
        <w:rPr>
          <w:rFonts w:asciiTheme="majorEastAsia" w:eastAsiaTheme="majorEastAsia" w:hAnsiTheme="majorEastAsia" w:hint="eastAsia"/>
        </w:rPr>
        <w:t xml:space="preserve">　</w:t>
      </w:r>
      <w:r w:rsidR="00745C54">
        <w:rPr>
          <w:rFonts w:asciiTheme="majorEastAsia" w:eastAsiaTheme="majorEastAsia" w:hAnsiTheme="majorEastAsia" w:hint="eastAsia"/>
        </w:rPr>
        <w:t>今後の</w:t>
      </w:r>
      <w:r w:rsidR="00E626F1">
        <w:rPr>
          <w:rFonts w:asciiTheme="majorEastAsia" w:eastAsiaTheme="majorEastAsia" w:hAnsiTheme="majorEastAsia" w:hint="eastAsia"/>
        </w:rPr>
        <w:t>課題として</w:t>
      </w:r>
      <w:r w:rsidR="00745C54">
        <w:rPr>
          <w:rFonts w:asciiTheme="majorEastAsia" w:eastAsiaTheme="majorEastAsia" w:hAnsiTheme="majorEastAsia" w:hint="eastAsia"/>
        </w:rPr>
        <w:t>iframeプラグインは「</w:t>
      </w:r>
      <w:r w:rsidR="00745C54" w:rsidRPr="00A9450C">
        <w:rPr>
          <w:rFonts w:asciiTheme="majorEastAsia" w:eastAsiaTheme="majorEastAsia" w:hAnsiTheme="majorEastAsia" w:hint="eastAsia"/>
        </w:rPr>
        <w:t>スクロールバーのWebブラウザ依存問題の調査</w:t>
      </w:r>
      <w:r>
        <w:rPr>
          <w:rFonts w:asciiTheme="majorEastAsia" w:eastAsiaTheme="majorEastAsia" w:hAnsiTheme="majorEastAsia" w:hint="eastAsia"/>
        </w:rPr>
        <w:t>」</w:t>
      </w:r>
      <w:r w:rsidR="00745C54">
        <w:rPr>
          <w:rFonts w:asciiTheme="majorEastAsia" w:eastAsiaTheme="majorEastAsia" w:hAnsiTheme="majorEastAsia" w:hint="eastAsia"/>
        </w:rPr>
        <w:t>「</w:t>
      </w:r>
      <w:r w:rsidR="00745C54" w:rsidRPr="00A9450C">
        <w:rPr>
          <w:rFonts w:asciiTheme="majorEastAsia" w:eastAsiaTheme="majorEastAsia" w:hAnsiTheme="majorEastAsia" w:hint="eastAsia"/>
        </w:rPr>
        <w:t>仕様変更への対応</w:t>
      </w:r>
      <w:r w:rsidR="00745C54">
        <w:rPr>
          <w:rFonts w:asciiTheme="majorEastAsia" w:eastAsiaTheme="majorEastAsia" w:hAnsiTheme="majorEastAsia" w:hint="eastAsia"/>
        </w:rPr>
        <w:t>」がある。また新たな開発として「</w:t>
      </w:r>
      <w:r w:rsidR="00745C54" w:rsidRPr="00A9450C">
        <w:rPr>
          <w:rFonts w:asciiTheme="majorEastAsia" w:eastAsiaTheme="majorEastAsia" w:hAnsiTheme="majorEastAsia" w:hint="eastAsia"/>
        </w:rPr>
        <w:t>掲示板プラグインの開発及びフォーム</w:t>
      </w:r>
      <w:r w:rsidR="00D604CA">
        <w:rPr>
          <w:rFonts w:asciiTheme="majorEastAsia" w:eastAsiaTheme="majorEastAsia" w:hAnsiTheme="majorEastAsia" w:hint="eastAsia"/>
        </w:rPr>
        <w:t>の</w:t>
      </w:r>
      <w:r w:rsidR="00745C54" w:rsidRPr="00A9450C">
        <w:rPr>
          <w:rFonts w:asciiTheme="majorEastAsia" w:eastAsiaTheme="majorEastAsia" w:hAnsiTheme="majorEastAsia" w:hint="eastAsia"/>
        </w:rPr>
        <w:t>最適化</w:t>
      </w:r>
      <w:r w:rsidR="00745C54">
        <w:rPr>
          <w:rFonts w:asciiTheme="majorEastAsia" w:eastAsiaTheme="majorEastAsia" w:hAnsiTheme="majorEastAsia" w:hint="eastAsia"/>
        </w:rPr>
        <w:t>」がある。</w:t>
      </w:r>
    </w:p>
    <w:p w:rsidR="00745C54" w:rsidRPr="00745C54" w:rsidRDefault="00745C54" w:rsidP="00745C54">
      <w:pPr>
        <w:widowControl/>
        <w:adjustRightInd/>
        <w:spacing w:line="240" w:lineRule="auto"/>
        <w:jc w:val="left"/>
        <w:textAlignment w:val="auto"/>
        <w:rPr>
          <w:rFonts w:asciiTheme="majorEastAsia" w:eastAsiaTheme="majorEastAsia" w:hAnsiTheme="majorEastAsia"/>
        </w:rPr>
      </w:pPr>
    </w:p>
    <w:p w:rsidR="00F04110" w:rsidRPr="00AA4D1C" w:rsidRDefault="00AA4D1C" w:rsidP="00AA4D1C">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r w:rsidR="000E48FA" w:rsidRPr="00AA4D1C">
        <w:rPr>
          <w:rFonts w:asciiTheme="majorEastAsia" w:eastAsiaTheme="majorEastAsia" w:hAnsiTheme="majorEastAsia"/>
        </w:rPr>
        <w:br w:type="page"/>
      </w:r>
    </w:p>
    <w:sdt>
      <w:sdtPr>
        <w:rPr>
          <w:rFonts w:ascii="Century" w:eastAsia="Mincho" w:hAnsi="Century" w:cs="Times New Roman"/>
          <w:b/>
          <w:bCs/>
          <w:sz w:val="21"/>
          <w:szCs w:val="20"/>
          <w:lang w:val="ja-JP"/>
        </w:rPr>
        <w:id w:val="2249360"/>
        <w:docPartObj>
          <w:docPartGallery w:val="Table of Contents"/>
          <w:docPartUnique/>
        </w:docPartObj>
      </w:sdtPr>
      <w:sdtEndPr>
        <w:rPr>
          <w:rFonts w:asciiTheme="majorEastAsia" w:hAnsiTheme="majorEastAsia"/>
          <w:b w:val="0"/>
          <w:bCs w:val="0"/>
          <w:lang w:val="en-US"/>
        </w:rPr>
      </w:sdtEndPr>
      <w:sdtContent>
        <w:bookmarkStart w:id="35" w:name="_Toc404964127" w:displacedByCustomXml="prev"/>
        <w:bookmarkStart w:id="36" w:name="_Toc404267507" w:displacedByCustomXml="prev"/>
        <w:bookmarkStart w:id="37" w:name="_Toc404190101" w:displacedByCustomXml="prev"/>
        <w:bookmarkStart w:id="38" w:name="_Toc404169292" w:displacedByCustomXml="prev"/>
        <w:bookmarkStart w:id="39" w:name="_Toc310446344" w:displacedByCustomXml="prev"/>
        <w:bookmarkStart w:id="40" w:name="_Toc310550006" w:displacedByCustomXml="prev"/>
        <w:bookmarkStart w:id="41" w:name="_Toc403383745" w:displacedByCustomXml="prev"/>
        <w:bookmarkStart w:id="42" w:name="_Toc403384677" w:displacedByCustomXml="prev"/>
        <w:bookmarkStart w:id="43" w:name="_Toc403483533" w:displacedByCustomXml="prev"/>
        <w:bookmarkStart w:id="44" w:name="_Toc403731869" w:displacedByCustomXml="prev"/>
        <w:bookmarkStart w:id="45" w:name="_Toc404003477" w:displacedByCustomXml="prev"/>
        <w:bookmarkStart w:id="46" w:name="_Toc404271967" w:displacedByCustomXml="prev"/>
        <w:p w:rsidR="00432232" w:rsidRDefault="00C10AC4" w:rsidP="00412B4F">
          <w:pPr>
            <w:pStyle w:val="10"/>
            <w:numPr>
              <w:ilvl w:val="0"/>
              <w:numId w:val="0"/>
            </w:numPr>
            <w:ind w:left="425"/>
            <w:rPr>
              <w:noProof/>
            </w:rPr>
          </w:pPr>
          <w:r w:rsidRPr="00E91BA7">
            <w:rPr>
              <w:rFonts w:ascii="Century" w:eastAsia="Mincho" w:hAnsi="Century" w:cs="Times New Roman" w:hint="eastAsia"/>
              <w:b/>
              <w:bCs/>
              <w:sz w:val="28"/>
              <w:szCs w:val="28"/>
              <w:lang w:val="ja-JP"/>
            </w:rPr>
            <w:t>目次</w:t>
          </w:r>
          <w:bookmarkEnd w:id="46"/>
          <w:bookmarkEnd w:id="45"/>
          <w:bookmarkEnd w:id="44"/>
          <w:bookmarkEnd w:id="43"/>
          <w:bookmarkEnd w:id="42"/>
          <w:bookmarkEnd w:id="41"/>
          <w:bookmarkEnd w:id="40"/>
          <w:bookmarkEnd w:id="39"/>
          <w:bookmarkEnd w:id="38"/>
          <w:bookmarkEnd w:id="37"/>
          <w:bookmarkEnd w:id="36"/>
          <w:bookmarkEnd w:id="35"/>
          <w:r w:rsidR="00172E0E" w:rsidRPr="00172E0E">
            <w:rPr>
              <w:rFonts w:asciiTheme="majorEastAsia" w:hAnsiTheme="majorEastAsia"/>
            </w:rPr>
            <w:fldChar w:fldCharType="begin"/>
          </w:r>
          <w:r w:rsidRPr="007A3655">
            <w:rPr>
              <w:rFonts w:asciiTheme="majorEastAsia" w:hAnsiTheme="majorEastAsia"/>
            </w:rPr>
            <w:instrText xml:space="preserve"> TOC \o "1-3" \h \z \u </w:instrText>
          </w:r>
          <w:r w:rsidR="00172E0E" w:rsidRPr="00172E0E">
            <w:rPr>
              <w:rFonts w:asciiTheme="majorEastAsia" w:hAnsiTheme="majorEastAsia"/>
            </w:rPr>
            <w:fldChar w:fldCharType="separate"/>
          </w:r>
        </w:p>
        <w:p w:rsidR="00432232" w:rsidRDefault="00172E0E">
          <w:pPr>
            <w:pStyle w:val="12"/>
            <w:tabs>
              <w:tab w:val="left" w:pos="1050"/>
              <w:tab w:val="right" w:leader="dot" w:pos="9736"/>
            </w:tabs>
            <w:rPr>
              <w:rFonts w:asciiTheme="minorHAnsi" w:eastAsiaTheme="minorEastAsia" w:hAnsiTheme="minorHAnsi" w:cstheme="minorBidi"/>
              <w:noProof/>
              <w:kern w:val="2"/>
              <w:szCs w:val="22"/>
            </w:rPr>
          </w:pPr>
          <w:hyperlink w:anchor="_Toc404964128" w:history="1">
            <w:r w:rsidR="00432232" w:rsidRPr="00FC3CFB">
              <w:rPr>
                <w:rStyle w:val="ad"/>
                <w:rFonts w:hint="eastAsia"/>
                <w:b/>
                <w:noProof/>
              </w:rPr>
              <w:t>第</w:t>
            </w:r>
            <w:r w:rsidR="00432232" w:rsidRPr="00FC3CFB">
              <w:rPr>
                <w:rStyle w:val="ad"/>
                <w:rFonts w:hint="eastAsia"/>
                <w:b/>
                <w:noProof/>
              </w:rPr>
              <w:t xml:space="preserve"> 1 </w:t>
            </w:r>
            <w:r w:rsidR="00432232" w:rsidRPr="00FC3CFB">
              <w:rPr>
                <w:rStyle w:val="ad"/>
                <w:rFonts w:hint="eastAsia"/>
                <w:b/>
                <w:noProof/>
              </w:rPr>
              <w:t>章</w:t>
            </w:r>
            <w:r w:rsidR="00432232">
              <w:rPr>
                <w:rFonts w:asciiTheme="minorHAnsi" w:eastAsiaTheme="minorEastAsia" w:hAnsiTheme="minorHAnsi" w:cstheme="minorBidi"/>
                <w:noProof/>
                <w:kern w:val="2"/>
                <w:szCs w:val="22"/>
              </w:rPr>
              <w:tab/>
            </w:r>
            <w:r w:rsidR="00432232" w:rsidRPr="00FC3CFB">
              <w:rPr>
                <w:rStyle w:val="ad"/>
                <w:rFonts w:hint="eastAsia"/>
                <w:b/>
                <w:noProof/>
              </w:rPr>
              <w:t>緒言</w:t>
            </w:r>
            <w:r w:rsidR="00432232">
              <w:rPr>
                <w:noProof/>
                <w:webHidden/>
              </w:rPr>
              <w:tab/>
            </w:r>
            <w:r>
              <w:rPr>
                <w:noProof/>
                <w:webHidden/>
              </w:rPr>
              <w:fldChar w:fldCharType="begin"/>
            </w:r>
            <w:r w:rsidR="00432232">
              <w:rPr>
                <w:noProof/>
                <w:webHidden/>
              </w:rPr>
              <w:instrText xml:space="preserve"> PAGEREF _Toc404964128 \h </w:instrText>
            </w:r>
            <w:r>
              <w:rPr>
                <w:noProof/>
                <w:webHidden/>
              </w:rPr>
            </w:r>
            <w:r>
              <w:rPr>
                <w:noProof/>
                <w:webHidden/>
              </w:rPr>
              <w:fldChar w:fldCharType="separate"/>
            </w:r>
            <w:r w:rsidR="00B50785">
              <w:rPr>
                <w:noProof/>
                <w:webHidden/>
              </w:rPr>
              <w:t>1</w:t>
            </w:r>
            <w:r>
              <w:rPr>
                <w:noProof/>
                <w:webHidden/>
              </w:rPr>
              <w:fldChar w:fldCharType="end"/>
            </w:r>
          </w:hyperlink>
        </w:p>
        <w:p w:rsidR="00432232" w:rsidRDefault="00172E0E">
          <w:pPr>
            <w:pStyle w:val="22"/>
            <w:tabs>
              <w:tab w:val="left" w:pos="840"/>
              <w:tab w:val="right" w:leader="dot" w:pos="9736"/>
            </w:tabs>
            <w:rPr>
              <w:rFonts w:asciiTheme="minorHAnsi" w:eastAsiaTheme="minorEastAsia" w:hAnsiTheme="minorHAnsi" w:cstheme="minorBidi"/>
              <w:noProof/>
              <w:kern w:val="2"/>
              <w:szCs w:val="22"/>
            </w:rPr>
          </w:pPr>
          <w:hyperlink w:anchor="_Toc404964129" w:history="1">
            <w:r w:rsidR="00432232" w:rsidRPr="00FC3CFB">
              <w:rPr>
                <w:rStyle w:val="ad"/>
                <w:noProof/>
              </w:rPr>
              <w:t>1.1.</w:t>
            </w:r>
            <w:r w:rsidR="00432232">
              <w:rPr>
                <w:rFonts w:asciiTheme="minorHAnsi" w:eastAsiaTheme="minorEastAsia" w:hAnsiTheme="minorHAnsi" w:cstheme="minorBidi"/>
                <w:noProof/>
                <w:kern w:val="2"/>
                <w:szCs w:val="22"/>
              </w:rPr>
              <w:tab/>
            </w:r>
            <w:r w:rsidR="00432232" w:rsidRPr="00FC3CFB">
              <w:rPr>
                <w:rStyle w:val="ad"/>
                <w:rFonts w:hint="eastAsia"/>
                <w:noProof/>
              </w:rPr>
              <w:t>背景</w:t>
            </w:r>
            <w:r w:rsidR="00432232">
              <w:rPr>
                <w:noProof/>
                <w:webHidden/>
              </w:rPr>
              <w:tab/>
            </w:r>
            <w:r>
              <w:rPr>
                <w:noProof/>
                <w:webHidden/>
              </w:rPr>
              <w:fldChar w:fldCharType="begin"/>
            </w:r>
            <w:r w:rsidR="00432232">
              <w:rPr>
                <w:noProof/>
                <w:webHidden/>
              </w:rPr>
              <w:instrText xml:space="preserve"> PAGEREF _Toc404964129 \h </w:instrText>
            </w:r>
            <w:r>
              <w:rPr>
                <w:noProof/>
                <w:webHidden/>
              </w:rPr>
            </w:r>
            <w:r>
              <w:rPr>
                <w:noProof/>
                <w:webHidden/>
              </w:rPr>
              <w:fldChar w:fldCharType="separate"/>
            </w:r>
            <w:r w:rsidR="00B50785">
              <w:rPr>
                <w:noProof/>
                <w:webHidden/>
              </w:rPr>
              <w:t>1</w:t>
            </w:r>
            <w:r>
              <w:rPr>
                <w:noProof/>
                <w:webHidden/>
              </w:rPr>
              <w:fldChar w:fldCharType="end"/>
            </w:r>
          </w:hyperlink>
        </w:p>
        <w:p w:rsidR="00432232" w:rsidRDefault="00172E0E">
          <w:pPr>
            <w:pStyle w:val="22"/>
            <w:tabs>
              <w:tab w:val="left" w:pos="840"/>
              <w:tab w:val="right" w:leader="dot" w:pos="9736"/>
            </w:tabs>
            <w:rPr>
              <w:rFonts w:asciiTheme="minorHAnsi" w:eastAsiaTheme="minorEastAsia" w:hAnsiTheme="minorHAnsi" w:cstheme="minorBidi"/>
              <w:noProof/>
              <w:kern w:val="2"/>
              <w:szCs w:val="22"/>
            </w:rPr>
          </w:pPr>
          <w:hyperlink w:anchor="_Toc404964130" w:history="1">
            <w:r w:rsidR="00432232" w:rsidRPr="00FC3CFB">
              <w:rPr>
                <w:rStyle w:val="ad"/>
                <w:noProof/>
              </w:rPr>
              <w:t>1.2.</w:t>
            </w:r>
            <w:r w:rsidR="00432232">
              <w:rPr>
                <w:rFonts w:asciiTheme="minorHAnsi" w:eastAsiaTheme="minorEastAsia" w:hAnsiTheme="minorHAnsi" w:cstheme="minorBidi"/>
                <w:noProof/>
                <w:kern w:val="2"/>
                <w:szCs w:val="22"/>
              </w:rPr>
              <w:tab/>
            </w:r>
            <w:r w:rsidR="00432232" w:rsidRPr="00FC3CFB">
              <w:rPr>
                <w:rStyle w:val="ad"/>
                <w:rFonts w:hint="eastAsia"/>
                <w:noProof/>
              </w:rPr>
              <w:t>目的</w:t>
            </w:r>
            <w:r w:rsidR="00432232">
              <w:rPr>
                <w:noProof/>
                <w:webHidden/>
              </w:rPr>
              <w:tab/>
            </w:r>
            <w:r>
              <w:rPr>
                <w:noProof/>
                <w:webHidden/>
              </w:rPr>
              <w:fldChar w:fldCharType="begin"/>
            </w:r>
            <w:r w:rsidR="00432232">
              <w:rPr>
                <w:noProof/>
                <w:webHidden/>
              </w:rPr>
              <w:instrText xml:space="preserve"> PAGEREF _Toc404964130 \h </w:instrText>
            </w:r>
            <w:r>
              <w:rPr>
                <w:noProof/>
                <w:webHidden/>
              </w:rPr>
            </w:r>
            <w:r>
              <w:rPr>
                <w:noProof/>
                <w:webHidden/>
              </w:rPr>
              <w:fldChar w:fldCharType="separate"/>
            </w:r>
            <w:r w:rsidR="00B50785">
              <w:rPr>
                <w:noProof/>
                <w:webHidden/>
              </w:rPr>
              <w:t>1</w:t>
            </w:r>
            <w:r>
              <w:rPr>
                <w:noProof/>
                <w:webHidden/>
              </w:rPr>
              <w:fldChar w:fldCharType="end"/>
            </w:r>
          </w:hyperlink>
        </w:p>
        <w:p w:rsidR="00432232" w:rsidRDefault="00172E0E">
          <w:pPr>
            <w:pStyle w:val="12"/>
            <w:tabs>
              <w:tab w:val="left" w:pos="1050"/>
              <w:tab w:val="right" w:leader="dot" w:pos="9736"/>
            </w:tabs>
            <w:rPr>
              <w:rFonts w:asciiTheme="minorHAnsi" w:eastAsiaTheme="minorEastAsia" w:hAnsiTheme="minorHAnsi" w:cstheme="minorBidi"/>
              <w:noProof/>
              <w:kern w:val="2"/>
              <w:szCs w:val="22"/>
            </w:rPr>
          </w:pPr>
          <w:hyperlink w:anchor="_Toc404964131" w:history="1">
            <w:r w:rsidR="00432232" w:rsidRPr="00FC3CFB">
              <w:rPr>
                <w:rStyle w:val="ad"/>
                <w:rFonts w:hint="eastAsia"/>
                <w:b/>
                <w:noProof/>
              </w:rPr>
              <w:t>第</w:t>
            </w:r>
            <w:r w:rsidR="00432232" w:rsidRPr="00FC3CFB">
              <w:rPr>
                <w:rStyle w:val="ad"/>
                <w:rFonts w:hint="eastAsia"/>
                <w:b/>
                <w:noProof/>
              </w:rPr>
              <w:t xml:space="preserve"> 2 </w:t>
            </w:r>
            <w:r w:rsidR="00432232" w:rsidRPr="00FC3CFB">
              <w:rPr>
                <w:rStyle w:val="ad"/>
                <w:rFonts w:hint="eastAsia"/>
                <w:b/>
                <w:noProof/>
              </w:rPr>
              <w:t>章</w:t>
            </w:r>
            <w:r w:rsidR="00432232">
              <w:rPr>
                <w:rFonts w:asciiTheme="minorHAnsi" w:eastAsiaTheme="minorEastAsia" w:hAnsiTheme="minorHAnsi" w:cstheme="minorBidi"/>
                <w:noProof/>
                <w:kern w:val="2"/>
                <w:szCs w:val="22"/>
              </w:rPr>
              <w:tab/>
            </w:r>
            <w:r w:rsidR="00432232" w:rsidRPr="00FC3CFB">
              <w:rPr>
                <w:rStyle w:val="ad"/>
                <w:b/>
                <w:noProof/>
              </w:rPr>
              <w:t>NetCommons</w:t>
            </w:r>
            <w:r w:rsidR="00432232" w:rsidRPr="00FC3CFB">
              <w:rPr>
                <w:rStyle w:val="ad"/>
                <w:rFonts w:hint="eastAsia"/>
                <w:b/>
                <w:noProof/>
              </w:rPr>
              <w:t>プロジェクト</w:t>
            </w:r>
            <w:r w:rsidR="00432232">
              <w:rPr>
                <w:noProof/>
                <w:webHidden/>
              </w:rPr>
              <w:tab/>
            </w:r>
            <w:r>
              <w:rPr>
                <w:noProof/>
                <w:webHidden/>
              </w:rPr>
              <w:fldChar w:fldCharType="begin"/>
            </w:r>
            <w:r w:rsidR="00432232">
              <w:rPr>
                <w:noProof/>
                <w:webHidden/>
              </w:rPr>
              <w:instrText xml:space="preserve"> PAGEREF _Toc404964131 \h </w:instrText>
            </w:r>
            <w:r>
              <w:rPr>
                <w:noProof/>
                <w:webHidden/>
              </w:rPr>
            </w:r>
            <w:r>
              <w:rPr>
                <w:noProof/>
                <w:webHidden/>
              </w:rPr>
              <w:fldChar w:fldCharType="separate"/>
            </w:r>
            <w:r w:rsidR="00B50785">
              <w:rPr>
                <w:noProof/>
                <w:webHidden/>
              </w:rPr>
              <w:t>2</w:t>
            </w:r>
            <w:r>
              <w:rPr>
                <w:noProof/>
                <w:webHidden/>
              </w:rPr>
              <w:fldChar w:fldCharType="end"/>
            </w:r>
          </w:hyperlink>
        </w:p>
        <w:p w:rsidR="00432232" w:rsidRDefault="00172E0E">
          <w:pPr>
            <w:pStyle w:val="22"/>
            <w:tabs>
              <w:tab w:val="left" w:pos="840"/>
              <w:tab w:val="right" w:leader="dot" w:pos="9736"/>
            </w:tabs>
            <w:rPr>
              <w:rFonts w:asciiTheme="minorHAnsi" w:eastAsiaTheme="minorEastAsia" w:hAnsiTheme="minorHAnsi" w:cstheme="minorBidi"/>
              <w:noProof/>
              <w:kern w:val="2"/>
              <w:szCs w:val="22"/>
            </w:rPr>
          </w:pPr>
          <w:hyperlink w:anchor="_Toc404964134" w:history="1">
            <w:r w:rsidR="00432232" w:rsidRPr="00FC3CFB">
              <w:rPr>
                <w:rStyle w:val="ad"/>
                <w:noProof/>
              </w:rPr>
              <w:t>2.1.</w:t>
            </w:r>
            <w:r w:rsidR="00432232">
              <w:rPr>
                <w:rFonts w:asciiTheme="minorHAnsi" w:eastAsiaTheme="minorEastAsia" w:hAnsiTheme="minorHAnsi" w:cstheme="minorBidi"/>
                <w:noProof/>
                <w:kern w:val="2"/>
                <w:szCs w:val="22"/>
              </w:rPr>
              <w:tab/>
            </w:r>
            <w:r w:rsidR="00432232" w:rsidRPr="00FC3CFB">
              <w:rPr>
                <w:rStyle w:val="ad"/>
                <w:noProof/>
              </w:rPr>
              <w:t>NetCommons</w:t>
            </w:r>
            <w:r w:rsidR="00432232">
              <w:rPr>
                <w:noProof/>
                <w:webHidden/>
              </w:rPr>
              <w:tab/>
            </w:r>
            <w:r>
              <w:rPr>
                <w:noProof/>
                <w:webHidden/>
              </w:rPr>
              <w:fldChar w:fldCharType="begin"/>
            </w:r>
            <w:r w:rsidR="00432232">
              <w:rPr>
                <w:noProof/>
                <w:webHidden/>
              </w:rPr>
              <w:instrText xml:space="preserve"> PAGEREF _Toc404964134 \h </w:instrText>
            </w:r>
            <w:r>
              <w:rPr>
                <w:noProof/>
                <w:webHidden/>
              </w:rPr>
            </w:r>
            <w:r>
              <w:rPr>
                <w:noProof/>
                <w:webHidden/>
              </w:rPr>
              <w:fldChar w:fldCharType="separate"/>
            </w:r>
            <w:r w:rsidR="00B50785">
              <w:rPr>
                <w:noProof/>
                <w:webHidden/>
              </w:rPr>
              <w:t>2</w:t>
            </w:r>
            <w:r>
              <w:rPr>
                <w:noProof/>
                <w:webHidden/>
              </w:rPr>
              <w:fldChar w:fldCharType="end"/>
            </w:r>
          </w:hyperlink>
        </w:p>
        <w:p w:rsidR="00432232" w:rsidRDefault="00172E0E">
          <w:pPr>
            <w:pStyle w:val="32"/>
            <w:tabs>
              <w:tab w:val="left" w:pos="1260"/>
              <w:tab w:val="right" w:leader="dot" w:pos="9736"/>
            </w:tabs>
            <w:rPr>
              <w:rFonts w:asciiTheme="minorHAnsi" w:eastAsiaTheme="minorEastAsia" w:hAnsiTheme="minorHAnsi" w:cstheme="minorBidi"/>
              <w:noProof/>
              <w:kern w:val="2"/>
              <w:szCs w:val="22"/>
            </w:rPr>
          </w:pPr>
          <w:hyperlink w:anchor="_Toc404964135" w:history="1">
            <w:r w:rsidR="00432232" w:rsidRPr="00FC3CFB">
              <w:rPr>
                <w:rStyle w:val="ad"/>
                <w:rFonts w:cstheme="majorHAnsi"/>
                <w:noProof/>
              </w:rPr>
              <w:t>2.1.1.</w:t>
            </w:r>
            <w:r w:rsidR="00432232">
              <w:rPr>
                <w:rFonts w:asciiTheme="minorHAnsi" w:eastAsiaTheme="minorEastAsia" w:hAnsiTheme="minorHAnsi" w:cstheme="minorBidi"/>
                <w:noProof/>
                <w:kern w:val="2"/>
                <w:szCs w:val="22"/>
              </w:rPr>
              <w:tab/>
            </w:r>
            <w:r w:rsidR="00432232" w:rsidRPr="00FC3CFB">
              <w:rPr>
                <w:rStyle w:val="ad"/>
                <w:noProof/>
              </w:rPr>
              <w:t>NetCommons</w:t>
            </w:r>
            <w:r w:rsidR="00432232" w:rsidRPr="00FC3CFB">
              <w:rPr>
                <w:rStyle w:val="ad"/>
                <w:rFonts w:hint="eastAsia"/>
                <w:noProof/>
              </w:rPr>
              <w:t>の特徴</w:t>
            </w:r>
            <w:r w:rsidR="00432232">
              <w:rPr>
                <w:noProof/>
                <w:webHidden/>
              </w:rPr>
              <w:tab/>
            </w:r>
            <w:r>
              <w:rPr>
                <w:noProof/>
                <w:webHidden/>
              </w:rPr>
              <w:fldChar w:fldCharType="begin"/>
            </w:r>
            <w:r w:rsidR="00432232">
              <w:rPr>
                <w:noProof/>
                <w:webHidden/>
              </w:rPr>
              <w:instrText xml:space="preserve"> PAGEREF _Toc404964135 \h </w:instrText>
            </w:r>
            <w:r>
              <w:rPr>
                <w:noProof/>
                <w:webHidden/>
              </w:rPr>
            </w:r>
            <w:r>
              <w:rPr>
                <w:noProof/>
                <w:webHidden/>
              </w:rPr>
              <w:fldChar w:fldCharType="separate"/>
            </w:r>
            <w:r w:rsidR="00B50785">
              <w:rPr>
                <w:noProof/>
                <w:webHidden/>
              </w:rPr>
              <w:t>2</w:t>
            </w:r>
            <w:r>
              <w:rPr>
                <w:noProof/>
                <w:webHidden/>
              </w:rPr>
              <w:fldChar w:fldCharType="end"/>
            </w:r>
          </w:hyperlink>
        </w:p>
        <w:p w:rsidR="00432232" w:rsidRDefault="00172E0E">
          <w:pPr>
            <w:pStyle w:val="32"/>
            <w:tabs>
              <w:tab w:val="left" w:pos="1260"/>
              <w:tab w:val="right" w:leader="dot" w:pos="9736"/>
            </w:tabs>
            <w:rPr>
              <w:rFonts w:asciiTheme="minorHAnsi" w:eastAsiaTheme="minorEastAsia" w:hAnsiTheme="minorHAnsi" w:cstheme="minorBidi"/>
              <w:noProof/>
              <w:kern w:val="2"/>
              <w:szCs w:val="22"/>
            </w:rPr>
          </w:pPr>
          <w:hyperlink w:anchor="_Toc404964136" w:history="1">
            <w:r w:rsidR="00432232" w:rsidRPr="00FC3CFB">
              <w:rPr>
                <w:rStyle w:val="ad"/>
                <w:rFonts w:cstheme="majorHAnsi"/>
                <w:noProof/>
              </w:rPr>
              <w:t>2.1.2.</w:t>
            </w:r>
            <w:r w:rsidR="00432232">
              <w:rPr>
                <w:rFonts w:asciiTheme="minorHAnsi" w:eastAsiaTheme="minorEastAsia" w:hAnsiTheme="minorHAnsi" w:cstheme="minorBidi"/>
                <w:noProof/>
                <w:kern w:val="2"/>
                <w:szCs w:val="22"/>
              </w:rPr>
              <w:tab/>
            </w:r>
            <w:r w:rsidR="00432232" w:rsidRPr="00FC3CFB">
              <w:rPr>
                <w:rStyle w:val="ad"/>
                <w:noProof/>
              </w:rPr>
              <w:t>NC2</w:t>
            </w:r>
            <w:r w:rsidR="00432232" w:rsidRPr="00FC3CFB">
              <w:rPr>
                <w:rStyle w:val="ad"/>
                <w:rFonts w:hint="eastAsia"/>
                <w:noProof/>
              </w:rPr>
              <w:t>の実績</w:t>
            </w:r>
            <w:r w:rsidR="00432232">
              <w:rPr>
                <w:noProof/>
                <w:webHidden/>
              </w:rPr>
              <w:tab/>
            </w:r>
            <w:r>
              <w:rPr>
                <w:noProof/>
                <w:webHidden/>
              </w:rPr>
              <w:fldChar w:fldCharType="begin"/>
            </w:r>
            <w:r w:rsidR="00432232">
              <w:rPr>
                <w:noProof/>
                <w:webHidden/>
              </w:rPr>
              <w:instrText xml:space="preserve"> PAGEREF _Toc404964136 \h </w:instrText>
            </w:r>
            <w:r>
              <w:rPr>
                <w:noProof/>
                <w:webHidden/>
              </w:rPr>
            </w:r>
            <w:r>
              <w:rPr>
                <w:noProof/>
                <w:webHidden/>
              </w:rPr>
              <w:fldChar w:fldCharType="separate"/>
            </w:r>
            <w:r w:rsidR="00B50785">
              <w:rPr>
                <w:noProof/>
                <w:webHidden/>
              </w:rPr>
              <w:t>3</w:t>
            </w:r>
            <w:r>
              <w:rPr>
                <w:noProof/>
                <w:webHidden/>
              </w:rPr>
              <w:fldChar w:fldCharType="end"/>
            </w:r>
          </w:hyperlink>
        </w:p>
        <w:p w:rsidR="00432232" w:rsidRDefault="00172E0E">
          <w:pPr>
            <w:pStyle w:val="22"/>
            <w:tabs>
              <w:tab w:val="left" w:pos="840"/>
              <w:tab w:val="right" w:leader="dot" w:pos="9736"/>
            </w:tabs>
            <w:rPr>
              <w:rFonts w:asciiTheme="minorHAnsi" w:eastAsiaTheme="minorEastAsia" w:hAnsiTheme="minorHAnsi" w:cstheme="minorBidi"/>
              <w:noProof/>
              <w:kern w:val="2"/>
              <w:szCs w:val="22"/>
            </w:rPr>
          </w:pPr>
          <w:hyperlink w:anchor="_Toc404964137" w:history="1">
            <w:r w:rsidR="00432232" w:rsidRPr="00FC3CFB">
              <w:rPr>
                <w:rStyle w:val="ad"/>
                <w:noProof/>
              </w:rPr>
              <w:t>2.2.</w:t>
            </w:r>
            <w:r w:rsidR="00432232">
              <w:rPr>
                <w:rFonts w:asciiTheme="minorHAnsi" w:eastAsiaTheme="minorEastAsia" w:hAnsiTheme="minorHAnsi" w:cstheme="minorBidi"/>
                <w:noProof/>
                <w:kern w:val="2"/>
                <w:szCs w:val="22"/>
              </w:rPr>
              <w:tab/>
            </w:r>
            <w:r w:rsidR="00432232" w:rsidRPr="00FC3CFB">
              <w:rPr>
                <w:rStyle w:val="ad"/>
                <w:noProof/>
              </w:rPr>
              <w:t>NC3</w:t>
            </w:r>
            <w:r w:rsidR="00432232" w:rsidRPr="00FC3CFB">
              <w:rPr>
                <w:rStyle w:val="ad"/>
                <w:rFonts w:hint="eastAsia"/>
                <w:noProof/>
              </w:rPr>
              <w:t>のビジョン</w:t>
            </w:r>
            <w:r w:rsidR="00432232">
              <w:rPr>
                <w:noProof/>
                <w:webHidden/>
              </w:rPr>
              <w:tab/>
            </w:r>
            <w:r>
              <w:rPr>
                <w:noProof/>
                <w:webHidden/>
              </w:rPr>
              <w:fldChar w:fldCharType="begin"/>
            </w:r>
            <w:r w:rsidR="00432232">
              <w:rPr>
                <w:noProof/>
                <w:webHidden/>
              </w:rPr>
              <w:instrText xml:space="preserve"> PAGEREF _Toc404964137 \h </w:instrText>
            </w:r>
            <w:r>
              <w:rPr>
                <w:noProof/>
                <w:webHidden/>
              </w:rPr>
            </w:r>
            <w:r>
              <w:rPr>
                <w:noProof/>
                <w:webHidden/>
              </w:rPr>
              <w:fldChar w:fldCharType="separate"/>
            </w:r>
            <w:r w:rsidR="00B50785">
              <w:rPr>
                <w:noProof/>
                <w:webHidden/>
              </w:rPr>
              <w:t>3</w:t>
            </w:r>
            <w:r>
              <w:rPr>
                <w:noProof/>
                <w:webHidden/>
              </w:rPr>
              <w:fldChar w:fldCharType="end"/>
            </w:r>
          </w:hyperlink>
        </w:p>
        <w:p w:rsidR="00432232" w:rsidRDefault="00172E0E">
          <w:pPr>
            <w:pStyle w:val="32"/>
            <w:tabs>
              <w:tab w:val="left" w:pos="1260"/>
              <w:tab w:val="right" w:leader="dot" w:pos="9736"/>
            </w:tabs>
            <w:rPr>
              <w:rFonts w:asciiTheme="minorHAnsi" w:eastAsiaTheme="minorEastAsia" w:hAnsiTheme="minorHAnsi" w:cstheme="minorBidi"/>
              <w:noProof/>
              <w:kern w:val="2"/>
              <w:szCs w:val="22"/>
            </w:rPr>
          </w:pPr>
          <w:hyperlink w:anchor="_Toc404964139" w:history="1">
            <w:r w:rsidR="00432232" w:rsidRPr="00FC3CFB">
              <w:rPr>
                <w:rStyle w:val="ad"/>
                <w:rFonts w:cstheme="majorHAnsi"/>
                <w:noProof/>
              </w:rPr>
              <w:t>2.2.1.</w:t>
            </w:r>
            <w:r w:rsidR="00432232">
              <w:rPr>
                <w:rFonts w:asciiTheme="minorHAnsi" w:eastAsiaTheme="minorEastAsia" w:hAnsiTheme="minorHAnsi" w:cstheme="minorBidi"/>
                <w:noProof/>
                <w:kern w:val="2"/>
                <w:szCs w:val="22"/>
              </w:rPr>
              <w:tab/>
            </w:r>
            <w:r w:rsidR="00432232" w:rsidRPr="00FC3CFB">
              <w:rPr>
                <w:rStyle w:val="ad"/>
                <w:noProof/>
              </w:rPr>
              <w:t>NC2</w:t>
            </w:r>
            <w:r w:rsidR="00432232" w:rsidRPr="00FC3CFB">
              <w:rPr>
                <w:rStyle w:val="ad"/>
                <w:rFonts w:hint="eastAsia"/>
                <w:noProof/>
              </w:rPr>
              <w:t>の問題点</w:t>
            </w:r>
            <w:r w:rsidR="00432232">
              <w:rPr>
                <w:noProof/>
                <w:webHidden/>
              </w:rPr>
              <w:tab/>
            </w:r>
            <w:r>
              <w:rPr>
                <w:noProof/>
                <w:webHidden/>
              </w:rPr>
              <w:fldChar w:fldCharType="begin"/>
            </w:r>
            <w:r w:rsidR="00432232">
              <w:rPr>
                <w:noProof/>
                <w:webHidden/>
              </w:rPr>
              <w:instrText xml:space="preserve"> PAGEREF _Toc404964139 \h </w:instrText>
            </w:r>
            <w:r>
              <w:rPr>
                <w:noProof/>
                <w:webHidden/>
              </w:rPr>
            </w:r>
            <w:r>
              <w:rPr>
                <w:noProof/>
                <w:webHidden/>
              </w:rPr>
              <w:fldChar w:fldCharType="separate"/>
            </w:r>
            <w:r w:rsidR="00B50785">
              <w:rPr>
                <w:noProof/>
                <w:webHidden/>
              </w:rPr>
              <w:t>3</w:t>
            </w:r>
            <w:r>
              <w:rPr>
                <w:noProof/>
                <w:webHidden/>
              </w:rPr>
              <w:fldChar w:fldCharType="end"/>
            </w:r>
          </w:hyperlink>
        </w:p>
        <w:p w:rsidR="00432232" w:rsidRDefault="00172E0E">
          <w:pPr>
            <w:pStyle w:val="32"/>
            <w:tabs>
              <w:tab w:val="left" w:pos="1260"/>
              <w:tab w:val="right" w:leader="dot" w:pos="9736"/>
            </w:tabs>
            <w:rPr>
              <w:rFonts w:asciiTheme="minorHAnsi" w:eastAsiaTheme="minorEastAsia" w:hAnsiTheme="minorHAnsi" w:cstheme="minorBidi"/>
              <w:noProof/>
              <w:kern w:val="2"/>
              <w:szCs w:val="22"/>
            </w:rPr>
          </w:pPr>
          <w:hyperlink w:anchor="_Toc404964143" w:history="1">
            <w:r w:rsidR="00432232" w:rsidRPr="00FC3CFB">
              <w:rPr>
                <w:rStyle w:val="ad"/>
                <w:rFonts w:cstheme="majorHAnsi"/>
                <w:noProof/>
              </w:rPr>
              <w:t>2.2.2.</w:t>
            </w:r>
            <w:r w:rsidR="00432232">
              <w:rPr>
                <w:rFonts w:asciiTheme="minorHAnsi" w:eastAsiaTheme="minorEastAsia" w:hAnsiTheme="minorHAnsi" w:cstheme="minorBidi"/>
                <w:noProof/>
                <w:kern w:val="2"/>
                <w:szCs w:val="22"/>
              </w:rPr>
              <w:tab/>
            </w:r>
            <w:r w:rsidR="00432232" w:rsidRPr="00FC3CFB">
              <w:rPr>
                <w:rStyle w:val="ad"/>
                <w:noProof/>
              </w:rPr>
              <w:t>NC3</w:t>
            </w:r>
            <w:r w:rsidR="00432232" w:rsidRPr="00FC3CFB">
              <w:rPr>
                <w:rStyle w:val="ad"/>
                <w:rFonts w:hint="eastAsia"/>
                <w:noProof/>
              </w:rPr>
              <w:t>の基本理念</w:t>
            </w:r>
            <w:r w:rsidR="00432232">
              <w:rPr>
                <w:noProof/>
                <w:webHidden/>
              </w:rPr>
              <w:tab/>
            </w:r>
            <w:r>
              <w:rPr>
                <w:noProof/>
                <w:webHidden/>
              </w:rPr>
              <w:fldChar w:fldCharType="begin"/>
            </w:r>
            <w:r w:rsidR="00432232">
              <w:rPr>
                <w:noProof/>
                <w:webHidden/>
              </w:rPr>
              <w:instrText xml:space="preserve"> PAGEREF _Toc404964143 \h </w:instrText>
            </w:r>
            <w:r>
              <w:rPr>
                <w:noProof/>
                <w:webHidden/>
              </w:rPr>
            </w:r>
            <w:r>
              <w:rPr>
                <w:noProof/>
                <w:webHidden/>
              </w:rPr>
              <w:fldChar w:fldCharType="separate"/>
            </w:r>
            <w:r w:rsidR="00B50785">
              <w:rPr>
                <w:noProof/>
                <w:webHidden/>
              </w:rPr>
              <w:t>4</w:t>
            </w:r>
            <w:r>
              <w:rPr>
                <w:noProof/>
                <w:webHidden/>
              </w:rPr>
              <w:fldChar w:fldCharType="end"/>
            </w:r>
          </w:hyperlink>
        </w:p>
        <w:p w:rsidR="00432232" w:rsidRDefault="00172E0E">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"_Toc404964147"</w:instrText>
          </w:r>
          <w:r>
            <w:rPr>
              <w:noProof/>
            </w:rPr>
            <w:fldChar w:fldCharType="separate"/>
          </w:r>
          <w:r w:rsidR="00432232" w:rsidRPr="00FC3CFB">
            <w:rPr>
              <w:rStyle w:val="ad"/>
              <w:rFonts w:cstheme="majorHAnsi"/>
              <w:noProof/>
            </w:rPr>
            <w:t>2.2.3.</w:t>
          </w:r>
          <w:r w:rsidR="00432232">
            <w:rPr>
              <w:rFonts w:asciiTheme="minorHAnsi" w:eastAsiaTheme="minorEastAsia" w:hAnsiTheme="minorHAnsi" w:cstheme="minorBidi"/>
              <w:noProof/>
              <w:kern w:val="2"/>
              <w:szCs w:val="22"/>
            </w:rPr>
            <w:tab/>
          </w:r>
          <w:r w:rsidR="00432232" w:rsidRPr="00FC3CFB">
            <w:rPr>
              <w:rStyle w:val="ad"/>
              <w:noProof/>
            </w:rPr>
            <w:t>NC3</w:t>
          </w:r>
          <w:r w:rsidR="00432232" w:rsidRPr="00FC3CFB">
            <w:rPr>
              <w:rStyle w:val="ad"/>
              <w:rFonts w:hint="eastAsia"/>
              <w:noProof/>
            </w:rPr>
            <w:t>開発スケジュール</w:t>
          </w:r>
          <w:r w:rsidR="00432232">
            <w:rPr>
              <w:noProof/>
              <w:webHidden/>
            </w:rPr>
            <w:tab/>
          </w:r>
          <w:r>
            <w:rPr>
              <w:noProof/>
              <w:webHidden/>
            </w:rPr>
            <w:fldChar w:fldCharType="begin"/>
          </w:r>
          <w:r w:rsidR="00432232">
            <w:rPr>
              <w:noProof/>
              <w:webHidden/>
            </w:rPr>
            <w:instrText xml:space="preserve"> PAGEREF _Toc404964147 \h </w:instrText>
          </w:r>
          <w:r>
            <w:rPr>
              <w:noProof/>
              <w:webHidden/>
            </w:rPr>
          </w:r>
          <w:r>
            <w:rPr>
              <w:noProof/>
              <w:webHidden/>
            </w:rPr>
            <w:fldChar w:fldCharType="separate"/>
          </w:r>
          <w:ins w:id="47" w:author="hokada" w:date="2014-12-01T17:56:00Z">
            <w:r w:rsidR="00B50785">
              <w:rPr>
                <w:noProof/>
                <w:webHidden/>
              </w:rPr>
              <w:t>5</w:t>
            </w:r>
          </w:ins>
          <w:del w:id="48" w:author="hokada" w:date="2014-12-01T17:28:00Z">
            <w:r w:rsidR="00432232" w:rsidDel="00AA69D4">
              <w:rPr>
                <w:noProof/>
                <w:webHidden/>
              </w:rPr>
              <w:delText>6</w:delText>
            </w:r>
          </w:del>
          <w:r>
            <w:rPr>
              <w:noProof/>
              <w:webHidden/>
            </w:rPr>
            <w:fldChar w:fldCharType="end"/>
          </w:r>
          <w:r>
            <w:rPr>
              <w:noProof/>
            </w:rPr>
            <w:fldChar w:fldCharType="end"/>
          </w:r>
        </w:p>
        <w:p w:rsidR="00432232" w:rsidRDefault="00172E0E">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"_Toc404964148"</w:instrText>
          </w:r>
          <w:r>
            <w:rPr>
              <w:noProof/>
            </w:rPr>
            <w:fldChar w:fldCharType="separate"/>
          </w:r>
          <w:r w:rsidR="00432232" w:rsidRPr="00FC3CFB">
            <w:rPr>
              <w:rStyle w:val="ad"/>
              <w:rFonts w:cstheme="majorHAnsi"/>
              <w:noProof/>
            </w:rPr>
            <w:t>2.2.4.</w:t>
          </w:r>
          <w:r w:rsidR="00432232">
            <w:rPr>
              <w:rFonts w:asciiTheme="minorHAnsi" w:eastAsiaTheme="minorEastAsia" w:hAnsiTheme="minorHAnsi" w:cstheme="minorBidi"/>
              <w:noProof/>
              <w:kern w:val="2"/>
              <w:szCs w:val="22"/>
            </w:rPr>
            <w:tab/>
          </w:r>
          <w:r w:rsidR="00432232" w:rsidRPr="00FC3CFB">
            <w:rPr>
              <w:rStyle w:val="ad"/>
              <w:rFonts w:hint="eastAsia"/>
              <w:noProof/>
            </w:rPr>
            <w:t>ユーザが</w:t>
          </w:r>
          <w:r w:rsidR="00432232" w:rsidRPr="00FC3CFB">
            <w:rPr>
              <w:rStyle w:val="ad"/>
              <w:noProof/>
            </w:rPr>
            <w:t>NC3</w:t>
          </w:r>
          <w:r w:rsidR="00432232" w:rsidRPr="00FC3CFB">
            <w:rPr>
              <w:rStyle w:val="ad"/>
              <w:rFonts w:hint="eastAsia"/>
              <w:noProof/>
            </w:rPr>
            <w:t>を利用することで得られる効果</w:t>
          </w:r>
          <w:r w:rsidR="00432232">
            <w:rPr>
              <w:noProof/>
              <w:webHidden/>
            </w:rPr>
            <w:tab/>
          </w:r>
          <w:r>
            <w:rPr>
              <w:noProof/>
              <w:webHidden/>
            </w:rPr>
            <w:fldChar w:fldCharType="begin"/>
          </w:r>
          <w:r w:rsidR="00432232">
            <w:rPr>
              <w:noProof/>
              <w:webHidden/>
            </w:rPr>
            <w:instrText xml:space="preserve"> PAGEREF _Toc404964148 \h </w:instrText>
          </w:r>
          <w:r>
            <w:rPr>
              <w:noProof/>
              <w:webHidden/>
            </w:rPr>
          </w:r>
          <w:r>
            <w:rPr>
              <w:noProof/>
              <w:webHidden/>
            </w:rPr>
            <w:fldChar w:fldCharType="separate"/>
          </w:r>
          <w:ins w:id="49" w:author="hokada" w:date="2014-12-01T17:56:00Z">
            <w:r w:rsidR="00B50785">
              <w:rPr>
                <w:noProof/>
                <w:webHidden/>
              </w:rPr>
              <w:t>5</w:t>
            </w:r>
          </w:ins>
          <w:del w:id="50" w:author="hokada" w:date="2014-12-01T17:28:00Z">
            <w:r w:rsidR="00432232" w:rsidDel="00AA69D4">
              <w:rPr>
                <w:noProof/>
                <w:webHidden/>
              </w:rPr>
              <w:delText>6</w:delText>
            </w:r>
          </w:del>
          <w:r>
            <w:rPr>
              <w:noProof/>
              <w:webHidden/>
            </w:rPr>
            <w:fldChar w:fldCharType="end"/>
          </w:r>
          <w:r>
            <w:rPr>
              <w:noProof/>
            </w:rPr>
            <w:fldChar w:fldCharType="end"/>
          </w:r>
        </w:p>
        <w:p w:rsidR="00432232" w:rsidRDefault="00172E0E">
          <w:pPr>
            <w:pStyle w:val="22"/>
            <w:tabs>
              <w:tab w:val="left" w:pos="84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"_Toc404964152"</w:instrText>
          </w:r>
          <w:r>
            <w:rPr>
              <w:noProof/>
            </w:rPr>
            <w:fldChar w:fldCharType="separate"/>
          </w:r>
          <w:r w:rsidR="00432232" w:rsidRPr="00FC3CFB">
            <w:rPr>
              <w:rStyle w:val="ad"/>
              <w:noProof/>
            </w:rPr>
            <w:t>2.3.</w:t>
          </w:r>
          <w:r w:rsidR="00432232">
            <w:rPr>
              <w:rFonts w:asciiTheme="minorHAnsi" w:eastAsiaTheme="minorEastAsia" w:hAnsiTheme="minorHAnsi" w:cstheme="minorBidi"/>
              <w:noProof/>
              <w:kern w:val="2"/>
              <w:szCs w:val="22"/>
            </w:rPr>
            <w:tab/>
          </w:r>
          <w:r w:rsidR="00432232" w:rsidRPr="00FC3CFB">
            <w:rPr>
              <w:rStyle w:val="ad"/>
              <w:noProof/>
            </w:rPr>
            <w:t>NC3</w:t>
          </w:r>
          <w:r w:rsidR="00432232" w:rsidRPr="00FC3CFB">
            <w:rPr>
              <w:rStyle w:val="ad"/>
              <w:rFonts w:hint="eastAsia"/>
              <w:noProof/>
            </w:rPr>
            <w:t>開発方式</w:t>
          </w:r>
          <w:r w:rsidR="00432232">
            <w:rPr>
              <w:noProof/>
              <w:webHidden/>
            </w:rPr>
            <w:tab/>
          </w:r>
          <w:r>
            <w:rPr>
              <w:noProof/>
              <w:webHidden/>
            </w:rPr>
            <w:fldChar w:fldCharType="begin"/>
          </w:r>
          <w:r w:rsidR="00432232">
            <w:rPr>
              <w:noProof/>
              <w:webHidden/>
            </w:rPr>
            <w:instrText xml:space="preserve"> PAGEREF _Toc404964152 \h </w:instrText>
          </w:r>
          <w:r>
            <w:rPr>
              <w:noProof/>
              <w:webHidden/>
            </w:rPr>
          </w:r>
          <w:r>
            <w:rPr>
              <w:noProof/>
              <w:webHidden/>
            </w:rPr>
            <w:fldChar w:fldCharType="separate"/>
          </w:r>
          <w:ins w:id="51" w:author="hokada" w:date="2014-12-01T17:56:00Z">
            <w:r w:rsidR="00B50785">
              <w:rPr>
                <w:noProof/>
                <w:webHidden/>
              </w:rPr>
              <w:t>8</w:t>
            </w:r>
          </w:ins>
          <w:del w:id="52" w:author="hokada" w:date="2014-12-01T17:56:00Z">
            <w:r w:rsidR="00AA69D4" w:rsidDel="00B50785">
              <w:rPr>
                <w:noProof/>
                <w:webHidden/>
              </w:rPr>
              <w:delText>7</w:delText>
            </w:r>
          </w:del>
          <w:r>
            <w:rPr>
              <w:noProof/>
              <w:webHidden/>
            </w:rPr>
            <w:fldChar w:fldCharType="end"/>
          </w:r>
          <w:r>
            <w:rPr>
              <w:noProof/>
            </w:rPr>
            <w:fldChar w:fldCharType="end"/>
          </w:r>
        </w:p>
        <w:p w:rsidR="00432232" w:rsidRDefault="00172E0E">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"_Toc404964154"</w:instrText>
          </w:r>
          <w:r>
            <w:rPr>
              <w:noProof/>
            </w:rPr>
            <w:fldChar w:fldCharType="separate"/>
          </w:r>
          <w:r w:rsidR="00432232" w:rsidRPr="00FC3CFB">
            <w:rPr>
              <w:rStyle w:val="ad"/>
              <w:rFonts w:cstheme="majorHAnsi"/>
              <w:noProof/>
            </w:rPr>
            <w:t>2.3.1.</w:t>
          </w:r>
          <w:r w:rsidR="00432232">
            <w:rPr>
              <w:rFonts w:asciiTheme="minorHAnsi" w:eastAsiaTheme="minorEastAsia" w:hAnsiTheme="minorHAnsi" w:cstheme="minorBidi"/>
              <w:noProof/>
              <w:kern w:val="2"/>
              <w:szCs w:val="22"/>
            </w:rPr>
            <w:tab/>
          </w:r>
          <w:r w:rsidR="00432232" w:rsidRPr="00FC3CFB">
            <w:rPr>
              <w:rStyle w:val="ad"/>
              <w:rFonts w:hint="eastAsia"/>
              <w:noProof/>
            </w:rPr>
            <w:t>ソフトウェア構成図</w:t>
          </w:r>
          <w:r w:rsidR="00432232">
            <w:rPr>
              <w:noProof/>
              <w:webHidden/>
            </w:rPr>
            <w:tab/>
          </w:r>
          <w:r>
            <w:rPr>
              <w:noProof/>
              <w:webHidden/>
            </w:rPr>
            <w:fldChar w:fldCharType="begin"/>
          </w:r>
          <w:r w:rsidR="00432232">
            <w:rPr>
              <w:noProof/>
              <w:webHidden/>
            </w:rPr>
            <w:instrText xml:space="preserve"> PAGEREF _Toc404964154 \h </w:instrText>
          </w:r>
          <w:r>
            <w:rPr>
              <w:noProof/>
              <w:webHidden/>
            </w:rPr>
          </w:r>
          <w:r>
            <w:rPr>
              <w:noProof/>
              <w:webHidden/>
            </w:rPr>
            <w:fldChar w:fldCharType="separate"/>
          </w:r>
          <w:ins w:id="53" w:author="hokada" w:date="2014-12-01T17:56:00Z">
            <w:r w:rsidR="00B50785">
              <w:rPr>
                <w:noProof/>
                <w:webHidden/>
              </w:rPr>
              <w:t>8</w:t>
            </w:r>
          </w:ins>
          <w:del w:id="54" w:author="hokada" w:date="2014-12-01T17:56:00Z">
            <w:r w:rsidR="00AA69D4" w:rsidDel="00B50785">
              <w:rPr>
                <w:noProof/>
                <w:webHidden/>
              </w:rPr>
              <w:delText>7</w:delText>
            </w:r>
          </w:del>
          <w:r>
            <w:rPr>
              <w:noProof/>
              <w:webHidden/>
            </w:rPr>
            <w:fldChar w:fldCharType="end"/>
          </w:r>
          <w:r>
            <w:rPr>
              <w:noProof/>
            </w:rPr>
            <w:fldChar w:fldCharType="end"/>
          </w:r>
        </w:p>
        <w:p w:rsidR="00432232" w:rsidRDefault="00172E0E">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"_Toc404964155"</w:instrText>
          </w:r>
          <w:r>
            <w:rPr>
              <w:noProof/>
            </w:rPr>
            <w:fldChar w:fldCharType="separate"/>
          </w:r>
          <w:r w:rsidR="00432232" w:rsidRPr="00FC3CFB">
            <w:rPr>
              <w:rStyle w:val="ad"/>
              <w:rFonts w:cstheme="majorHAnsi"/>
              <w:noProof/>
            </w:rPr>
            <w:t>2.3.2.</w:t>
          </w:r>
          <w:r w:rsidR="00432232">
            <w:rPr>
              <w:rFonts w:asciiTheme="minorHAnsi" w:eastAsiaTheme="minorEastAsia" w:hAnsiTheme="minorHAnsi" w:cstheme="minorBidi"/>
              <w:noProof/>
              <w:kern w:val="2"/>
              <w:szCs w:val="22"/>
            </w:rPr>
            <w:tab/>
          </w:r>
          <w:r w:rsidR="00432232" w:rsidRPr="00FC3CFB">
            <w:rPr>
              <w:rStyle w:val="ad"/>
              <w:rFonts w:hint="eastAsia"/>
              <w:noProof/>
            </w:rPr>
            <w:t>ソフトウェア機能概要</w:t>
          </w:r>
          <w:r w:rsidR="00432232">
            <w:rPr>
              <w:noProof/>
              <w:webHidden/>
            </w:rPr>
            <w:tab/>
          </w:r>
          <w:r>
            <w:rPr>
              <w:noProof/>
              <w:webHidden/>
            </w:rPr>
            <w:fldChar w:fldCharType="begin"/>
          </w:r>
          <w:r w:rsidR="00432232">
            <w:rPr>
              <w:noProof/>
              <w:webHidden/>
            </w:rPr>
            <w:instrText xml:space="preserve"> PAGEREF _Toc404964155 \h </w:instrText>
          </w:r>
          <w:r>
            <w:rPr>
              <w:noProof/>
              <w:webHidden/>
            </w:rPr>
          </w:r>
          <w:r>
            <w:rPr>
              <w:noProof/>
              <w:webHidden/>
            </w:rPr>
            <w:fldChar w:fldCharType="separate"/>
          </w:r>
          <w:ins w:id="55" w:author="hokada" w:date="2014-12-01T17:56:00Z">
            <w:r w:rsidR="00B50785">
              <w:rPr>
                <w:noProof/>
                <w:webHidden/>
              </w:rPr>
              <w:t>10</w:t>
            </w:r>
          </w:ins>
          <w:del w:id="56" w:author="hokada" w:date="2014-12-01T17:56:00Z">
            <w:r w:rsidR="00AA69D4" w:rsidDel="00B50785">
              <w:rPr>
                <w:noProof/>
                <w:webHidden/>
              </w:rPr>
              <w:delText>9</w:delText>
            </w:r>
          </w:del>
          <w:r>
            <w:rPr>
              <w:noProof/>
              <w:webHidden/>
            </w:rPr>
            <w:fldChar w:fldCharType="end"/>
          </w:r>
          <w:r>
            <w:rPr>
              <w:noProof/>
            </w:rPr>
            <w:fldChar w:fldCharType="end"/>
          </w:r>
        </w:p>
        <w:p w:rsidR="00432232" w:rsidRDefault="00172E0E">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"_Toc404964156"</w:instrText>
          </w:r>
          <w:r>
            <w:rPr>
              <w:noProof/>
            </w:rPr>
            <w:fldChar w:fldCharType="separate"/>
          </w:r>
          <w:r w:rsidR="00432232" w:rsidRPr="00FC3CFB">
            <w:rPr>
              <w:rStyle w:val="ad"/>
              <w:rFonts w:cstheme="majorHAnsi"/>
              <w:noProof/>
            </w:rPr>
            <w:t>2.3.3.</w:t>
          </w:r>
          <w:r w:rsidR="00432232">
            <w:rPr>
              <w:rFonts w:asciiTheme="minorHAnsi" w:eastAsiaTheme="minorEastAsia" w:hAnsiTheme="minorHAnsi" w:cstheme="minorBidi"/>
              <w:noProof/>
              <w:kern w:val="2"/>
              <w:szCs w:val="22"/>
            </w:rPr>
            <w:tab/>
          </w:r>
          <w:r w:rsidR="00432232" w:rsidRPr="00FC3CFB">
            <w:rPr>
              <w:rStyle w:val="ad"/>
              <w:rFonts w:hint="eastAsia"/>
              <w:noProof/>
            </w:rPr>
            <w:t>開発環境及び、開発プロセス</w:t>
          </w:r>
          <w:r w:rsidR="00432232">
            <w:rPr>
              <w:noProof/>
              <w:webHidden/>
            </w:rPr>
            <w:tab/>
          </w:r>
          <w:r>
            <w:rPr>
              <w:noProof/>
              <w:webHidden/>
            </w:rPr>
            <w:fldChar w:fldCharType="begin"/>
          </w:r>
          <w:r w:rsidR="00432232">
            <w:rPr>
              <w:noProof/>
              <w:webHidden/>
            </w:rPr>
            <w:instrText xml:space="preserve"> PAGEREF _Toc404964156 \h </w:instrText>
          </w:r>
          <w:r>
            <w:rPr>
              <w:noProof/>
              <w:webHidden/>
            </w:rPr>
          </w:r>
          <w:r>
            <w:rPr>
              <w:noProof/>
              <w:webHidden/>
            </w:rPr>
            <w:fldChar w:fldCharType="separate"/>
          </w:r>
          <w:ins w:id="57" w:author="hokada" w:date="2014-12-01T17:56:00Z">
            <w:r w:rsidR="00B50785">
              <w:rPr>
                <w:noProof/>
                <w:webHidden/>
              </w:rPr>
              <w:t>13</w:t>
            </w:r>
          </w:ins>
          <w:del w:id="58" w:author="hokada" w:date="2014-12-01T17:56:00Z">
            <w:r w:rsidR="00AA69D4" w:rsidDel="00B50785">
              <w:rPr>
                <w:noProof/>
                <w:webHidden/>
              </w:rPr>
              <w:delText>12</w:delText>
            </w:r>
          </w:del>
          <w:r>
            <w:rPr>
              <w:noProof/>
              <w:webHidden/>
            </w:rPr>
            <w:fldChar w:fldCharType="end"/>
          </w:r>
          <w:r>
            <w:rPr>
              <w:noProof/>
            </w:rPr>
            <w:fldChar w:fldCharType="end"/>
          </w:r>
        </w:p>
        <w:p w:rsidR="00432232" w:rsidRDefault="00172E0E">
          <w:pPr>
            <w:pStyle w:val="12"/>
            <w:tabs>
              <w:tab w:val="left" w:pos="105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"_Toc404964159"</w:instrText>
          </w:r>
          <w:r>
            <w:rPr>
              <w:noProof/>
            </w:rPr>
            <w:fldChar w:fldCharType="separate"/>
          </w:r>
          <w:r w:rsidR="00432232" w:rsidRPr="00FC3CFB">
            <w:rPr>
              <w:rStyle w:val="ad"/>
              <w:rFonts w:hint="eastAsia"/>
              <w:b/>
              <w:noProof/>
            </w:rPr>
            <w:t>第</w:t>
          </w:r>
          <w:r w:rsidR="00432232" w:rsidRPr="00FC3CFB">
            <w:rPr>
              <w:rStyle w:val="ad"/>
              <w:rFonts w:hint="eastAsia"/>
              <w:b/>
              <w:noProof/>
            </w:rPr>
            <w:t xml:space="preserve"> 3 </w:t>
          </w:r>
          <w:r w:rsidR="00432232" w:rsidRPr="00FC3CFB">
            <w:rPr>
              <w:rStyle w:val="ad"/>
              <w:rFonts w:hint="eastAsia"/>
              <w:b/>
              <w:noProof/>
            </w:rPr>
            <w:t>章</w:t>
          </w:r>
          <w:r w:rsidR="00432232">
            <w:rPr>
              <w:rFonts w:asciiTheme="minorHAnsi" w:eastAsiaTheme="minorEastAsia" w:hAnsiTheme="minorHAnsi" w:cstheme="minorBidi"/>
              <w:noProof/>
              <w:kern w:val="2"/>
              <w:szCs w:val="22"/>
            </w:rPr>
            <w:tab/>
          </w:r>
          <w:r w:rsidR="00432232" w:rsidRPr="00FC3CFB">
            <w:rPr>
              <w:rStyle w:val="ad"/>
              <w:b/>
              <w:noProof/>
            </w:rPr>
            <w:t>NC3</w:t>
          </w:r>
          <w:r w:rsidR="00432232" w:rsidRPr="00FC3CFB">
            <w:rPr>
              <w:rStyle w:val="ad"/>
              <w:rFonts w:hint="eastAsia"/>
              <w:b/>
              <w:noProof/>
            </w:rPr>
            <w:t>プラグイン開発における機能提案</w:t>
          </w:r>
          <w:r w:rsidR="00432232">
            <w:rPr>
              <w:noProof/>
              <w:webHidden/>
            </w:rPr>
            <w:tab/>
          </w:r>
          <w:r>
            <w:rPr>
              <w:noProof/>
              <w:webHidden/>
            </w:rPr>
            <w:fldChar w:fldCharType="begin"/>
          </w:r>
          <w:r w:rsidR="00432232">
            <w:rPr>
              <w:noProof/>
              <w:webHidden/>
            </w:rPr>
            <w:instrText xml:space="preserve"> PAGEREF _Toc404964159 \h </w:instrText>
          </w:r>
          <w:r>
            <w:rPr>
              <w:noProof/>
              <w:webHidden/>
            </w:rPr>
          </w:r>
          <w:r>
            <w:rPr>
              <w:noProof/>
              <w:webHidden/>
            </w:rPr>
            <w:fldChar w:fldCharType="separate"/>
          </w:r>
          <w:ins w:id="59" w:author="hokada" w:date="2014-12-01T17:56:00Z">
            <w:r w:rsidR="00B50785">
              <w:rPr>
                <w:noProof/>
                <w:webHidden/>
              </w:rPr>
              <w:t>16</w:t>
            </w:r>
          </w:ins>
          <w:del w:id="60" w:author="hokada" w:date="2014-12-01T17:56:00Z">
            <w:r w:rsidR="00AA69D4" w:rsidDel="00B50785">
              <w:rPr>
                <w:noProof/>
                <w:webHidden/>
              </w:rPr>
              <w:delText>15</w:delText>
            </w:r>
          </w:del>
          <w:r>
            <w:rPr>
              <w:noProof/>
              <w:webHidden/>
            </w:rPr>
            <w:fldChar w:fldCharType="end"/>
          </w:r>
          <w:r>
            <w:rPr>
              <w:noProof/>
            </w:rPr>
            <w:fldChar w:fldCharType="end"/>
          </w:r>
        </w:p>
        <w:p w:rsidR="00432232" w:rsidRDefault="00172E0E">
          <w:pPr>
            <w:pStyle w:val="22"/>
            <w:tabs>
              <w:tab w:val="left" w:pos="84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"_Toc404964160"</w:instrText>
          </w:r>
          <w:r>
            <w:rPr>
              <w:noProof/>
            </w:rPr>
            <w:fldChar w:fldCharType="separate"/>
          </w:r>
          <w:r w:rsidR="00432232" w:rsidRPr="00FC3CFB">
            <w:rPr>
              <w:rStyle w:val="ad"/>
              <w:noProof/>
            </w:rPr>
            <w:t>3.1.</w:t>
          </w:r>
          <w:r w:rsidR="00432232">
            <w:rPr>
              <w:rFonts w:asciiTheme="minorHAnsi" w:eastAsiaTheme="minorEastAsia" w:hAnsiTheme="minorHAnsi" w:cstheme="minorBidi"/>
              <w:noProof/>
              <w:kern w:val="2"/>
              <w:szCs w:val="22"/>
            </w:rPr>
            <w:tab/>
          </w:r>
          <w:r w:rsidR="00432232" w:rsidRPr="00FC3CFB">
            <w:rPr>
              <w:rStyle w:val="ad"/>
              <w:noProof/>
            </w:rPr>
            <w:t>NC3</w:t>
          </w:r>
          <w:r w:rsidR="00432232" w:rsidRPr="00FC3CFB">
            <w:rPr>
              <w:rStyle w:val="ad"/>
              <w:rFonts w:hint="eastAsia"/>
              <w:noProof/>
            </w:rPr>
            <w:t>ページ構成</w:t>
          </w:r>
          <w:r w:rsidR="00432232">
            <w:rPr>
              <w:noProof/>
              <w:webHidden/>
            </w:rPr>
            <w:tab/>
          </w:r>
          <w:r>
            <w:rPr>
              <w:noProof/>
              <w:webHidden/>
            </w:rPr>
            <w:fldChar w:fldCharType="begin"/>
          </w:r>
          <w:r w:rsidR="00432232">
            <w:rPr>
              <w:noProof/>
              <w:webHidden/>
            </w:rPr>
            <w:instrText xml:space="preserve"> PAGEREF _Toc404964160 \h </w:instrText>
          </w:r>
          <w:r>
            <w:rPr>
              <w:noProof/>
              <w:webHidden/>
            </w:rPr>
          </w:r>
          <w:r>
            <w:rPr>
              <w:noProof/>
              <w:webHidden/>
            </w:rPr>
            <w:fldChar w:fldCharType="separate"/>
          </w:r>
          <w:ins w:id="61" w:author="hokada" w:date="2014-12-01T17:56:00Z">
            <w:r w:rsidR="00B50785">
              <w:rPr>
                <w:noProof/>
                <w:webHidden/>
              </w:rPr>
              <w:t>16</w:t>
            </w:r>
          </w:ins>
          <w:del w:id="62" w:author="hokada" w:date="2014-12-01T17:56:00Z">
            <w:r w:rsidR="00AA69D4" w:rsidDel="00B50785">
              <w:rPr>
                <w:noProof/>
                <w:webHidden/>
              </w:rPr>
              <w:delText>15</w:delText>
            </w:r>
          </w:del>
          <w:r>
            <w:rPr>
              <w:noProof/>
              <w:webHidden/>
            </w:rPr>
            <w:fldChar w:fldCharType="end"/>
          </w:r>
          <w:r>
            <w:rPr>
              <w:noProof/>
            </w:rPr>
            <w:fldChar w:fldCharType="end"/>
          </w:r>
        </w:p>
        <w:p w:rsidR="00432232" w:rsidRDefault="00172E0E">
          <w:pPr>
            <w:pStyle w:val="22"/>
            <w:tabs>
              <w:tab w:val="left" w:pos="84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"_Toc404964164"</w:instrText>
          </w:r>
          <w:r>
            <w:rPr>
              <w:noProof/>
            </w:rPr>
            <w:fldChar w:fldCharType="separate"/>
          </w:r>
          <w:r w:rsidR="00432232" w:rsidRPr="00FC3CFB">
            <w:rPr>
              <w:rStyle w:val="ad"/>
              <w:noProof/>
            </w:rPr>
            <w:t>3.2.</w:t>
          </w:r>
          <w:r w:rsidR="00432232">
            <w:rPr>
              <w:rFonts w:asciiTheme="minorHAnsi" w:eastAsiaTheme="minorEastAsia" w:hAnsiTheme="minorHAnsi" w:cstheme="minorBidi"/>
              <w:noProof/>
              <w:kern w:val="2"/>
              <w:szCs w:val="22"/>
            </w:rPr>
            <w:tab/>
          </w:r>
          <w:r w:rsidR="00432232" w:rsidRPr="00FC3CFB">
            <w:rPr>
              <w:rStyle w:val="ad"/>
              <w:rFonts w:hint="eastAsia"/>
              <w:noProof/>
            </w:rPr>
            <w:t>開発機能</w:t>
          </w:r>
          <w:r w:rsidR="00432232">
            <w:rPr>
              <w:noProof/>
              <w:webHidden/>
            </w:rPr>
            <w:tab/>
          </w:r>
          <w:r>
            <w:rPr>
              <w:noProof/>
              <w:webHidden/>
            </w:rPr>
            <w:fldChar w:fldCharType="begin"/>
          </w:r>
          <w:r w:rsidR="00432232">
            <w:rPr>
              <w:noProof/>
              <w:webHidden/>
            </w:rPr>
            <w:instrText xml:space="preserve"> PAGEREF _Toc404964164 \h </w:instrText>
          </w:r>
          <w:r>
            <w:rPr>
              <w:noProof/>
              <w:webHidden/>
            </w:rPr>
          </w:r>
          <w:r>
            <w:rPr>
              <w:noProof/>
              <w:webHidden/>
            </w:rPr>
            <w:fldChar w:fldCharType="separate"/>
          </w:r>
          <w:ins w:id="63" w:author="hokada" w:date="2014-12-01T17:56:00Z">
            <w:r w:rsidR="00B50785">
              <w:rPr>
                <w:noProof/>
                <w:webHidden/>
              </w:rPr>
              <w:t>16</w:t>
            </w:r>
          </w:ins>
          <w:del w:id="64" w:author="hokada" w:date="2014-12-01T17:56:00Z">
            <w:r w:rsidR="00AA69D4" w:rsidDel="00B50785">
              <w:rPr>
                <w:noProof/>
                <w:webHidden/>
              </w:rPr>
              <w:delText>15</w:delText>
            </w:r>
          </w:del>
          <w:r>
            <w:rPr>
              <w:noProof/>
              <w:webHidden/>
            </w:rPr>
            <w:fldChar w:fldCharType="end"/>
          </w:r>
          <w:r>
            <w:rPr>
              <w:noProof/>
            </w:rPr>
            <w:fldChar w:fldCharType="end"/>
          </w:r>
        </w:p>
        <w:p w:rsidR="00432232" w:rsidRDefault="00172E0E">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"_Toc404964165"</w:instrText>
          </w:r>
          <w:r>
            <w:rPr>
              <w:noProof/>
            </w:rPr>
            <w:fldChar w:fldCharType="separate"/>
          </w:r>
          <w:r w:rsidR="00432232" w:rsidRPr="00FC3CFB">
            <w:rPr>
              <w:rStyle w:val="ad"/>
              <w:rFonts w:cstheme="majorHAnsi"/>
              <w:noProof/>
            </w:rPr>
            <w:t>3.2.1.</w:t>
          </w:r>
          <w:r w:rsidR="00432232">
            <w:rPr>
              <w:rFonts w:asciiTheme="minorHAnsi" w:eastAsiaTheme="minorEastAsia" w:hAnsiTheme="minorHAnsi" w:cstheme="minorBidi"/>
              <w:noProof/>
              <w:kern w:val="2"/>
              <w:szCs w:val="22"/>
            </w:rPr>
            <w:tab/>
          </w:r>
          <w:r w:rsidR="00432232" w:rsidRPr="00FC3CFB">
            <w:rPr>
              <w:rStyle w:val="ad"/>
              <w:noProof/>
            </w:rPr>
            <w:t>iframe</w:t>
          </w:r>
          <w:r w:rsidR="00432232" w:rsidRPr="00FC3CFB">
            <w:rPr>
              <w:rStyle w:val="ad"/>
              <w:rFonts w:hint="eastAsia"/>
              <w:noProof/>
            </w:rPr>
            <w:t>プラグイン機能概要</w:t>
          </w:r>
          <w:r w:rsidR="00432232">
            <w:rPr>
              <w:noProof/>
              <w:webHidden/>
            </w:rPr>
            <w:tab/>
          </w:r>
          <w:r>
            <w:rPr>
              <w:noProof/>
              <w:webHidden/>
            </w:rPr>
            <w:fldChar w:fldCharType="begin"/>
          </w:r>
          <w:r w:rsidR="00432232">
            <w:rPr>
              <w:noProof/>
              <w:webHidden/>
            </w:rPr>
            <w:instrText xml:space="preserve"> PAGEREF _Toc404964165 \h </w:instrText>
          </w:r>
          <w:r>
            <w:rPr>
              <w:noProof/>
              <w:webHidden/>
            </w:rPr>
          </w:r>
          <w:r>
            <w:rPr>
              <w:noProof/>
              <w:webHidden/>
            </w:rPr>
            <w:fldChar w:fldCharType="separate"/>
          </w:r>
          <w:ins w:id="65" w:author="hokada" w:date="2014-12-01T17:56:00Z">
            <w:r w:rsidR="00B50785">
              <w:rPr>
                <w:noProof/>
                <w:webHidden/>
              </w:rPr>
              <w:t>16</w:t>
            </w:r>
          </w:ins>
          <w:del w:id="66" w:author="hokada" w:date="2014-12-01T17:56:00Z">
            <w:r w:rsidR="00AA69D4" w:rsidDel="00B50785">
              <w:rPr>
                <w:noProof/>
                <w:webHidden/>
              </w:rPr>
              <w:delText>15</w:delText>
            </w:r>
          </w:del>
          <w:r>
            <w:rPr>
              <w:noProof/>
              <w:webHidden/>
            </w:rPr>
            <w:fldChar w:fldCharType="end"/>
          </w:r>
          <w:r>
            <w:rPr>
              <w:noProof/>
            </w:rPr>
            <w:fldChar w:fldCharType="end"/>
          </w:r>
        </w:p>
        <w:p w:rsidR="00432232" w:rsidRDefault="00172E0E">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"_Toc404964166"</w:instrText>
          </w:r>
          <w:r>
            <w:rPr>
              <w:noProof/>
            </w:rPr>
            <w:fldChar w:fldCharType="separate"/>
          </w:r>
          <w:r w:rsidR="00432232" w:rsidRPr="00FC3CFB">
            <w:rPr>
              <w:rStyle w:val="ad"/>
              <w:rFonts w:cstheme="majorHAnsi"/>
              <w:noProof/>
            </w:rPr>
            <w:t>3.2.2.</w:t>
          </w:r>
          <w:r w:rsidR="00432232">
            <w:rPr>
              <w:rFonts w:asciiTheme="minorHAnsi" w:eastAsiaTheme="minorEastAsia" w:hAnsiTheme="minorHAnsi" w:cstheme="minorBidi"/>
              <w:noProof/>
              <w:kern w:val="2"/>
              <w:szCs w:val="22"/>
            </w:rPr>
            <w:tab/>
          </w:r>
          <w:r w:rsidR="00432232" w:rsidRPr="00FC3CFB">
            <w:rPr>
              <w:rStyle w:val="ad"/>
              <w:rFonts w:hint="eastAsia"/>
              <w:noProof/>
            </w:rPr>
            <w:t>設計ドキュメント</w:t>
          </w:r>
          <w:r w:rsidR="00432232">
            <w:rPr>
              <w:noProof/>
              <w:webHidden/>
            </w:rPr>
            <w:tab/>
          </w:r>
          <w:r>
            <w:rPr>
              <w:noProof/>
              <w:webHidden/>
            </w:rPr>
            <w:fldChar w:fldCharType="begin"/>
          </w:r>
          <w:r w:rsidR="00432232">
            <w:rPr>
              <w:noProof/>
              <w:webHidden/>
            </w:rPr>
            <w:instrText xml:space="preserve"> PAGEREF _Toc404964166 \h </w:instrText>
          </w:r>
          <w:r>
            <w:rPr>
              <w:noProof/>
              <w:webHidden/>
            </w:rPr>
          </w:r>
          <w:r>
            <w:rPr>
              <w:noProof/>
              <w:webHidden/>
            </w:rPr>
            <w:fldChar w:fldCharType="separate"/>
          </w:r>
          <w:ins w:id="67" w:author="hokada" w:date="2014-12-01T17:56:00Z">
            <w:r w:rsidR="00B50785">
              <w:rPr>
                <w:noProof/>
                <w:webHidden/>
              </w:rPr>
              <w:t>17</w:t>
            </w:r>
          </w:ins>
          <w:del w:id="68" w:author="hokada" w:date="2014-12-01T17:56:00Z">
            <w:r w:rsidR="00AA69D4" w:rsidDel="00B50785">
              <w:rPr>
                <w:noProof/>
                <w:webHidden/>
              </w:rPr>
              <w:delText>16</w:delText>
            </w:r>
          </w:del>
          <w:r>
            <w:rPr>
              <w:noProof/>
              <w:webHidden/>
            </w:rPr>
            <w:fldChar w:fldCharType="end"/>
          </w:r>
          <w:r>
            <w:rPr>
              <w:noProof/>
            </w:rPr>
            <w:fldChar w:fldCharType="end"/>
          </w:r>
        </w:p>
        <w:p w:rsidR="00432232" w:rsidRDefault="00172E0E">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"_Toc404964169"</w:instrText>
          </w:r>
          <w:r>
            <w:rPr>
              <w:noProof/>
            </w:rPr>
            <w:fldChar w:fldCharType="separate"/>
          </w:r>
          <w:r w:rsidR="00432232" w:rsidRPr="00FC3CFB">
            <w:rPr>
              <w:rStyle w:val="ad"/>
              <w:rFonts w:cstheme="majorHAnsi"/>
              <w:noProof/>
            </w:rPr>
            <w:t>3.2.3.</w:t>
          </w:r>
          <w:r w:rsidR="00432232">
            <w:rPr>
              <w:rFonts w:asciiTheme="minorHAnsi" w:eastAsiaTheme="minorEastAsia" w:hAnsiTheme="minorHAnsi" w:cstheme="minorBidi"/>
              <w:noProof/>
              <w:kern w:val="2"/>
              <w:szCs w:val="22"/>
            </w:rPr>
            <w:tab/>
          </w:r>
          <w:r w:rsidR="00432232" w:rsidRPr="00FC3CFB">
            <w:rPr>
              <w:rStyle w:val="ad"/>
              <w:rFonts w:hint="eastAsia"/>
              <w:noProof/>
            </w:rPr>
            <w:t>開発スケジュール</w:t>
          </w:r>
          <w:r w:rsidR="00432232">
            <w:rPr>
              <w:noProof/>
              <w:webHidden/>
            </w:rPr>
            <w:tab/>
          </w:r>
          <w:r>
            <w:rPr>
              <w:noProof/>
              <w:webHidden/>
            </w:rPr>
            <w:fldChar w:fldCharType="begin"/>
          </w:r>
          <w:r w:rsidR="00432232">
            <w:rPr>
              <w:noProof/>
              <w:webHidden/>
            </w:rPr>
            <w:instrText xml:space="preserve"> PAGEREF _Toc404964169 \h </w:instrText>
          </w:r>
          <w:r>
            <w:rPr>
              <w:noProof/>
              <w:webHidden/>
            </w:rPr>
          </w:r>
          <w:r>
            <w:rPr>
              <w:noProof/>
              <w:webHidden/>
            </w:rPr>
            <w:fldChar w:fldCharType="separate"/>
          </w:r>
          <w:ins w:id="69" w:author="hokada" w:date="2014-12-01T17:56:00Z">
            <w:r w:rsidR="00B50785">
              <w:rPr>
                <w:noProof/>
                <w:webHidden/>
              </w:rPr>
              <w:t>22</w:t>
            </w:r>
          </w:ins>
          <w:del w:id="70" w:author="hokada" w:date="2014-12-01T17:56:00Z">
            <w:r w:rsidR="00AA69D4" w:rsidDel="00B50785">
              <w:rPr>
                <w:noProof/>
                <w:webHidden/>
              </w:rPr>
              <w:delText>21</w:delText>
            </w:r>
          </w:del>
          <w:r>
            <w:rPr>
              <w:noProof/>
              <w:webHidden/>
            </w:rPr>
            <w:fldChar w:fldCharType="end"/>
          </w:r>
          <w:r>
            <w:rPr>
              <w:noProof/>
            </w:rPr>
            <w:fldChar w:fldCharType="end"/>
          </w:r>
        </w:p>
        <w:p w:rsidR="00432232" w:rsidRDefault="00172E0E">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"_Toc404964170"</w:instrText>
          </w:r>
          <w:r>
            <w:rPr>
              <w:noProof/>
            </w:rPr>
            <w:fldChar w:fldCharType="separate"/>
          </w:r>
          <w:r w:rsidR="00432232" w:rsidRPr="00FC3CFB">
            <w:rPr>
              <w:rStyle w:val="ad"/>
              <w:rFonts w:cstheme="majorHAnsi"/>
              <w:noProof/>
            </w:rPr>
            <w:t>3.2.4.</w:t>
          </w:r>
          <w:r w:rsidR="00432232">
            <w:rPr>
              <w:rFonts w:asciiTheme="minorHAnsi" w:eastAsiaTheme="minorEastAsia" w:hAnsiTheme="minorHAnsi" w:cstheme="minorBidi"/>
              <w:noProof/>
              <w:kern w:val="2"/>
              <w:szCs w:val="22"/>
            </w:rPr>
            <w:tab/>
          </w:r>
          <w:r w:rsidR="00432232" w:rsidRPr="00FC3CFB">
            <w:rPr>
              <w:rStyle w:val="ad"/>
              <w:rFonts w:hint="eastAsia"/>
              <w:noProof/>
            </w:rPr>
            <w:t>プログラム規模</w:t>
          </w:r>
          <w:r w:rsidR="00432232">
            <w:rPr>
              <w:noProof/>
              <w:webHidden/>
            </w:rPr>
            <w:tab/>
          </w:r>
          <w:r>
            <w:rPr>
              <w:noProof/>
              <w:webHidden/>
            </w:rPr>
            <w:fldChar w:fldCharType="begin"/>
          </w:r>
          <w:r w:rsidR="00432232">
            <w:rPr>
              <w:noProof/>
              <w:webHidden/>
            </w:rPr>
            <w:instrText xml:space="preserve"> PAGEREF _Toc404964170 \h </w:instrText>
          </w:r>
          <w:r>
            <w:rPr>
              <w:noProof/>
              <w:webHidden/>
            </w:rPr>
          </w:r>
          <w:r>
            <w:rPr>
              <w:noProof/>
              <w:webHidden/>
            </w:rPr>
            <w:fldChar w:fldCharType="separate"/>
          </w:r>
          <w:ins w:id="71" w:author="hokada" w:date="2014-12-01T17:56:00Z">
            <w:r w:rsidR="00B50785">
              <w:rPr>
                <w:noProof/>
                <w:webHidden/>
              </w:rPr>
              <w:t>23</w:t>
            </w:r>
          </w:ins>
          <w:del w:id="72" w:author="hokada" w:date="2014-12-01T17:56:00Z">
            <w:r w:rsidR="00AA69D4" w:rsidDel="00B50785">
              <w:rPr>
                <w:noProof/>
                <w:webHidden/>
              </w:rPr>
              <w:delText>22</w:delText>
            </w:r>
          </w:del>
          <w:r>
            <w:rPr>
              <w:noProof/>
              <w:webHidden/>
            </w:rPr>
            <w:fldChar w:fldCharType="end"/>
          </w:r>
          <w:r>
            <w:rPr>
              <w:noProof/>
            </w:rPr>
            <w:fldChar w:fldCharType="end"/>
          </w:r>
        </w:p>
        <w:p w:rsidR="00432232" w:rsidRDefault="00172E0E">
          <w:pPr>
            <w:pStyle w:val="22"/>
            <w:tabs>
              <w:tab w:val="left" w:pos="84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"_Toc404964171"</w:instrText>
          </w:r>
          <w:r>
            <w:rPr>
              <w:noProof/>
            </w:rPr>
            <w:fldChar w:fldCharType="separate"/>
          </w:r>
          <w:r w:rsidR="00432232" w:rsidRPr="00FC3CFB">
            <w:rPr>
              <w:rStyle w:val="ad"/>
              <w:noProof/>
            </w:rPr>
            <w:t>3.3.</w:t>
          </w:r>
          <w:r w:rsidR="00432232">
            <w:rPr>
              <w:rFonts w:asciiTheme="minorHAnsi" w:eastAsiaTheme="minorEastAsia" w:hAnsiTheme="minorHAnsi" w:cstheme="minorBidi"/>
              <w:noProof/>
              <w:kern w:val="2"/>
              <w:szCs w:val="22"/>
            </w:rPr>
            <w:tab/>
          </w:r>
          <w:r w:rsidR="00432232" w:rsidRPr="00FC3CFB">
            <w:rPr>
              <w:rStyle w:val="ad"/>
              <w:rFonts w:hint="eastAsia"/>
              <w:noProof/>
            </w:rPr>
            <w:t>提案</w:t>
          </w:r>
          <w:r w:rsidR="00432232">
            <w:rPr>
              <w:noProof/>
              <w:webHidden/>
            </w:rPr>
            <w:tab/>
          </w:r>
          <w:r>
            <w:rPr>
              <w:noProof/>
              <w:webHidden/>
            </w:rPr>
            <w:fldChar w:fldCharType="begin"/>
          </w:r>
          <w:r w:rsidR="00432232">
            <w:rPr>
              <w:noProof/>
              <w:webHidden/>
            </w:rPr>
            <w:instrText xml:space="preserve"> PAGEREF _Toc404964171 \h </w:instrText>
          </w:r>
          <w:r>
            <w:rPr>
              <w:noProof/>
              <w:webHidden/>
            </w:rPr>
          </w:r>
          <w:r>
            <w:rPr>
              <w:noProof/>
              <w:webHidden/>
            </w:rPr>
            <w:fldChar w:fldCharType="separate"/>
          </w:r>
          <w:ins w:id="73" w:author="hokada" w:date="2014-12-01T17:56:00Z">
            <w:r w:rsidR="00B50785">
              <w:rPr>
                <w:noProof/>
                <w:webHidden/>
              </w:rPr>
              <w:t>24</w:t>
            </w:r>
          </w:ins>
          <w:del w:id="74" w:author="hokada" w:date="2014-12-01T17:56:00Z">
            <w:r w:rsidR="00AA69D4" w:rsidDel="00B50785">
              <w:rPr>
                <w:noProof/>
                <w:webHidden/>
              </w:rPr>
              <w:delText>23</w:delText>
            </w:r>
          </w:del>
          <w:r>
            <w:rPr>
              <w:noProof/>
              <w:webHidden/>
            </w:rPr>
            <w:fldChar w:fldCharType="end"/>
          </w:r>
          <w:r>
            <w:rPr>
              <w:noProof/>
            </w:rPr>
            <w:fldChar w:fldCharType="end"/>
          </w:r>
        </w:p>
        <w:p w:rsidR="00432232" w:rsidRDefault="00172E0E">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"_Toc404964172"</w:instrText>
          </w:r>
          <w:r>
            <w:rPr>
              <w:noProof/>
            </w:rPr>
            <w:fldChar w:fldCharType="separate"/>
          </w:r>
          <w:r w:rsidR="00432232" w:rsidRPr="00FC3CFB">
            <w:rPr>
              <w:rStyle w:val="ad"/>
              <w:rFonts w:cstheme="majorHAnsi"/>
              <w:noProof/>
            </w:rPr>
            <w:t>3.3.1.</w:t>
          </w:r>
          <w:r w:rsidR="00432232">
            <w:rPr>
              <w:rFonts w:asciiTheme="minorHAnsi" w:eastAsiaTheme="minorEastAsia" w:hAnsiTheme="minorHAnsi" w:cstheme="minorBidi"/>
              <w:noProof/>
              <w:kern w:val="2"/>
              <w:szCs w:val="22"/>
            </w:rPr>
            <w:tab/>
          </w:r>
          <w:r w:rsidR="00432232" w:rsidRPr="00FC3CFB">
            <w:rPr>
              <w:rStyle w:val="ad"/>
              <w:rFonts w:hint="eastAsia"/>
              <w:noProof/>
            </w:rPr>
            <w:t>提案内容</w:t>
          </w:r>
          <w:r w:rsidR="00432232">
            <w:rPr>
              <w:noProof/>
              <w:webHidden/>
            </w:rPr>
            <w:tab/>
          </w:r>
          <w:r>
            <w:rPr>
              <w:noProof/>
              <w:webHidden/>
            </w:rPr>
            <w:fldChar w:fldCharType="begin"/>
          </w:r>
          <w:r w:rsidR="00432232">
            <w:rPr>
              <w:noProof/>
              <w:webHidden/>
            </w:rPr>
            <w:instrText xml:space="preserve"> PAGEREF _Toc404964172 \h </w:instrText>
          </w:r>
          <w:r>
            <w:rPr>
              <w:noProof/>
              <w:webHidden/>
            </w:rPr>
          </w:r>
          <w:r>
            <w:rPr>
              <w:noProof/>
              <w:webHidden/>
            </w:rPr>
            <w:fldChar w:fldCharType="separate"/>
          </w:r>
          <w:ins w:id="75" w:author="hokada" w:date="2014-12-01T17:56:00Z">
            <w:r w:rsidR="00B50785">
              <w:rPr>
                <w:noProof/>
                <w:webHidden/>
              </w:rPr>
              <w:t>24</w:t>
            </w:r>
          </w:ins>
          <w:del w:id="76" w:author="hokada" w:date="2014-12-01T17:56:00Z">
            <w:r w:rsidR="00AA69D4" w:rsidDel="00B50785">
              <w:rPr>
                <w:noProof/>
                <w:webHidden/>
              </w:rPr>
              <w:delText>23</w:delText>
            </w:r>
          </w:del>
          <w:r>
            <w:rPr>
              <w:noProof/>
              <w:webHidden/>
            </w:rPr>
            <w:fldChar w:fldCharType="end"/>
          </w:r>
          <w:r>
            <w:rPr>
              <w:noProof/>
            </w:rPr>
            <w:fldChar w:fldCharType="end"/>
          </w:r>
        </w:p>
        <w:p w:rsidR="00432232" w:rsidRDefault="00172E0E">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"_Toc404964173"</w:instrText>
          </w:r>
          <w:r>
            <w:rPr>
              <w:noProof/>
            </w:rPr>
            <w:fldChar w:fldCharType="separate"/>
          </w:r>
          <w:r w:rsidR="00432232" w:rsidRPr="00FC3CFB">
            <w:rPr>
              <w:rStyle w:val="ad"/>
              <w:rFonts w:cstheme="majorHAnsi"/>
              <w:noProof/>
            </w:rPr>
            <w:t>3.3.2.</w:t>
          </w:r>
          <w:r w:rsidR="00432232">
            <w:rPr>
              <w:rFonts w:asciiTheme="minorHAnsi" w:eastAsiaTheme="minorEastAsia" w:hAnsiTheme="minorHAnsi" w:cstheme="minorBidi"/>
              <w:noProof/>
              <w:kern w:val="2"/>
              <w:szCs w:val="22"/>
            </w:rPr>
            <w:tab/>
          </w:r>
          <w:r w:rsidR="00432232" w:rsidRPr="00FC3CFB">
            <w:rPr>
              <w:rStyle w:val="ad"/>
              <w:rFonts w:hint="eastAsia"/>
              <w:noProof/>
            </w:rPr>
            <w:t>実現方法</w:t>
          </w:r>
          <w:r w:rsidR="00432232">
            <w:rPr>
              <w:noProof/>
              <w:webHidden/>
            </w:rPr>
            <w:tab/>
          </w:r>
          <w:r>
            <w:rPr>
              <w:noProof/>
              <w:webHidden/>
            </w:rPr>
            <w:fldChar w:fldCharType="begin"/>
          </w:r>
          <w:r w:rsidR="00432232">
            <w:rPr>
              <w:noProof/>
              <w:webHidden/>
            </w:rPr>
            <w:instrText xml:space="preserve"> PAGEREF _Toc404964173 \h </w:instrText>
          </w:r>
          <w:r>
            <w:rPr>
              <w:noProof/>
              <w:webHidden/>
            </w:rPr>
          </w:r>
          <w:r>
            <w:rPr>
              <w:noProof/>
              <w:webHidden/>
            </w:rPr>
            <w:fldChar w:fldCharType="separate"/>
          </w:r>
          <w:ins w:id="77" w:author="hokada" w:date="2014-12-01T17:56:00Z">
            <w:r w:rsidR="00B50785">
              <w:rPr>
                <w:noProof/>
                <w:webHidden/>
              </w:rPr>
              <w:t>25</w:t>
            </w:r>
          </w:ins>
          <w:del w:id="78" w:author="hokada" w:date="2014-12-01T17:56:00Z">
            <w:r w:rsidR="00AA69D4" w:rsidDel="00B50785">
              <w:rPr>
                <w:noProof/>
                <w:webHidden/>
              </w:rPr>
              <w:delText>24</w:delText>
            </w:r>
          </w:del>
          <w:r>
            <w:rPr>
              <w:noProof/>
              <w:webHidden/>
            </w:rPr>
            <w:fldChar w:fldCharType="end"/>
          </w:r>
          <w:r>
            <w:rPr>
              <w:noProof/>
            </w:rPr>
            <w:fldChar w:fldCharType="end"/>
          </w:r>
        </w:p>
        <w:p w:rsidR="00432232" w:rsidRDefault="00172E0E">
          <w:pPr>
            <w:pStyle w:val="12"/>
            <w:tabs>
              <w:tab w:val="left" w:pos="105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"_Toc404964174"</w:instrText>
          </w:r>
          <w:r>
            <w:rPr>
              <w:noProof/>
            </w:rPr>
            <w:fldChar w:fldCharType="separate"/>
          </w:r>
          <w:r w:rsidR="00432232" w:rsidRPr="00FC3CFB">
            <w:rPr>
              <w:rStyle w:val="ad"/>
              <w:rFonts w:hint="eastAsia"/>
              <w:b/>
              <w:noProof/>
            </w:rPr>
            <w:t>第</w:t>
          </w:r>
          <w:r w:rsidR="00432232" w:rsidRPr="00FC3CFB">
            <w:rPr>
              <w:rStyle w:val="ad"/>
              <w:rFonts w:hint="eastAsia"/>
              <w:b/>
              <w:noProof/>
            </w:rPr>
            <w:t xml:space="preserve"> 4 </w:t>
          </w:r>
          <w:r w:rsidR="00432232" w:rsidRPr="00FC3CFB">
            <w:rPr>
              <w:rStyle w:val="ad"/>
              <w:rFonts w:hint="eastAsia"/>
              <w:b/>
              <w:noProof/>
            </w:rPr>
            <w:t>章</w:t>
          </w:r>
          <w:r w:rsidR="00432232">
            <w:rPr>
              <w:rFonts w:asciiTheme="minorHAnsi" w:eastAsiaTheme="minorEastAsia" w:hAnsiTheme="minorHAnsi" w:cstheme="minorBidi"/>
              <w:noProof/>
              <w:kern w:val="2"/>
              <w:szCs w:val="22"/>
            </w:rPr>
            <w:tab/>
          </w:r>
          <w:r w:rsidR="00432232" w:rsidRPr="00FC3CFB">
            <w:rPr>
              <w:rStyle w:val="ad"/>
              <w:rFonts w:hint="eastAsia"/>
              <w:b/>
              <w:noProof/>
            </w:rPr>
            <w:t>評価</w:t>
          </w:r>
          <w:r w:rsidR="00432232">
            <w:rPr>
              <w:noProof/>
              <w:webHidden/>
            </w:rPr>
            <w:tab/>
          </w:r>
          <w:r>
            <w:rPr>
              <w:noProof/>
              <w:webHidden/>
            </w:rPr>
            <w:fldChar w:fldCharType="begin"/>
          </w:r>
          <w:r w:rsidR="00432232">
            <w:rPr>
              <w:noProof/>
              <w:webHidden/>
            </w:rPr>
            <w:instrText xml:space="preserve"> PAGEREF _Toc404964174 \h </w:instrText>
          </w:r>
          <w:r>
            <w:rPr>
              <w:noProof/>
              <w:webHidden/>
            </w:rPr>
          </w:r>
          <w:r>
            <w:rPr>
              <w:noProof/>
              <w:webHidden/>
            </w:rPr>
            <w:fldChar w:fldCharType="separate"/>
          </w:r>
          <w:ins w:id="79" w:author="hokada" w:date="2014-12-01T17:56:00Z">
            <w:r w:rsidR="00B50785">
              <w:rPr>
                <w:noProof/>
                <w:webHidden/>
              </w:rPr>
              <w:t>28</w:t>
            </w:r>
          </w:ins>
          <w:del w:id="80" w:author="hokada" w:date="2014-12-01T17:56:00Z">
            <w:r w:rsidR="00AA69D4" w:rsidDel="00B50785">
              <w:rPr>
                <w:noProof/>
                <w:webHidden/>
              </w:rPr>
              <w:delText>27</w:delText>
            </w:r>
          </w:del>
          <w:r>
            <w:rPr>
              <w:noProof/>
              <w:webHidden/>
            </w:rPr>
            <w:fldChar w:fldCharType="end"/>
          </w:r>
          <w:r>
            <w:rPr>
              <w:noProof/>
            </w:rPr>
            <w:fldChar w:fldCharType="end"/>
          </w:r>
        </w:p>
        <w:p w:rsidR="00432232" w:rsidRDefault="00172E0E">
          <w:pPr>
            <w:pStyle w:val="22"/>
            <w:tabs>
              <w:tab w:val="left" w:pos="84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"_Toc404964175"</w:instrText>
          </w:r>
          <w:r>
            <w:rPr>
              <w:noProof/>
            </w:rPr>
            <w:fldChar w:fldCharType="separate"/>
          </w:r>
          <w:r w:rsidR="00432232" w:rsidRPr="00FC3CFB">
            <w:rPr>
              <w:rStyle w:val="ad"/>
              <w:noProof/>
            </w:rPr>
            <w:t>4.1.</w:t>
          </w:r>
          <w:r w:rsidR="00432232">
            <w:rPr>
              <w:rFonts w:asciiTheme="minorHAnsi" w:eastAsiaTheme="minorEastAsia" w:hAnsiTheme="minorHAnsi" w:cstheme="minorBidi"/>
              <w:noProof/>
              <w:kern w:val="2"/>
              <w:szCs w:val="22"/>
            </w:rPr>
            <w:tab/>
          </w:r>
          <w:r w:rsidR="00432232" w:rsidRPr="00FC3CFB">
            <w:rPr>
              <w:rStyle w:val="ad"/>
              <w:rFonts w:hint="eastAsia"/>
              <w:noProof/>
            </w:rPr>
            <w:t>評価項目</w:t>
          </w:r>
          <w:r w:rsidR="00432232">
            <w:rPr>
              <w:noProof/>
              <w:webHidden/>
            </w:rPr>
            <w:tab/>
          </w:r>
          <w:r>
            <w:rPr>
              <w:noProof/>
              <w:webHidden/>
            </w:rPr>
            <w:fldChar w:fldCharType="begin"/>
          </w:r>
          <w:r w:rsidR="00432232">
            <w:rPr>
              <w:noProof/>
              <w:webHidden/>
            </w:rPr>
            <w:instrText xml:space="preserve"> PAGEREF _Toc404964175 \h </w:instrText>
          </w:r>
          <w:r>
            <w:rPr>
              <w:noProof/>
              <w:webHidden/>
            </w:rPr>
          </w:r>
          <w:r>
            <w:rPr>
              <w:noProof/>
              <w:webHidden/>
            </w:rPr>
            <w:fldChar w:fldCharType="separate"/>
          </w:r>
          <w:ins w:id="81" w:author="hokada" w:date="2014-12-01T17:56:00Z">
            <w:r w:rsidR="00B50785">
              <w:rPr>
                <w:noProof/>
                <w:webHidden/>
              </w:rPr>
              <w:t>28</w:t>
            </w:r>
          </w:ins>
          <w:del w:id="82" w:author="hokada" w:date="2014-12-01T17:56:00Z">
            <w:r w:rsidR="00AA69D4" w:rsidDel="00B50785">
              <w:rPr>
                <w:noProof/>
                <w:webHidden/>
              </w:rPr>
              <w:delText>27</w:delText>
            </w:r>
          </w:del>
          <w:r>
            <w:rPr>
              <w:noProof/>
              <w:webHidden/>
            </w:rPr>
            <w:fldChar w:fldCharType="end"/>
          </w:r>
          <w:r>
            <w:rPr>
              <w:noProof/>
            </w:rPr>
            <w:fldChar w:fldCharType="end"/>
          </w:r>
        </w:p>
        <w:p w:rsidR="00432232" w:rsidRDefault="00172E0E">
          <w:pPr>
            <w:pStyle w:val="22"/>
            <w:tabs>
              <w:tab w:val="left" w:pos="84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"_Toc404964176"</w:instrText>
          </w:r>
          <w:r>
            <w:rPr>
              <w:noProof/>
            </w:rPr>
            <w:fldChar w:fldCharType="separate"/>
          </w:r>
          <w:r w:rsidR="00432232" w:rsidRPr="00FC3CFB">
            <w:rPr>
              <w:rStyle w:val="ad"/>
              <w:noProof/>
            </w:rPr>
            <w:t>4.2.</w:t>
          </w:r>
          <w:r w:rsidR="00432232">
            <w:rPr>
              <w:rFonts w:asciiTheme="minorHAnsi" w:eastAsiaTheme="minorEastAsia" w:hAnsiTheme="minorHAnsi" w:cstheme="minorBidi"/>
              <w:noProof/>
              <w:kern w:val="2"/>
              <w:szCs w:val="22"/>
            </w:rPr>
            <w:tab/>
          </w:r>
          <w:r w:rsidR="00432232" w:rsidRPr="00FC3CFB">
            <w:rPr>
              <w:rStyle w:val="ad"/>
              <w:rFonts w:hint="eastAsia"/>
              <w:noProof/>
            </w:rPr>
            <w:t>評価結果及び、考察</w:t>
          </w:r>
          <w:r w:rsidR="00432232">
            <w:rPr>
              <w:noProof/>
              <w:webHidden/>
            </w:rPr>
            <w:tab/>
          </w:r>
          <w:r>
            <w:rPr>
              <w:noProof/>
              <w:webHidden/>
            </w:rPr>
            <w:fldChar w:fldCharType="begin"/>
          </w:r>
          <w:r w:rsidR="00432232">
            <w:rPr>
              <w:noProof/>
              <w:webHidden/>
            </w:rPr>
            <w:instrText xml:space="preserve"> PAGEREF _Toc404964176 \h </w:instrText>
          </w:r>
          <w:r>
            <w:rPr>
              <w:noProof/>
              <w:webHidden/>
            </w:rPr>
          </w:r>
          <w:r>
            <w:rPr>
              <w:noProof/>
              <w:webHidden/>
            </w:rPr>
            <w:fldChar w:fldCharType="separate"/>
          </w:r>
          <w:ins w:id="83" w:author="hokada" w:date="2014-12-01T17:56:00Z">
            <w:r w:rsidR="00B50785">
              <w:rPr>
                <w:noProof/>
                <w:webHidden/>
              </w:rPr>
              <w:t>29</w:t>
            </w:r>
          </w:ins>
          <w:del w:id="84" w:author="hokada" w:date="2014-12-01T17:56:00Z">
            <w:r w:rsidR="00AA69D4" w:rsidDel="00B50785">
              <w:rPr>
                <w:noProof/>
                <w:webHidden/>
              </w:rPr>
              <w:delText>28</w:delText>
            </w:r>
          </w:del>
          <w:r>
            <w:rPr>
              <w:noProof/>
              <w:webHidden/>
            </w:rPr>
            <w:fldChar w:fldCharType="end"/>
          </w:r>
          <w:r>
            <w:rPr>
              <w:noProof/>
            </w:rPr>
            <w:fldChar w:fldCharType="end"/>
          </w:r>
        </w:p>
        <w:p w:rsidR="00432232" w:rsidRDefault="00172E0E">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"_Toc404964177"</w:instrText>
          </w:r>
          <w:r>
            <w:rPr>
              <w:noProof/>
            </w:rPr>
            <w:fldChar w:fldCharType="separate"/>
          </w:r>
          <w:r w:rsidR="00432232" w:rsidRPr="00FC3CFB">
            <w:rPr>
              <w:rStyle w:val="ad"/>
              <w:rFonts w:cstheme="majorHAnsi"/>
              <w:noProof/>
            </w:rPr>
            <w:t>4.2.1.</w:t>
          </w:r>
          <w:r w:rsidR="00432232">
            <w:rPr>
              <w:rFonts w:asciiTheme="minorHAnsi" w:eastAsiaTheme="minorEastAsia" w:hAnsiTheme="minorHAnsi" w:cstheme="minorBidi"/>
              <w:noProof/>
              <w:kern w:val="2"/>
              <w:szCs w:val="22"/>
            </w:rPr>
            <w:tab/>
          </w:r>
          <w:r w:rsidR="00432232" w:rsidRPr="00FC3CFB">
            <w:rPr>
              <w:rStyle w:val="ad"/>
              <w:rFonts w:hint="eastAsia"/>
              <w:noProof/>
            </w:rPr>
            <w:t>機能要件</w:t>
          </w:r>
          <w:r w:rsidR="00432232">
            <w:rPr>
              <w:noProof/>
              <w:webHidden/>
            </w:rPr>
            <w:tab/>
          </w:r>
          <w:r>
            <w:rPr>
              <w:noProof/>
              <w:webHidden/>
            </w:rPr>
            <w:fldChar w:fldCharType="begin"/>
          </w:r>
          <w:r w:rsidR="00432232">
            <w:rPr>
              <w:noProof/>
              <w:webHidden/>
            </w:rPr>
            <w:instrText xml:space="preserve"> PAGEREF _Toc404964177 \h </w:instrText>
          </w:r>
          <w:r>
            <w:rPr>
              <w:noProof/>
              <w:webHidden/>
            </w:rPr>
          </w:r>
          <w:r>
            <w:rPr>
              <w:noProof/>
              <w:webHidden/>
            </w:rPr>
            <w:fldChar w:fldCharType="separate"/>
          </w:r>
          <w:ins w:id="85" w:author="hokada" w:date="2014-12-01T17:56:00Z">
            <w:r w:rsidR="00B50785">
              <w:rPr>
                <w:noProof/>
                <w:webHidden/>
              </w:rPr>
              <w:t>29</w:t>
            </w:r>
          </w:ins>
          <w:del w:id="86" w:author="hokada" w:date="2014-12-01T17:56:00Z">
            <w:r w:rsidR="00AA69D4" w:rsidDel="00B50785">
              <w:rPr>
                <w:noProof/>
                <w:webHidden/>
              </w:rPr>
              <w:delText>28</w:delText>
            </w:r>
          </w:del>
          <w:r>
            <w:rPr>
              <w:noProof/>
              <w:webHidden/>
            </w:rPr>
            <w:fldChar w:fldCharType="end"/>
          </w:r>
          <w:r>
            <w:rPr>
              <w:noProof/>
            </w:rPr>
            <w:fldChar w:fldCharType="end"/>
          </w:r>
        </w:p>
        <w:p w:rsidR="00432232" w:rsidRDefault="00172E0E">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"_Toc404964178"</w:instrText>
          </w:r>
          <w:r>
            <w:rPr>
              <w:noProof/>
            </w:rPr>
            <w:fldChar w:fldCharType="separate"/>
          </w:r>
          <w:r w:rsidR="00432232" w:rsidRPr="00FC3CFB">
            <w:rPr>
              <w:rStyle w:val="ad"/>
              <w:rFonts w:cstheme="majorHAnsi"/>
              <w:noProof/>
            </w:rPr>
            <w:t>4.2.2.</w:t>
          </w:r>
          <w:r w:rsidR="00432232">
            <w:rPr>
              <w:rFonts w:asciiTheme="minorHAnsi" w:eastAsiaTheme="minorEastAsia" w:hAnsiTheme="minorHAnsi" w:cstheme="minorBidi"/>
              <w:noProof/>
              <w:kern w:val="2"/>
              <w:szCs w:val="22"/>
            </w:rPr>
            <w:tab/>
          </w:r>
          <w:r w:rsidR="00432232" w:rsidRPr="00FC3CFB">
            <w:rPr>
              <w:rStyle w:val="ad"/>
              <w:rFonts w:hint="eastAsia"/>
              <w:noProof/>
            </w:rPr>
            <w:t>非機能要件（提案機能）</w:t>
          </w:r>
          <w:r w:rsidR="00432232">
            <w:rPr>
              <w:noProof/>
              <w:webHidden/>
            </w:rPr>
            <w:tab/>
          </w:r>
          <w:r>
            <w:rPr>
              <w:noProof/>
              <w:webHidden/>
            </w:rPr>
            <w:fldChar w:fldCharType="begin"/>
          </w:r>
          <w:r w:rsidR="00432232">
            <w:rPr>
              <w:noProof/>
              <w:webHidden/>
            </w:rPr>
            <w:instrText xml:space="preserve"> PAGEREF _Toc404964178 \h </w:instrText>
          </w:r>
          <w:r>
            <w:rPr>
              <w:noProof/>
              <w:webHidden/>
            </w:rPr>
          </w:r>
          <w:r>
            <w:rPr>
              <w:noProof/>
              <w:webHidden/>
            </w:rPr>
            <w:fldChar w:fldCharType="separate"/>
          </w:r>
          <w:ins w:id="87" w:author="hokada" w:date="2014-12-01T17:56:00Z">
            <w:r w:rsidR="00B50785">
              <w:rPr>
                <w:noProof/>
                <w:webHidden/>
              </w:rPr>
              <w:t>30</w:t>
            </w:r>
          </w:ins>
          <w:del w:id="88" w:author="hokada" w:date="2014-12-01T17:56:00Z">
            <w:r w:rsidR="00AA69D4" w:rsidDel="00B50785">
              <w:rPr>
                <w:noProof/>
                <w:webHidden/>
              </w:rPr>
              <w:delText>29</w:delText>
            </w:r>
          </w:del>
          <w:r>
            <w:rPr>
              <w:noProof/>
              <w:webHidden/>
            </w:rPr>
            <w:fldChar w:fldCharType="end"/>
          </w:r>
          <w:r>
            <w:rPr>
              <w:noProof/>
            </w:rPr>
            <w:fldChar w:fldCharType="end"/>
          </w:r>
        </w:p>
        <w:p w:rsidR="00432232" w:rsidRDefault="00172E0E">
          <w:pPr>
            <w:pStyle w:val="12"/>
            <w:tabs>
              <w:tab w:val="left" w:pos="105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"_Toc404964179"</w:instrText>
          </w:r>
          <w:r>
            <w:rPr>
              <w:noProof/>
            </w:rPr>
            <w:fldChar w:fldCharType="separate"/>
          </w:r>
          <w:r w:rsidR="00432232" w:rsidRPr="00FC3CFB">
            <w:rPr>
              <w:rStyle w:val="ad"/>
              <w:rFonts w:asciiTheme="majorEastAsia" w:hAnsiTheme="majorEastAsia" w:hint="eastAsia"/>
              <w:b/>
              <w:noProof/>
            </w:rPr>
            <w:t>第</w:t>
          </w:r>
          <w:r w:rsidR="00432232" w:rsidRPr="00FC3CFB">
            <w:rPr>
              <w:rStyle w:val="ad"/>
              <w:rFonts w:asciiTheme="majorEastAsia" w:hAnsiTheme="majorEastAsia" w:hint="eastAsia"/>
              <w:b/>
              <w:noProof/>
            </w:rPr>
            <w:t xml:space="preserve"> 5 </w:t>
          </w:r>
          <w:r w:rsidR="00432232" w:rsidRPr="00FC3CFB">
            <w:rPr>
              <w:rStyle w:val="ad"/>
              <w:rFonts w:asciiTheme="majorEastAsia" w:hAnsiTheme="majorEastAsia" w:hint="eastAsia"/>
              <w:b/>
              <w:noProof/>
            </w:rPr>
            <w:t>章</w:t>
          </w:r>
          <w:r w:rsidR="00432232">
            <w:rPr>
              <w:rFonts w:asciiTheme="minorHAnsi" w:eastAsiaTheme="minorEastAsia" w:hAnsiTheme="minorHAnsi" w:cstheme="minorBidi"/>
              <w:noProof/>
              <w:kern w:val="2"/>
              <w:szCs w:val="22"/>
            </w:rPr>
            <w:tab/>
          </w:r>
          <w:r w:rsidR="00432232" w:rsidRPr="00FC3CFB">
            <w:rPr>
              <w:rStyle w:val="ad"/>
              <w:rFonts w:asciiTheme="majorEastAsia" w:hAnsiTheme="majorEastAsia" w:hint="eastAsia"/>
              <w:b/>
              <w:noProof/>
            </w:rPr>
            <w:t>結言</w:t>
          </w:r>
          <w:r w:rsidR="00432232">
            <w:rPr>
              <w:noProof/>
              <w:webHidden/>
            </w:rPr>
            <w:tab/>
          </w:r>
          <w:r>
            <w:rPr>
              <w:noProof/>
              <w:webHidden/>
            </w:rPr>
            <w:fldChar w:fldCharType="begin"/>
          </w:r>
          <w:r w:rsidR="00432232">
            <w:rPr>
              <w:noProof/>
              <w:webHidden/>
            </w:rPr>
            <w:instrText xml:space="preserve"> PAGEREF _Toc404964179 \h </w:instrText>
          </w:r>
          <w:r>
            <w:rPr>
              <w:noProof/>
              <w:webHidden/>
            </w:rPr>
          </w:r>
          <w:r>
            <w:rPr>
              <w:noProof/>
              <w:webHidden/>
            </w:rPr>
            <w:fldChar w:fldCharType="separate"/>
          </w:r>
          <w:ins w:id="89" w:author="hokada" w:date="2014-12-01T17:56:00Z">
            <w:r w:rsidR="00B50785">
              <w:rPr>
                <w:noProof/>
                <w:webHidden/>
              </w:rPr>
              <w:t>35</w:t>
            </w:r>
          </w:ins>
          <w:del w:id="90" w:author="hokada" w:date="2014-12-01T17:56:00Z">
            <w:r w:rsidR="00AA69D4" w:rsidDel="00B50785">
              <w:rPr>
                <w:noProof/>
                <w:webHidden/>
              </w:rPr>
              <w:delText>33</w:delText>
            </w:r>
          </w:del>
          <w:r>
            <w:rPr>
              <w:noProof/>
              <w:webHidden/>
            </w:rPr>
            <w:fldChar w:fldCharType="end"/>
          </w:r>
          <w:r>
            <w:rPr>
              <w:noProof/>
            </w:rPr>
            <w:fldChar w:fldCharType="end"/>
          </w:r>
        </w:p>
        <w:p w:rsidR="00432232" w:rsidRDefault="00172E0E">
          <w:pPr>
            <w:pStyle w:val="22"/>
            <w:tabs>
              <w:tab w:val="left" w:pos="84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"_Toc404964180"</w:instrText>
          </w:r>
          <w:r>
            <w:rPr>
              <w:noProof/>
            </w:rPr>
            <w:fldChar w:fldCharType="separate"/>
          </w:r>
          <w:r w:rsidR="00432232" w:rsidRPr="00FC3CFB">
            <w:rPr>
              <w:rStyle w:val="ad"/>
              <w:noProof/>
            </w:rPr>
            <w:t>5.1.</w:t>
          </w:r>
          <w:r w:rsidR="00432232">
            <w:rPr>
              <w:rFonts w:asciiTheme="minorHAnsi" w:eastAsiaTheme="minorEastAsia" w:hAnsiTheme="minorHAnsi" w:cstheme="minorBidi"/>
              <w:noProof/>
              <w:kern w:val="2"/>
              <w:szCs w:val="22"/>
            </w:rPr>
            <w:tab/>
          </w:r>
          <w:r w:rsidR="00432232" w:rsidRPr="00FC3CFB">
            <w:rPr>
              <w:rStyle w:val="ad"/>
              <w:rFonts w:hint="eastAsia"/>
              <w:noProof/>
            </w:rPr>
            <w:t>結論</w:t>
          </w:r>
          <w:r w:rsidR="00432232">
            <w:rPr>
              <w:noProof/>
              <w:webHidden/>
            </w:rPr>
            <w:tab/>
          </w:r>
          <w:r>
            <w:rPr>
              <w:noProof/>
              <w:webHidden/>
            </w:rPr>
            <w:fldChar w:fldCharType="begin"/>
          </w:r>
          <w:r w:rsidR="00432232">
            <w:rPr>
              <w:noProof/>
              <w:webHidden/>
            </w:rPr>
            <w:instrText xml:space="preserve"> PAGEREF _Toc404964180 \h </w:instrText>
          </w:r>
          <w:r>
            <w:rPr>
              <w:noProof/>
              <w:webHidden/>
            </w:rPr>
          </w:r>
          <w:r>
            <w:rPr>
              <w:noProof/>
              <w:webHidden/>
            </w:rPr>
            <w:fldChar w:fldCharType="separate"/>
          </w:r>
          <w:ins w:id="91" w:author="hokada" w:date="2014-12-01T17:56:00Z">
            <w:r w:rsidR="00B50785">
              <w:rPr>
                <w:noProof/>
                <w:webHidden/>
              </w:rPr>
              <w:t>35</w:t>
            </w:r>
          </w:ins>
          <w:del w:id="92" w:author="hokada" w:date="2014-12-01T17:56:00Z">
            <w:r w:rsidR="00AA69D4" w:rsidDel="00B50785">
              <w:rPr>
                <w:noProof/>
                <w:webHidden/>
              </w:rPr>
              <w:delText>33</w:delText>
            </w:r>
          </w:del>
          <w:r>
            <w:rPr>
              <w:noProof/>
              <w:webHidden/>
            </w:rPr>
            <w:fldChar w:fldCharType="end"/>
          </w:r>
          <w:r>
            <w:rPr>
              <w:noProof/>
            </w:rPr>
            <w:fldChar w:fldCharType="end"/>
          </w:r>
        </w:p>
        <w:p w:rsidR="00432232" w:rsidRDefault="00172E0E">
          <w:pPr>
            <w:pStyle w:val="22"/>
            <w:tabs>
              <w:tab w:val="left" w:pos="84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"_Toc404964181"</w:instrText>
          </w:r>
          <w:r>
            <w:rPr>
              <w:noProof/>
            </w:rPr>
            <w:fldChar w:fldCharType="separate"/>
          </w:r>
          <w:r w:rsidR="00432232" w:rsidRPr="00FC3CFB">
            <w:rPr>
              <w:rStyle w:val="ad"/>
              <w:noProof/>
            </w:rPr>
            <w:t>5.2.</w:t>
          </w:r>
          <w:r w:rsidR="00432232">
            <w:rPr>
              <w:rFonts w:asciiTheme="minorHAnsi" w:eastAsiaTheme="minorEastAsia" w:hAnsiTheme="minorHAnsi" w:cstheme="minorBidi"/>
              <w:noProof/>
              <w:kern w:val="2"/>
              <w:szCs w:val="22"/>
            </w:rPr>
            <w:tab/>
          </w:r>
          <w:r w:rsidR="00432232" w:rsidRPr="00FC3CFB">
            <w:rPr>
              <w:rStyle w:val="ad"/>
              <w:rFonts w:hint="eastAsia"/>
              <w:noProof/>
            </w:rPr>
            <w:t>今後の課題</w:t>
          </w:r>
          <w:r w:rsidR="00432232">
            <w:rPr>
              <w:noProof/>
              <w:webHidden/>
            </w:rPr>
            <w:tab/>
          </w:r>
          <w:r>
            <w:rPr>
              <w:noProof/>
              <w:webHidden/>
            </w:rPr>
            <w:fldChar w:fldCharType="begin"/>
          </w:r>
          <w:r w:rsidR="00432232">
            <w:rPr>
              <w:noProof/>
              <w:webHidden/>
            </w:rPr>
            <w:instrText xml:space="preserve"> PAGEREF _Toc404964181 \h </w:instrText>
          </w:r>
          <w:r>
            <w:rPr>
              <w:noProof/>
              <w:webHidden/>
            </w:rPr>
          </w:r>
          <w:r>
            <w:rPr>
              <w:noProof/>
              <w:webHidden/>
            </w:rPr>
            <w:fldChar w:fldCharType="separate"/>
          </w:r>
          <w:ins w:id="93" w:author="hokada" w:date="2014-12-01T17:56:00Z">
            <w:r w:rsidR="00B50785">
              <w:rPr>
                <w:noProof/>
                <w:webHidden/>
              </w:rPr>
              <w:t>35</w:t>
            </w:r>
          </w:ins>
          <w:del w:id="94" w:author="hokada" w:date="2014-12-01T17:56:00Z">
            <w:r w:rsidR="00AA69D4" w:rsidDel="00B50785">
              <w:rPr>
                <w:noProof/>
                <w:webHidden/>
              </w:rPr>
              <w:delText>33</w:delText>
            </w:r>
          </w:del>
          <w:r>
            <w:rPr>
              <w:noProof/>
              <w:webHidden/>
            </w:rPr>
            <w:fldChar w:fldCharType="end"/>
          </w:r>
          <w:r>
            <w:rPr>
              <w:noProof/>
            </w:rPr>
            <w:fldChar w:fldCharType="end"/>
          </w:r>
        </w:p>
        <w:p w:rsidR="00432232" w:rsidRDefault="00172E0E">
          <w:pPr>
            <w:pStyle w:val="12"/>
            <w:tabs>
              <w:tab w:val="left" w:pos="105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"_Toc404964185"</w:instrText>
          </w:r>
          <w:r>
            <w:rPr>
              <w:noProof/>
            </w:rPr>
            <w:fldChar w:fldCharType="separate"/>
          </w:r>
          <w:r w:rsidR="00432232" w:rsidRPr="00FC3CFB">
            <w:rPr>
              <w:rStyle w:val="ad"/>
              <w:rFonts w:asciiTheme="majorEastAsia" w:hAnsiTheme="majorEastAsia" w:hint="eastAsia"/>
              <w:b/>
              <w:noProof/>
            </w:rPr>
            <w:t>第</w:t>
          </w:r>
          <w:r w:rsidR="00432232" w:rsidRPr="00FC3CFB">
            <w:rPr>
              <w:rStyle w:val="ad"/>
              <w:rFonts w:asciiTheme="majorEastAsia" w:hAnsiTheme="majorEastAsia" w:hint="eastAsia"/>
              <w:b/>
              <w:noProof/>
            </w:rPr>
            <w:t xml:space="preserve"> 6 </w:t>
          </w:r>
          <w:r w:rsidR="00432232" w:rsidRPr="00FC3CFB">
            <w:rPr>
              <w:rStyle w:val="ad"/>
              <w:rFonts w:asciiTheme="majorEastAsia" w:hAnsiTheme="majorEastAsia" w:hint="eastAsia"/>
              <w:b/>
              <w:noProof/>
            </w:rPr>
            <w:t>章</w:t>
          </w:r>
          <w:r w:rsidR="00432232">
            <w:rPr>
              <w:rFonts w:asciiTheme="minorHAnsi" w:eastAsiaTheme="minorEastAsia" w:hAnsiTheme="minorHAnsi" w:cstheme="minorBidi"/>
              <w:noProof/>
              <w:kern w:val="2"/>
              <w:szCs w:val="22"/>
            </w:rPr>
            <w:tab/>
          </w:r>
          <w:r w:rsidR="00432232" w:rsidRPr="00FC3CFB">
            <w:rPr>
              <w:rStyle w:val="ad"/>
              <w:rFonts w:asciiTheme="majorEastAsia" w:hAnsiTheme="majorEastAsia" w:hint="eastAsia"/>
              <w:b/>
              <w:noProof/>
            </w:rPr>
            <w:t>謝辞</w:t>
          </w:r>
          <w:r w:rsidR="00432232">
            <w:rPr>
              <w:noProof/>
              <w:webHidden/>
            </w:rPr>
            <w:tab/>
          </w:r>
          <w:r>
            <w:rPr>
              <w:noProof/>
              <w:webHidden/>
            </w:rPr>
            <w:fldChar w:fldCharType="begin"/>
          </w:r>
          <w:r w:rsidR="00432232">
            <w:rPr>
              <w:noProof/>
              <w:webHidden/>
            </w:rPr>
            <w:instrText xml:space="preserve"> PAGEREF _Toc404964185 \h </w:instrText>
          </w:r>
          <w:r>
            <w:rPr>
              <w:noProof/>
              <w:webHidden/>
            </w:rPr>
          </w:r>
          <w:r>
            <w:rPr>
              <w:noProof/>
              <w:webHidden/>
            </w:rPr>
            <w:fldChar w:fldCharType="separate"/>
          </w:r>
          <w:ins w:id="95" w:author="hokada" w:date="2014-12-01T17:56:00Z">
            <w:r w:rsidR="00B50785">
              <w:rPr>
                <w:noProof/>
                <w:webHidden/>
              </w:rPr>
              <w:t>36</w:t>
            </w:r>
          </w:ins>
          <w:del w:id="96" w:author="hokada" w:date="2014-12-01T17:56:00Z">
            <w:r w:rsidR="00AA69D4" w:rsidDel="00B50785">
              <w:rPr>
                <w:noProof/>
                <w:webHidden/>
              </w:rPr>
              <w:delText>34</w:delText>
            </w:r>
          </w:del>
          <w:r>
            <w:rPr>
              <w:noProof/>
              <w:webHidden/>
            </w:rPr>
            <w:fldChar w:fldCharType="end"/>
          </w:r>
          <w:r>
            <w:rPr>
              <w:noProof/>
            </w:rPr>
            <w:fldChar w:fldCharType="end"/>
          </w:r>
        </w:p>
        <w:p w:rsidR="004151FD" w:rsidRDefault="00172E0E" w:rsidP="00676DB2">
          <w:pPr>
            <w:pStyle w:val="12"/>
            <w:tabs>
              <w:tab w:val="left" w:pos="1050"/>
              <w:tab w:val="right" w:leader="dot" w:pos="9736"/>
            </w:tabs>
            <w:rPr>
              <w:rFonts w:asciiTheme="majorEastAsia" w:eastAsiaTheme="majorEastAsia" w:hAnsiTheme="majorEastAsia"/>
            </w:rPr>
          </w:pPr>
          <w:r>
            <w:rPr>
              <w:noProof/>
            </w:rPr>
            <w:fldChar w:fldCharType="begin"/>
          </w:r>
          <w:r w:rsidR="007A6618">
            <w:rPr>
              <w:noProof/>
            </w:rPr>
            <w:instrText>HYPERLINK \l "_Toc404964186"</w:instrText>
          </w:r>
          <w:r>
            <w:rPr>
              <w:noProof/>
            </w:rPr>
            <w:fldChar w:fldCharType="separate"/>
          </w:r>
          <w:r w:rsidR="00432232" w:rsidRPr="00FC3CFB">
            <w:rPr>
              <w:rStyle w:val="ad"/>
              <w:rFonts w:asciiTheme="majorEastAsia" w:hAnsiTheme="majorEastAsia" w:hint="eastAsia"/>
              <w:b/>
              <w:noProof/>
            </w:rPr>
            <w:t>第</w:t>
          </w:r>
          <w:r w:rsidR="00432232" w:rsidRPr="00FC3CFB">
            <w:rPr>
              <w:rStyle w:val="ad"/>
              <w:rFonts w:asciiTheme="majorEastAsia" w:hAnsiTheme="majorEastAsia" w:hint="eastAsia"/>
              <w:b/>
              <w:noProof/>
            </w:rPr>
            <w:t xml:space="preserve"> 7 </w:t>
          </w:r>
          <w:r w:rsidR="00432232" w:rsidRPr="00FC3CFB">
            <w:rPr>
              <w:rStyle w:val="ad"/>
              <w:rFonts w:asciiTheme="majorEastAsia" w:hAnsiTheme="majorEastAsia" w:hint="eastAsia"/>
              <w:b/>
              <w:noProof/>
            </w:rPr>
            <w:t>章</w:t>
          </w:r>
          <w:r w:rsidR="00432232">
            <w:rPr>
              <w:rFonts w:asciiTheme="minorHAnsi" w:eastAsiaTheme="minorEastAsia" w:hAnsiTheme="minorHAnsi" w:cstheme="minorBidi"/>
              <w:noProof/>
              <w:kern w:val="2"/>
              <w:szCs w:val="22"/>
            </w:rPr>
            <w:tab/>
          </w:r>
          <w:r w:rsidR="00432232" w:rsidRPr="00FC3CFB">
            <w:rPr>
              <w:rStyle w:val="ad"/>
              <w:rFonts w:asciiTheme="majorEastAsia" w:hAnsiTheme="majorEastAsia" w:hint="eastAsia"/>
              <w:b/>
              <w:noProof/>
            </w:rPr>
            <w:t>参考文献</w:t>
          </w:r>
          <w:r w:rsidR="00432232">
            <w:rPr>
              <w:noProof/>
              <w:webHidden/>
            </w:rPr>
            <w:tab/>
          </w:r>
          <w:r>
            <w:rPr>
              <w:noProof/>
              <w:webHidden/>
            </w:rPr>
            <w:fldChar w:fldCharType="begin"/>
          </w:r>
          <w:r w:rsidR="00432232">
            <w:rPr>
              <w:noProof/>
              <w:webHidden/>
            </w:rPr>
            <w:instrText xml:space="preserve"> PAGEREF _Toc404964186 \h </w:instrText>
          </w:r>
          <w:r>
            <w:rPr>
              <w:noProof/>
              <w:webHidden/>
            </w:rPr>
          </w:r>
          <w:r>
            <w:rPr>
              <w:noProof/>
              <w:webHidden/>
            </w:rPr>
            <w:fldChar w:fldCharType="separate"/>
          </w:r>
          <w:ins w:id="97" w:author="hokada" w:date="2014-12-01T17:56:00Z">
            <w:r w:rsidR="00B50785">
              <w:rPr>
                <w:noProof/>
                <w:webHidden/>
              </w:rPr>
              <w:t>37</w:t>
            </w:r>
          </w:ins>
          <w:del w:id="98" w:author="hokada" w:date="2014-12-01T17:56:00Z">
            <w:r w:rsidR="00AA69D4" w:rsidDel="00B50785">
              <w:rPr>
                <w:noProof/>
                <w:webHidden/>
              </w:rPr>
              <w:delText>35</w:delText>
            </w:r>
          </w:del>
          <w:r>
            <w:rPr>
              <w:noProof/>
              <w:webHidden/>
            </w:rPr>
            <w:fldChar w:fldCharType="end"/>
          </w:r>
          <w:r>
            <w:rPr>
              <w:noProof/>
            </w:rPr>
            <w:fldChar w:fldCharType="end"/>
          </w:r>
          <w:r w:rsidRPr="007A3655">
            <w:rPr>
              <w:rFonts w:asciiTheme="majorEastAsia" w:eastAsiaTheme="majorEastAsia" w:hAnsiTheme="majorEastAsia"/>
            </w:rPr>
            <w:fldChar w:fldCharType="end"/>
          </w:r>
        </w:p>
      </w:sdtContent>
    </w:sdt>
    <w:p w:rsidR="00654A71" w:rsidRDefault="00654A71" w:rsidP="00C41880">
      <w:pPr>
        <w:widowControl/>
        <w:adjustRightInd/>
        <w:spacing w:line="240" w:lineRule="auto"/>
        <w:jc w:val="left"/>
        <w:textAlignment w:val="auto"/>
        <w:rPr>
          <w:rFonts w:asciiTheme="majorEastAsia" w:eastAsiaTheme="majorEastAsia" w:hAnsiTheme="majorEastAsia"/>
        </w:rPr>
        <w:sectPr w:rsidR="00654A71" w:rsidSect="00AD12A4">
          <w:pgSz w:w="11906" w:h="16838"/>
          <w:pgMar w:top="1440" w:right="1080" w:bottom="1440" w:left="1080" w:header="851" w:footer="992" w:gutter="0"/>
          <w:cols w:space="425"/>
          <w:docGrid w:type="lines" w:linePitch="360"/>
        </w:sectPr>
      </w:pPr>
    </w:p>
    <w:p w:rsidR="00F04110" w:rsidRPr="00513C90" w:rsidRDefault="00BA4220" w:rsidP="008F633D">
      <w:pPr>
        <w:pStyle w:val="10"/>
        <w:rPr>
          <w:b/>
        </w:rPr>
      </w:pPr>
      <w:bookmarkStart w:id="99" w:name="_Toc404964128"/>
      <w:r w:rsidRPr="00513C90">
        <w:rPr>
          <w:rFonts w:hint="eastAsia"/>
          <w:b/>
        </w:rPr>
        <w:lastRenderedPageBreak/>
        <w:t>緒言</w:t>
      </w:r>
      <w:bookmarkEnd w:id="99"/>
    </w:p>
    <w:p w:rsidR="002A5560" w:rsidRPr="007A3655" w:rsidRDefault="00D37A57" w:rsidP="00D37A57">
      <w:pPr>
        <w:pStyle w:val="20"/>
      </w:pPr>
      <w:bookmarkStart w:id="100" w:name="_Toc404964129"/>
      <w:r>
        <w:rPr>
          <w:rFonts w:hint="eastAsia"/>
        </w:rPr>
        <w:t>背景</w:t>
      </w:r>
      <w:bookmarkEnd w:id="100"/>
    </w:p>
    <w:p w:rsidR="004519B3" w:rsidRDefault="009A72B6" w:rsidP="009727E6">
      <w:r>
        <w:rPr>
          <w:rFonts w:hint="eastAsia"/>
        </w:rPr>
        <w:t xml:space="preserve">　</w:t>
      </w:r>
      <w:r w:rsidR="001673F6">
        <w:rPr>
          <w:rFonts w:hint="eastAsia"/>
        </w:rPr>
        <w:t>本研究室</w:t>
      </w:r>
      <w:r w:rsidR="00EB2D51">
        <w:rPr>
          <w:rFonts w:hint="eastAsia"/>
        </w:rPr>
        <w:t>の</w:t>
      </w:r>
      <w:r w:rsidR="00D2517E">
        <w:rPr>
          <w:rFonts w:hint="eastAsia"/>
        </w:rPr>
        <w:t>NC3</w:t>
      </w:r>
      <w:r w:rsidR="00D2517E">
        <w:rPr>
          <w:rFonts w:hint="eastAsia"/>
        </w:rPr>
        <w:t>プロジェクトに参画し、</w:t>
      </w:r>
      <w:r w:rsidR="0011066B">
        <w:rPr>
          <w:rFonts w:hint="eastAsia"/>
        </w:rPr>
        <w:t>iframe</w:t>
      </w:r>
      <w:del w:id="101" w:author="joho" w:date="2014-12-01T00:15:00Z">
        <w:r w:rsidR="001673F6" w:rsidDel="00033BA3">
          <w:rPr>
            <w:rFonts w:hint="eastAsia"/>
          </w:rPr>
          <w:delText>という</w:delText>
        </w:r>
      </w:del>
      <w:r w:rsidR="00D2517E">
        <w:rPr>
          <w:rFonts w:hint="eastAsia"/>
        </w:rPr>
        <w:t>プラグイン</w:t>
      </w:r>
      <w:del w:id="102" w:author="joho" w:date="2014-12-01T00:15:00Z">
        <w:r w:rsidR="001673F6" w:rsidDel="00033BA3">
          <w:rPr>
            <w:rFonts w:hint="eastAsia"/>
          </w:rPr>
          <w:delText>（</w:delText>
        </w:r>
        <w:r w:rsidR="001673F6" w:rsidDel="00033BA3">
          <w:rPr>
            <w:rFonts w:hint="eastAsia"/>
          </w:rPr>
          <w:delText>CakePHP</w:delText>
        </w:r>
        <w:r w:rsidR="001673F6" w:rsidDel="00033BA3">
          <w:rPr>
            <w:rFonts w:hint="eastAsia"/>
          </w:rPr>
          <w:delText>のアプリケーション</w:delText>
        </w:r>
        <w:r w:rsidR="00666E0F" w:rsidDel="00033BA3">
          <w:rPr>
            <w:rFonts w:hint="eastAsia"/>
          </w:rPr>
          <w:delText>パッケージ</w:delText>
        </w:r>
        <w:r w:rsidR="001673F6" w:rsidDel="00033BA3">
          <w:rPr>
            <w:rFonts w:hint="eastAsia"/>
          </w:rPr>
          <w:delText>の単位）</w:delText>
        </w:r>
      </w:del>
      <w:r w:rsidR="00666E0F">
        <w:rPr>
          <w:rFonts w:hint="eastAsia"/>
        </w:rPr>
        <w:t>の</w:t>
      </w:r>
      <w:r w:rsidR="0011066B">
        <w:rPr>
          <w:rFonts w:hint="eastAsia"/>
        </w:rPr>
        <w:t>開発を担当することになった。</w:t>
      </w:r>
      <w:ins w:id="103" w:author="joho" w:date="2014-12-01T00:18:00Z">
        <w:r w:rsidR="0032593F">
          <w:rPr>
            <w:rFonts w:hint="eastAsia"/>
          </w:rPr>
          <w:t>プラグインの</w:t>
        </w:r>
      </w:ins>
      <w:ins w:id="104" w:author="joho" w:date="2014-12-01T00:19:00Z">
        <w:r w:rsidR="00CF463D">
          <w:rPr>
            <w:rFonts w:hint="eastAsia"/>
          </w:rPr>
          <w:t>各</w:t>
        </w:r>
      </w:ins>
      <w:del w:id="105" w:author="joho" w:date="2014-12-01T00:18:00Z">
        <w:r w:rsidR="0011066B" w:rsidDel="0032593F">
          <w:rPr>
            <w:rFonts w:hint="eastAsia"/>
          </w:rPr>
          <w:delText>機</w:delText>
        </w:r>
        <w:r w:rsidR="0032593F" w:rsidDel="0032593F">
          <w:rPr>
            <w:rFonts w:hint="eastAsia"/>
          </w:rPr>
          <w:delText>能</w:delText>
        </w:r>
      </w:del>
      <w:ins w:id="106" w:author="joho" w:date="2014-12-01T00:18:00Z">
        <w:r w:rsidR="0032593F">
          <w:rPr>
            <w:rFonts w:hint="eastAsia"/>
          </w:rPr>
          <w:t>機能</w:t>
        </w:r>
      </w:ins>
      <w:r w:rsidR="0011066B">
        <w:rPr>
          <w:rFonts w:hint="eastAsia"/>
        </w:rPr>
        <w:t>に</w:t>
      </w:r>
      <w:del w:id="107" w:author="joho" w:date="2014-12-01T00:19:00Z">
        <w:r w:rsidR="00A8607B" w:rsidDel="00CF463D">
          <w:rPr>
            <w:rFonts w:hint="eastAsia"/>
          </w:rPr>
          <w:delText>も</w:delText>
        </w:r>
      </w:del>
      <w:r w:rsidR="00D07A26">
        <w:rPr>
          <w:rFonts w:hint="eastAsia"/>
        </w:rPr>
        <w:t>よ</w:t>
      </w:r>
      <w:r w:rsidR="0011066B">
        <w:rPr>
          <w:rFonts w:hint="eastAsia"/>
        </w:rPr>
        <w:t>るが、殆どの</w:t>
      </w:r>
      <w:r w:rsidR="001673F6">
        <w:rPr>
          <w:rFonts w:hint="eastAsia"/>
        </w:rPr>
        <w:t>プラグイン</w:t>
      </w:r>
      <w:del w:id="108" w:author="hokada" w:date="2014-12-01T12:05:00Z">
        <w:r w:rsidR="0011066B" w:rsidDel="002D4CF1">
          <w:rPr>
            <w:rFonts w:hint="eastAsia"/>
          </w:rPr>
          <w:delText>が</w:delText>
        </w:r>
      </w:del>
      <w:ins w:id="109" w:author="hokada" w:date="2014-12-01T12:05:00Z">
        <w:r w:rsidR="002D4CF1">
          <w:rPr>
            <w:rFonts w:hint="eastAsia"/>
          </w:rPr>
          <w:t>は</w:t>
        </w:r>
      </w:ins>
      <w:r w:rsidR="0011066B">
        <w:rPr>
          <w:rFonts w:hint="eastAsia"/>
        </w:rPr>
        <w:t>フォームを利用する。</w:t>
      </w:r>
      <w:r w:rsidR="00D07A26">
        <w:rPr>
          <w:rFonts w:hint="eastAsia"/>
        </w:rPr>
        <w:t>例えば</w:t>
      </w:r>
      <w:r w:rsidR="0011066B">
        <w:t>iframe</w:t>
      </w:r>
      <w:ins w:id="110" w:author="joho" w:date="2014-12-01T00:16:00Z">
        <w:r w:rsidR="00884E2C">
          <w:rPr>
            <w:rFonts w:hint="eastAsia"/>
          </w:rPr>
          <w:t>プラグイン</w:t>
        </w:r>
      </w:ins>
      <w:del w:id="111" w:author="hokada" w:date="2014-12-01T12:05:00Z">
        <w:r w:rsidR="0011066B" w:rsidDel="002D4CF1">
          <w:rPr>
            <w:rFonts w:hint="eastAsia"/>
          </w:rPr>
          <w:delText>であれば</w:delText>
        </w:r>
      </w:del>
      <w:ins w:id="112" w:author="hokada" w:date="2014-12-01T12:05:00Z">
        <w:r w:rsidR="002D4CF1">
          <w:rPr>
            <w:rFonts w:hint="eastAsia"/>
          </w:rPr>
          <w:t>は</w:t>
        </w:r>
      </w:ins>
      <w:r w:rsidR="0011066B">
        <w:rPr>
          <w:rFonts w:hint="eastAsia"/>
        </w:rPr>
        <w:t>、</w:t>
      </w:r>
      <w:r w:rsidR="0011066B">
        <w:rPr>
          <w:rFonts w:hint="eastAsia"/>
        </w:rPr>
        <w:t>URL</w:t>
      </w:r>
      <w:r w:rsidR="0011066B">
        <w:rPr>
          <w:rFonts w:hint="eastAsia"/>
        </w:rPr>
        <w:t>を</w:t>
      </w:r>
      <w:r w:rsidR="000A3F34">
        <w:rPr>
          <w:rFonts w:hint="eastAsia"/>
        </w:rPr>
        <w:t>編集</w:t>
      </w:r>
      <w:r w:rsidR="0011066B">
        <w:rPr>
          <w:rFonts w:hint="eastAsia"/>
        </w:rPr>
        <w:t>するためのフォーム</w:t>
      </w:r>
      <w:r w:rsidR="00EB2D51">
        <w:rPr>
          <w:rFonts w:hint="eastAsia"/>
        </w:rPr>
        <w:t>等</w:t>
      </w:r>
      <w:r w:rsidR="0011066B">
        <w:rPr>
          <w:rFonts w:hint="eastAsia"/>
        </w:rPr>
        <w:t>がある。</w:t>
      </w:r>
    </w:p>
    <w:p w:rsidR="006B16DB" w:rsidRDefault="001673F6" w:rsidP="009727E6">
      <w:r>
        <w:rPr>
          <w:rFonts w:hint="eastAsia"/>
        </w:rPr>
        <w:t xml:space="preserve">　</w:t>
      </w:r>
      <w:r w:rsidR="000A3F34">
        <w:rPr>
          <w:rFonts w:hint="eastAsia"/>
        </w:rPr>
        <w:t>上記のような</w:t>
      </w:r>
      <w:r>
        <w:rPr>
          <w:rFonts w:hint="eastAsia"/>
        </w:rPr>
        <w:t>フォームを</w:t>
      </w:r>
      <w:r w:rsidR="000A3F34">
        <w:rPr>
          <w:rFonts w:hint="eastAsia"/>
        </w:rPr>
        <w:t>使用</w:t>
      </w:r>
      <w:r>
        <w:rPr>
          <w:rFonts w:hint="eastAsia"/>
        </w:rPr>
        <w:t>する</w:t>
      </w:r>
      <w:r w:rsidR="00D07A26">
        <w:rPr>
          <w:rFonts w:hint="eastAsia"/>
        </w:rPr>
        <w:t>機能</w:t>
      </w:r>
      <w:r>
        <w:rPr>
          <w:rFonts w:hint="eastAsia"/>
        </w:rPr>
        <w:t>は、筆者が</w:t>
      </w:r>
      <w:del w:id="113" w:author="joho" w:date="2014-12-01T00:20:00Z">
        <w:r w:rsidR="00D07A26" w:rsidDel="008976EE">
          <w:rPr>
            <w:rFonts w:hint="eastAsia"/>
          </w:rPr>
          <w:delText>研究室内</w:delText>
        </w:r>
      </w:del>
      <w:ins w:id="114" w:author="joho" w:date="2014-12-01T00:20:00Z">
        <w:r w:rsidR="008976EE">
          <w:rPr>
            <w:rFonts w:hint="eastAsia"/>
          </w:rPr>
          <w:t>本プロジェクト内</w:t>
        </w:r>
      </w:ins>
      <w:r w:rsidR="00D07A26">
        <w:rPr>
          <w:rFonts w:hint="eastAsia"/>
        </w:rPr>
        <w:t>で</w:t>
      </w:r>
      <w:r>
        <w:rPr>
          <w:rFonts w:hint="eastAsia"/>
        </w:rPr>
        <w:t>先行して開発して</w:t>
      </w:r>
      <w:r w:rsidR="00136B79">
        <w:rPr>
          <w:rFonts w:hint="eastAsia"/>
        </w:rPr>
        <w:t>いたため</w:t>
      </w:r>
      <w:r>
        <w:rPr>
          <w:rFonts w:hint="eastAsia"/>
        </w:rPr>
        <w:t>、</w:t>
      </w:r>
      <w:r w:rsidR="00136B79">
        <w:rPr>
          <w:rFonts w:hint="eastAsia"/>
        </w:rPr>
        <w:t>このフォームに関する</w:t>
      </w:r>
      <w:r w:rsidR="000A3F34">
        <w:rPr>
          <w:rFonts w:hint="eastAsia"/>
        </w:rPr>
        <w:t>機能</w:t>
      </w:r>
      <w:r w:rsidR="00136B79">
        <w:rPr>
          <w:rFonts w:hint="eastAsia"/>
        </w:rPr>
        <w:t>提案</w:t>
      </w:r>
      <w:r w:rsidR="00487364">
        <w:rPr>
          <w:rFonts w:hint="eastAsia"/>
        </w:rPr>
        <w:t>及び、</w:t>
      </w:r>
      <w:r w:rsidR="00136B79">
        <w:rPr>
          <w:rFonts w:hint="eastAsia"/>
        </w:rPr>
        <w:t>評価を本稿</w:t>
      </w:r>
      <w:r w:rsidR="00EB2D51">
        <w:rPr>
          <w:rFonts w:hint="eastAsia"/>
        </w:rPr>
        <w:t>のテーマとした</w:t>
      </w:r>
      <w:r w:rsidR="00136B79">
        <w:rPr>
          <w:rFonts w:hint="eastAsia"/>
        </w:rPr>
        <w:t>。</w:t>
      </w:r>
    </w:p>
    <w:p w:rsidR="00136B79" w:rsidRPr="000A3F34" w:rsidRDefault="00136B79" w:rsidP="00A77C76">
      <w:pPr>
        <w:rPr>
          <w:rFonts w:asciiTheme="majorEastAsia" w:eastAsiaTheme="majorEastAsia" w:hAnsiTheme="majorEastAsia"/>
        </w:rPr>
      </w:pPr>
    </w:p>
    <w:p w:rsidR="002A5560" w:rsidRPr="007A3655" w:rsidRDefault="002A5560" w:rsidP="00182D31">
      <w:pPr>
        <w:pStyle w:val="20"/>
      </w:pPr>
      <w:bookmarkStart w:id="115" w:name="_Toc404964130"/>
      <w:r w:rsidRPr="007A3655">
        <w:rPr>
          <w:rFonts w:hint="eastAsia"/>
        </w:rPr>
        <w:t>目的</w:t>
      </w:r>
      <w:bookmarkEnd w:id="115"/>
    </w:p>
    <w:p w:rsidR="00136B79" w:rsidRDefault="00BF3E8F" w:rsidP="00136B79">
      <w:r w:rsidRPr="007A3655">
        <w:rPr>
          <w:rFonts w:hint="eastAsia"/>
        </w:rPr>
        <w:t xml:space="preserve">　</w:t>
      </w:r>
      <w:r w:rsidR="00EB2D51">
        <w:rPr>
          <w:rFonts w:hint="eastAsia"/>
        </w:rPr>
        <w:t>（日工専）</w:t>
      </w:r>
      <w:r w:rsidR="00136B79">
        <w:rPr>
          <w:rFonts w:hint="eastAsia"/>
        </w:rPr>
        <w:t>本科生時代の卒業研究では</w:t>
      </w:r>
      <w:r w:rsidR="00136B79">
        <w:rPr>
          <w:rFonts w:hint="eastAsia"/>
        </w:rPr>
        <w:t>NC2</w:t>
      </w:r>
      <w:r w:rsidR="00136B79">
        <w:rPr>
          <w:rFonts w:hint="eastAsia"/>
        </w:rPr>
        <w:t>を利用して、</w:t>
      </w:r>
      <w:r w:rsidR="00136B79">
        <w:rPr>
          <w:rFonts w:hint="eastAsia"/>
        </w:rPr>
        <w:t>PLATON</w:t>
      </w:r>
      <w:r w:rsidR="00136B79">
        <w:rPr>
          <w:rFonts w:hint="eastAsia"/>
        </w:rPr>
        <w:t>という</w:t>
      </w:r>
      <w:r w:rsidR="00EB2D51">
        <w:rPr>
          <w:rFonts w:hint="eastAsia"/>
        </w:rPr>
        <w:t>（日工専）の情報共有基盤</w:t>
      </w:r>
      <w:r w:rsidR="00A8607B">
        <w:rPr>
          <w:rFonts w:hint="eastAsia"/>
        </w:rPr>
        <w:t>の</w:t>
      </w:r>
      <w:r w:rsidR="00200A20">
        <w:rPr>
          <w:rFonts w:hint="eastAsia"/>
        </w:rPr>
        <w:t>開発に取り組んだ。その中で、</w:t>
      </w:r>
      <w:r w:rsidR="00200A20">
        <w:rPr>
          <w:rFonts w:hint="eastAsia"/>
        </w:rPr>
        <w:t>NC2</w:t>
      </w:r>
      <w:r w:rsidR="00200A20">
        <w:rPr>
          <w:rFonts w:hint="eastAsia"/>
        </w:rPr>
        <w:t>のインターフェースに関する質問を受けることがあった。しかし、卒業研究では</w:t>
      </w:r>
      <w:del w:id="116" w:author="hokada" w:date="2014-12-01T12:09:00Z">
        <w:r w:rsidR="00200A20" w:rsidDel="00CE7B25">
          <w:rPr>
            <w:rFonts w:hint="eastAsia"/>
          </w:rPr>
          <w:delText>見た目以外で</w:delText>
        </w:r>
      </w:del>
      <w:r w:rsidR="00200A20">
        <w:rPr>
          <w:rFonts w:hint="eastAsia"/>
        </w:rPr>
        <w:t>NC2</w:t>
      </w:r>
      <w:r w:rsidR="000F28B8">
        <w:rPr>
          <w:rFonts w:hint="eastAsia"/>
        </w:rPr>
        <w:t>のコードに手を加えず</w:t>
      </w:r>
      <w:r w:rsidR="00200A20">
        <w:rPr>
          <w:rFonts w:hint="eastAsia"/>
        </w:rPr>
        <w:t>、運用方法を定めることでカバーする</w:t>
      </w:r>
      <w:r w:rsidR="006A6FC4">
        <w:rPr>
          <w:rFonts w:hint="eastAsia"/>
        </w:rPr>
        <w:t>方針</w:t>
      </w:r>
      <w:del w:id="117" w:author="hokada" w:date="2014-12-01T12:07:00Z">
        <w:r w:rsidR="000F28B8" w:rsidDel="002D4CF1">
          <w:rPr>
            <w:rFonts w:hint="eastAsia"/>
          </w:rPr>
          <w:delText>としていた</w:delText>
        </w:r>
      </w:del>
      <w:ins w:id="118" w:author="hokada" w:date="2014-12-01T12:07:00Z">
        <w:r w:rsidR="002D4CF1">
          <w:rPr>
            <w:rFonts w:hint="eastAsia"/>
          </w:rPr>
          <w:t>であった</w:t>
        </w:r>
      </w:ins>
      <w:r w:rsidR="000F28B8">
        <w:rPr>
          <w:rFonts w:hint="eastAsia"/>
        </w:rPr>
        <w:t>。そのため</w:t>
      </w:r>
      <w:ins w:id="119" w:author="hokada" w:date="2014-12-01T12:09:00Z">
        <w:r w:rsidR="00CE7B25">
          <w:rPr>
            <w:rFonts w:hint="eastAsia"/>
          </w:rPr>
          <w:t>、</w:t>
        </w:r>
      </w:ins>
      <w:del w:id="120" w:author="hokada" w:date="2014-12-01T12:09:00Z">
        <w:r w:rsidR="000F28B8" w:rsidDel="00CE7B25">
          <w:rPr>
            <w:rFonts w:hint="eastAsia"/>
          </w:rPr>
          <w:delText>機能</w:delText>
        </w:r>
      </w:del>
      <w:ins w:id="121" w:author="hokada" w:date="2014-12-01T12:09:00Z">
        <w:r w:rsidR="00CE7B25">
          <w:rPr>
            <w:rFonts w:hint="eastAsia"/>
          </w:rPr>
          <w:t>そのような質問</w:t>
        </w:r>
      </w:ins>
      <w:r w:rsidR="000F28B8">
        <w:rPr>
          <w:rFonts w:hint="eastAsia"/>
        </w:rPr>
        <w:t>に関しては</w:t>
      </w:r>
      <w:r w:rsidR="00200A20">
        <w:rPr>
          <w:rFonts w:hint="eastAsia"/>
        </w:rPr>
        <w:t>NC2</w:t>
      </w:r>
      <w:r w:rsidR="00200A20">
        <w:rPr>
          <w:rFonts w:hint="eastAsia"/>
        </w:rPr>
        <w:t>の仕様であると</w:t>
      </w:r>
      <w:del w:id="122" w:author="hokada" w:date="2014-12-01T12:09:00Z">
        <w:r w:rsidR="00200A20" w:rsidDel="00CE7B25">
          <w:rPr>
            <w:rFonts w:hint="eastAsia"/>
          </w:rPr>
          <w:delText>しか</w:delText>
        </w:r>
      </w:del>
      <w:ins w:id="123" w:author="hokada" w:date="2014-12-01T12:09:00Z">
        <w:r w:rsidR="00CE7B25">
          <w:rPr>
            <w:rFonts w:hint="eastAsia"/>
          </w:rPr>
          <w:t>いう</w:t>
        </w:r>
      </w:ins>
      <w:r w:rsidR="00200A20">
        <w:rPr>
          <w:rFonts w:hint="eastAsia"/>
        </w:rPr>
        <w:t>回答</w:t>
      </w:r>
      <w:del w:id="124" w:author="hokada" w:date="2014-12-01T12:10:00Z">
        <w:r w:rsidR="00200A20" w:rsidDel="00CE7B25">
          <w:rPr>
            <w:rFonts w:hint="eastAsia"/>
          </w:rPr>
          <w:delText>できなかった</w:delText>
        </w:r>
      </w:del>
      <w:ins w:id="125" w:author="hokada" w:date="2014-12-01T12:10:00Z">
        <w:r w:rsidR="00CE7B25">
          <w:rPr>
            <w:rFonts w:hint="eastAsia"/>
          </w:rPr>
          <w:t>に留まった</w:t>
        </w:r>
      </w:ins>
      <w:r w:rsidR="00200A20">
        <w:rPr>
          <w:rFonts w:hint="eastAsia"/>
        </w:rPr>
        <w:t>。</w:t>
      </w:r>
    </w:p>
    <w:p w:rsidR="00200A20" w:rsidRDefault="00200A20" w:rsidP="00136B79">
      <w:r>
        <w:rPr>
          <w:rFonts w:hint="eastAsia"/>
        </w:rPr>
        <w:t xml:space="preserve">　今回の開発で</w:t>
      </w:r>
      <w:r w:rsidR="00CA497E">
        <w:rPr>
          <w:rFonts w:hint="eastAsia"/>
        </w:rPr>
        <w:t>はユーザが入力</w:t>
      </w:r>
      <w:r w:rsidR="003F7BCB">
        <w:rPr>
          <w:rFonts w:hint="eastAsia"/>
        </w:rPr>
        <w:t>・</w:t>
      </w:r>
      <w:r w:rsidR="00CA497E">
        <w:rPr>
          <w:rFonts w:hint="eastAsia"/>
        </w:rPr>
        <w:t>操作するインターフェース</w:t>
      </w:r>
      <w:del w:id="126" w:author="hokada" w:date="2014-12-01T12:11:00Z">
        <w:r w:rsidR="00A8607B" w:rsidDel="00CE7B25">
          <w:rPr>
            <w:rFonts w:hint="eastAsia"/>
          </w:rPr>
          <w:delText>である</w:delText>
        </w:r>
      </w:del>
      <w:ins w:id="127" w:author="hokada" w:date="2014-12-01T12:11:00Z">
        <w:r w:rsidR="00CE7B25">
          <w:rPr>
            <w:rFonts w:hint="eastAsia"/>
          </w:rPr>
          <w:t>となる</w:t>
        </w:r>
      </w:ins>
      <w:r w:rsidR="006840B1">
        <w:rPr>
          <w:rFonts w:hint="eastAsia"/>
        </w:rPr>
        <w:t>フォームを提案できる機会を得た。ユーザ目線で入力がしやすい・エラー</w:t>
      </w:r>
      <w:r w:rsidR="00CA497E">
        <w:rPr>
          <w:rFonts w:hint="eastAsia"/>
        </w:rPr>
        <w:t>内容が分かりやすいフォームを意識して提案</w:t>
      </w:r>
      <w:r w:rsidR="003F7BCB">
        <w:rPr>
          <w:rFonts w:hint="eastAsia"/>
        </w:rPr>
        <w:t>・</w:t>
      </w:r>
      <w:r w:rsidR="00CA497E">
        <w:rPr>
          <w:rFonts w:hint="eastAsia"/>
        </w:rPr>
        <w:t>実装し、その評価を行う。</w:t>
      </w:r>
    </w:p>
    <w:p w:rsidR="00136B79" w:rsidRPr="00CA497E" w:rsidRDefault="00136B79" w:rsidP="00136B79"/>
    <w:p w:rsidR="007A0045" w:rsidRDefault="007A0045">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rPr>
        <w:br w:type="page"/>
      </w:r>
    </w:p>
    <w:p w:rsidR="007610EC" w:rsidRPr="00513C90" w:rsidRDefault="009727E6" w:rsidP="00921517">
      <w:pPr>
        <w:pStyle w:val="10"/>
        <w:rPr>
          <w:b/>
        </w:rPr>
      </w:pPr>
      <w:bookmarkStart w:id="128" w:name="_Toc404964131"/>
      <w:r>
        <w:rPr>
          <w:rFonts w:hint="eastAsia"/>
          <w:b/>
        </w:rPr>
        <w:lastRenderedPageBreak/>
        <w:t>NetCommons</w:t>
      </w:r>
      <w:r>
        <w:rPr>
          <w:rFonts w:hint="eastAsia"/>
          <w:b/>
        </w:rPr>
        <w:t>プロジェクト</w:t>
      </w:r>
      <w:bookmarkEnd w:id="128"/>
    </w:p>
    <w:p w:rsidR="00EC5D8F" w:rsidRPr="00EC5D8F" w:rsidRDefault="00EC5D8F" w:rsidP="00CF2C3F">
      <w:pPr>
        <w:pStyle w:val="ab"/>
        <w:keepNext/>
        <w:numPr>
          <w:ilvl w:val="0"/>
          <w:numId w:val="2"/>
        </w:numPr>
        <w:ind w:leftChars="0"/>
        <w:outlineLvl w:val="1"/>
        <w:rPr>
          <w:rFonts w:asciiTheme="majorEastAsia" w:eastAsiaTheme="majorEastAsia" w:hAnsiTheme="majorEastAsia" w:cstheme="majorBidi"/>
          <w:vanish/>
          <w:sz w:val="24"/>
          <w:szCs w:val="24"/>
        </w:rPr>
      </w:pPr>
      <w:bookmarkStart w:id="129" w:name="_Toc310182206"/>
      <w:bookmarkStart w:id="130" w:name="_Toc310182589"/>
      <w:bookmarkStart w:id="131" w:name="_Toc310253423"/>
      <w:bookmarkStart w:id="132" w:name="_Toc310265055"/>
      <w:bookmarkStart w:id="133" w:name="_Toc310351878"/>
      <w:bookmarkStart w:id="134" w:name="_Toc310353091"/>
      <w:bookmarkStart w:id="135" w:name="_Toc310353568"/>
      <w:bookmarkStart w:id="136" w:name="_Toc310353636"/>
      <w:bookmarkStart w:id="137" w:name="_Toc310353803"/>
      <w:bookmarkStart w:id="138" w:name="_Toc310354438"/>
      <w:bookmarkStart w:id="139" w:name="_Toc310354543"/>
      <w:bookmarkStart w:id="140" w:name="_Toc310354656"/>
      <w:bookmarkStart w:id="141" w:name="_Toc310358824"/>
      <w:bookmarkStart w:id="142" w:name="_Toc310446349"/>
      <w:bookmarkStart w:id="143" w:name="_Toc310549954"/>
      <w:bookmarkStart w:id="144" w:name="_Toc310550011"/>
      <w:bookmarkStart w:id="145" w:name="_Toc403383750"/>
      <w:bookmarkStart w:id="146" w:name="_Toc403384682"/>
      <w:bookmarkStart w:id="147" w:name="_Toc403483538"/>
      <w:bookmarkStart w:id="148" w:name="_Toc403731874"/>
      <w:bookmarkStart w:id="149" w:name="_Toc404003482"/>
      <w:bookmarkStart w:id="150" w:name="_Toc404169297"/>
      <w:bookmarkStart w:id="151" w:name="_Toc404190106"/>
      <w:bookmarkStart w:id="152" w:name="_Toc404267512"/>
      <w:bookmarkStart w:id="153" w:name="_Toc404271972"/>
      <w:bookmarkStart w:id="154" w:name="_Toc404964132"/>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p w:rsidR="00EC5D8F" w:rsidRPr="00EC5D8F" w:rsidRDefault="00EC5D8F" w:rsidP="00CF2C3F">
      <w:pPr>
        <w:pStyle w:val="ab"/>
        <w:keepNext/>
        <w:numPr>
          <w:ilvl w:val="0"/>
          <w:numId w:val="2"/>
        </w:numPr>
        <w:ind w:leftChars="0"/>
        <w:outlineLvl w:val="1"/>
        <w:rPr>
          <w:rFonts w:asciiTheme="majorEastAsia" w:eastAsiaTheme="majorEastAsia" w:hAnsiTheme="majorEastAsia" w:cstheme="majorBidi"/>
          <w:vanish/>
          <w:sz w:val="24"/>
          <w:szCs w:val="24"/>
        </w:rPr>
      </w:pPr>
      <w:bookmarkStart w:id="155" w:name="_Toc310351879"/>
      <w:bookmarkStart w:id="156" w:name="_Toc310353092"/>
      <w:bookmarkStart w:id="157" w:name="_Toc310353569"/>
      <w:bookmarkStart w:id="158" w:name="_Toc310353637"/>
      <w:bookmarkStart w:id="159" w:name="_Toc310353804"/>
      <w:bookmarkStart w:id="160" w:name="_Toc310354439"/>
      <w:bookmarkStart w:id="161" w:name="_Toc310354544"/>
      <w:bookmarkStart w:id="162" w:name="_Toc310354657"/>
      <w:bookmarkStart w:id="163" w:name="_Toc310358825"/>
      <w:bookmarkStart w:id="164" w:name="_Toc310446350"/>
      <w:bookmarkStart w:id="165" w:name="_Toc310549955"/>
      <w:bookmarkStart w:id="166" w:name="_Toc310550012"/>
      <w:bookmarkStart w:id="167" w:name="_Toc403383751"/>
      <w:bookmarkStart w:id="168" w:name="_Toc403384683"/>
      <w:bookmarkStart w:id="169" w:name="_Toc403483539"/>
      <w:bookmarkStart w:id="170" w:name="_Toc403731875"/>
      <w:bookmarkStart w:id="171" w:name="_Toc404003483"/>
      <w:bookmarkStart w:id="172" w:name="_Toc404169298"/>
      <w:bookmarkStart w:id="173" w:name="_Toc404190107"/>
      <w:bookmarkStart w:id="174" w:name="_Toc404267513"/>
      <w:bookmarkStart w:id="175" w:name="_Toc404271973"/>
      <w:bookmarkStart w:id="176" w:name="_Toc404964133"/>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rsidR="00C664AF" w:rsidRPr="00C664AF" w:rsidRDefault="009727E6" w:rsidP="00CF2C3F">
      <w:pPr>
        <w:pStyle w:val="20"/>
        <w:numPr>
          <w:ilvl w:val="1"/>
          <w:numId w:val="2"/>
        </w:numPr>
      </w:pPr>
      <w:bookmarkStart w:id="177" w:name="_Toc404964134"/>
      <w:r>
        <w:rPr>
          <w:rFonts w:hint="eastAsia"/>
        </w:rPr>
        <w:t>NetCommons</w:t>
      </w:r>
      <w:bookmarkEnd w:id="177"/>
    </w:p>
    <w:p w:rsidR="002A19C0" w:rsidRDefault="002A19C0" w:rsidP="002A19C0">
      <w:r>
        <w:rPr>
          <w:rFonts w:hint="eastAsia"/>
        </w:rPr>
        <w:t xml:space="preserve">　</w:t>
      </w:r>
      <w:r w:rsidR="00B27C1A">
        <w:rPr>
          <w:rFonts w:hint="eastAsia"/>
        </w:rPr>
        <w:t>NetCommons</w:t>
      </w:r>
      <w:r w:rsidR="00B27C1A">
        <w:rPr>
          <w:rFonts w:hint="eastAsia"/>
        </w:rPr>
        <w:t>の特徴と実績を</w:t>
      </w:r>
      <w:r w:rsidR="00A54A0C">
        <w:rPr>
          <w:rFonts w:hint="eastAsia"/>
        </w:rPr>
        <w:t>以下</w:t>
      </w:r>
      <w:r w:rsidR="00B27C1A">
        <w:rPr>
          <w:rFonts w:hint="eastAsia"/>
        </w:rPr>
        <w:t>に示す。</w:t>
      </w:r>
    </w:p>
    <w:p w:rsidR="00A605CF" w:rsidRDefault="00A605CF" w:rsidP="002A19C0"/>
    <w:p w:rsidR="00B27C1A" w:rsidRDefault="009727E6" w:rsidP="0088023E">
      <w:pPr>
        <w:pStyle w:val="30"/>
        <w:ind w:left="793"/>
      </w:pPr>
      <w:bookmarkStart w:id="178" w:name="_Toc404964135"/>
      <w:r>
        <w:rPr>
          <w:rFonts w:hint="eastAsia"/>
        </w:rPr>
        <w:t>N</w:t>
      </w:r>
      <w:r w:rsidR="00C46FA5">
        <w:rPr>
          <w:rFonts w:hint="eastAsia"/>
        </w:rPr>
        <w:t>et</w:t>
      </w:r>
      <w:r>
        <w:rPr>
          <w:rFonts w:hint="eastAsia"/>
        </w:rPr>
        <w:t>Commons</w:t>
      </w:r>
      <w:r>
        <w:rPr>
          <w:rFonts w:hint="eastAsia"/>
        </w:rPr>
        <w:t>の特徴</w:t>
      </w:r>
      <w:bookmarkEnd w:id="178"/>
    </w:p>
    <w:p w:rsidR="00470E1E" w:rsidRDefault="00134549" w:rsidP="00B27C1A">
      <w:r>
        <w:rPr>
          <w:rFonts w:hint="eastAsia"/>
        </w:rPr>
        <w:t xml:space="preserve">　</w:t>
      </w:r>
      <w:r>
        <w:rPr>
          <w:rFonts w:hint="eastAsia"/>
        </w:rPr>
        <w:t>NetCommons</w:t>
      </w:r>
      <w:r>
        <w:rPr>
          <w:rFonts w:hint="eastAsia"/>
        </w:rPr>
        <w:t>は</w:t>
      </w:r>
      <w:r>
        <w:rPr>
          <w:rFonts w:hint="eastAsia"/>
        </w:rPr>
        <w:t>CMS</w:t>
      </w:r>
      <w:r>
        <w:rPr>
          <w:rFonts w:hint="eastAsia"/>
        </w:rPr>
        <w:t>と</w:t>
      </w:r>
      <w:r>
        <w:rPr>
          <w:rFonts w:hint="eastAsia"/>
        </w:rPr>
        <w:t>LMS</w:t>
      </w:r>
      <w:r>
        <w:rPr>
          <w:rFonts w:hint="eastAsia"/>
        </w:rPr>
        <w:t>とグループウェアを統合したコミュニティウェアである。</w:t>
      </w:r>
    </w:p>
    <w:p w:rsidR="00470E1E" w:rsidRDefault="00470E1E" w:rsidP="00B27C1A"/>
    <w:p w:rsidR="00F47607" w:rsidRDefault="008A4A77" w:rsidP="00044618">
      <w:pPr>
        <w:keepNext/>
        <w:jc w:val="center"/>
      </w:pPr>
      <w:r>
        <w:rPr>
          <w:noProof/>
        </w:rPr>
        <w:drawing>
          <wp:inline distT="0" distB="0" distL="0" distR="0">
            <wp:extent cx="6188710" cy="3586460"/>
            <wp:effectExtent l="19050" t="0" r="2540" b="0"/>
            <wp:docPr id="20"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6188710" cy="3586460"/>
                    </a:xfrm>
                    <a:prstGeom prst="rect">
                      <a:avLst/>
                    </a:prstGeom>
                    <a:noFill/>
                    <a:ln w="9525">
                      <a:noFill/>
                      <a:miter lim="800000"/>
                      <a:headEnd/>
                      <a:tailEnd/>
                    </a:ln>
                  </pic:spPr>
                </pic:pic>
              </a:graphicData>
            </a:graphic>
          </wp:inline>
        </w:drawing>
      </w:r>
    </w:p>
    <w:p w:rsidR="006F1014" w:rsidRPr="00F47607" w:rsidRDefault="00F47607" w:rsidP="00F47607">
      <w:pPr>
        <w:pStyle w:val="af2"/>
        <w:jc w:val="center"/>
        <w:rPr>
          <w:noProof/>
          <w:u w:val="single"/>
        </w:rPr>
      </w:pPr>
      <w:r w:rsidRPr="00F47607">
        <w:rPr>
          <w:rFonts w:hint="eastAsia"/>
          <w:u w:val="single"/>
        </w:rPr>
        <w:t>図</w:t>
      </w:r>
      <w:r w:rsidRPr="00F47607">
        <w:rPr>
          <w:rFonts w:hint="eastAsia"/>
          <w:u w:val="single"/>
        </w:rPr>
        <w:t xml:space="preserve"> </w:t>
      </w:r>
      <w:ins w:id="179" w:author="hokada" w:date="2014-12-01T14:07:00Z">
        <w:r w:rsidR="00172E0E">
          <w:rPr>
            <w:u w:val="single"/>
          </w:rPr>
          <w:fldChar w:fldCharType="begin"/>
        </w:r>
        <w:r w:rsidR="00BF2075">
          <w:rPr>
            <w:u w:val="single"/>
          </w:rPr>
          <w:instrText xml:space="preserve"> </w:instrText>
        </w:r>
        <w:r w:rsidR="00BF2075">
          <w:rPr>
            <w:rFonts w:hint="eastAsia"/>
            <w:u w:val="single"/>
          </w:rPr>
          <w:instrText>STYLEREF 1 \s</w:instrText>
        </w:r>
        <w:r w:rsidR="00BF2075">
          <w:rPr>
            <w:u w:val="single"/>
          </w:rPr>
          <w:instrText xml:space="preserve"> </w:instrText>
        </w:r>
      </w:ins>
      <w:r w:rsidR="00172E0E">
        <w:rPr>
          <w:u w:val="single"/>
        </w:rPr>
        <w:fldChar w:fldCharType="separate"/>
      </w:r>
      <w:r w:rsidR="00BF2075">
        <w:rPr>
          <w:noProof/>
          <w:u w:val="single"/>
        </w:rPr>
        <w:t>2</w:t>
      </w:r>
      <w:ins w:id="180" w:author="hokada" w:date="2014-12-01T14:07:00Z">
        <w:r w:rsidR="00172E0E">
          <w:rPr>
            <w:u w:val="single"/>
          </w:rPr>
          <w:fldChar w:fldCharType="end"/>
        </w:r>
        <w:r w:rsidR="00BF2075">
          <w:rPr>
            <w:u w:val="single"/>
          </w:rPr>
          <w:t>.</w:t>
        </w:r>
        <w:r w:rsidR="00172E0E">
          <w:rPr>
            <w:u w:val="single"/>
          </w:rPr>
          <w:fldChar w:fldCharType="begin"/>
        </w:r>
        <w:r w:rsidR="00BF2075">
          <w:rPr>
            <w:u w:val="single"/>
          </w:rPr>
          <w:instrText xml:space="preserve"> </w:instrText>
        </w:r>
        <w:r w:rsidR="00BF2075">
          <w:rPr>
            <w:rFonts w:hint="eastAsia"/>
            <w:u w:val="single"/>
          </w:rPr>
          <w:instrText xml:space="preserve">SEQ </w:instrText>
        </w:r>
        <w:r w:rsidR="00BF2075">
          <w:rPr>
            <w:rFonts w:hint="eastAsia"/>
            <w:u w:val="single"/>
          </w:rPr>
          <w:instrText>図</w:instrText>
        </w:r>
        <w:r w:rsidR="00BF2075">
          <w:rPr>
            <w:rFonts w:hint="eastAsia"/>
            <w:u w:val="single"/>
          </w:rPr>
          <w:instrText xml:space="preserve"> \* ARABIC \s 1</w:instrText>
        </w:r>
        <w:r w:rsidR="00BF2075">
          <w:rPr>
            <w:u w:val="single"/>
          </w:rPr>
          <w:instrText xml:space="preserve"> </w:instrText>
        </w:r>
      </w:ins>
      <w:r w:rsidR="00172E0E">
        <w:rPr>
          <w:u w:val="single"/>
        </w:rPr>
        <w:fldChar w:fldCharType="separate"/>
      </w:r>
      <w:ins w:id="181" w:author="hokada" w:date="2014-12-01T14:07:00Z">
        <w:r w:rsidR="00BF2075">
          <w:rPr>
            <w:noProof/>
            <w:u w:val="single"/>
          </w:rPr>
          <w:t>1</w:t>
        </w:r>
        <w:r w:rsidR="00172E0E">
          <w:rPr>
            <w:u w:val="single"/>
          </w:rPr>
          <w:fldChar w:fldCharType="end"/>
        </w:r>
      </w:ins>
      <w:del w:id="182" w:author="hokada" w:date="2014-12-01T14:07:00Z">
        <w:r w:rsidR="00172E0E" w:rsidDel="00BF2075">
          <w:rPr>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172E0E" w:rsidDel="00BF2075">
          <w:rPr>
            <w:u w:val="single"/>
          </w:rPr>
          <w:fldChar w:fldCharType="separate"/>
        </w:r>
        <w:r w:rsidR="00FB61F1" w:rsidDel="00BF2075">
          <w:rPr>
            <w:noProof/>
            <w:u w:val="single"/>
          </w:rPr>
          <w:delText>2</w:delText>
        </w:r>
        <w:r w:rsidR="00172E0E" w:rsidDel="00BF2075">
          <w:rPr>
            <w:u w:val="single"/>
          </w:rPr>
          <w:fldChar w:fldCharType="end"/>
        </w:r>
        <w:r w:rsidR="00FB61F1" w:rsidDel="00BF2075">
          <w:rPr>
            <w:u w:val="single"/>
          </w:rPr>
          <w:delText>.</w:delText>
        </w:r>
        <w:r w:rsidR="00172E0E" w:rsidDel="00BF2075">
          <w:rPr>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172E0E" w:rsidDel="00BF2075">
          <w:rPr>
            <w:u w:val="single"/>
          </w:rPr>
          <w:fldChar w:fldCharType="separate"/>
        </w:r>
        <w:r w:rsidR="00FB61F1" w:rsidDel="00BF2075">
          <w:rPr>
            <w:noProof/>
            <w:u w:val="single"/>
          </w:rPr>
          <w:delText>1</w:delText>
        </w:r>
        <w:r w:rsidR="00172E0E" w:rsidDel="00BF2075">
          <w:rPr>
            <w:u w:val="single"/>
          </w:rPr>
          <w:fldChar w:fldCharType="end"/>
        </w:r>
      </w:del>
      <w:r w:rsidRPr="00F47607">
        <w:rPr>
          <w:rFonts w:hint="eastAsia"/>
          <w:u w:val="single"/>
        </w:rPr>
        <w:t xml:space="preserve">　コミュニティウェアとは</w:t>
      </w:r>
    </w:p>
    <w:p w:rsidR="00470E1E" w:rsidRDefault="00470E1E" w:rsidP="00470E1E"/>
    <w:p w:rsidR="00667846" w:rsidRDefault="00134549" w:rsidP="00470E1E">
      <w:pPr>
        <w:ind w:firstLineChars="100" w:firstLine="210"/>
      </w:pPr>
      <w:r>
        <w:rPr>
          <w:rFonts w:hint="eastAsia"/>
        </w:rPr>
        <w:t>また</w:t>
      </w:r>
      <w:r w:rsidR="00B27C1A">
        <w:rPr>
          <w:rFonts w:hint="eastAsia"/>
        </w:rPr>
        <w:t>NetCommons</w:t>
      </w:r>
      <w:r w:rsidR="00B27C1A">
        <w:rPr>
          <w:rFonts w:hint="eastAsia"/>
        </w:rPr>
        <w:t>は</w:t>
      </w:r>
      <w:r w:rsidR="00667846">
        <w:rPr>
          <w:rFonts w:hint="eastAsia"/>
        </w:rPr>
        <w:t>外部配信向けのポータルサイトの機能（パブリックスペース）、個人のバーチャルオフィスとしての機能（プライベートスペース）、グループの情報共有のための機能（グループスペース）が一つのシステムの中で統合されている。</w:t>
      </w:r>
    </w:p>
    <w:p w:rsidR="0009598C" w:rsidRDefault="0009598C" w:rsidP="00B27C1A"/>
    <w:p w:rsidR="00044618" w:rsidRDefault="008A4A77" w:rsidP="00044618">
      <w:pPr>
        <w:keepNext/>
      </w:pPr>
      <w:r>
        <w:rPr>
          <w:noProof/>
        </w:rPr>
        <w:lastRenderedPageBreak/>
        <w:drawing>
          <wp:inline distT="0" distB="0" distL="0" distR="0">
            <wp:extent cx="6188710" cy="3050284"/>
            <wp:effectExtent l="19050" t="0" r="2540" b="0"/>
            <wp:docPr id="19"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188710" cy="3050284"/>
                    </a:xfrm>
                    <a:prstGeom prst="rect">
                      <a:avLst/>
                    </a:prstGeom>
                    <a:noFill/>
                    <a:ln w="9525">
                      <a:noFill/>
                      <a:miter lim="800000"/>
                      <a:headEnd/>
                      <a:tailEnd/>
                    </a:ln>
                  </pic:spPr>
                </pic:pic>
              </a:graphicData>
            </a:graphic>
          </wp:inline>
        </w:drawing>
      </w:r>
    </w:p>
    <w:p w:rsidR="0009598C" w:rsidRPr="00044618" w:rsidRDefault="00044618" w:rsidP="00044618">
      <w:pPr>
        <w:pStyle w:val="af2"/>
        <w:jc w:val="center"/>
        <w:rPr>
          <w:u w:val="single"/>
        </w:rPr>
      </w:pPr>
      <w:r w:rsidRPr="00044618">
        <w:rPr>
          <w:rFonts w:hint="eastAsia"/>
          <w:u w:val="single"/>
        </w:rPr>
        <w:t>図</w:t>
      </w:r>
      <w:r w:rsidRPr="00044618">
        <w:rPr>
          <w:rFonts w:hint="eastAsia"/>
          <w:u w:val="single"/>
        </w:rPr>
        <w:t xml:space="preserve"> </w:t>
      </w:r>
      <w:ins w:id="183" w:author="hokada" w:date="2014-12-01T14:07:00Z">
        <w:r w:rsidR="00172E0E">
          <w:rPr>
            <w:u w:val="single"/>
          </w:rPr>
          <w:fldChar w:fldCharType="begin"/>
        </w:r>
        <w:r w:rsidR="00BF2075">
          <w:rPr>
            <w:u w:val="single"/>
          </w:rPr>
          <w:instrText xml:space="preserve"> </w:instrText>
        </w:r>
        <w:r w:rsidR="00BF2075">
          <w:rPr>
            <w:rFonts w:hint="eastAsia"/>
            <w:u w:val="single"/>
          </w:rPr>
          <w:instrText>STYLEREF 1 \s</w:instrText>
        </w:r>
        <w:r w:rsidR="00BF2075">
          <w:rPr>
            <w:u w:val="single"/>
          </w:rPr>
          <w:instrText xml:space="preserve"> </w:instrText>
        </w:r>
      </w:ins>
      <w:r w:rsidR="00172E0E">
        <w:rPr>
          <w:u w:val="single"/>
        </w:rPr>
        <w:fldChar w:fldCharType="separate"/>
      </w:r>
      <w:r w:rsidR="00BF2075">
        <w:rPr>
          <w:noProof/>
          <w:u w:val="single"/>
        </w:rPr>
        <w:t>2</w:t>
      </w:r>
      <w:ins w:id="184" w:author="hokada" w:date="2014-12-01T14:07:00Z">
        <w:r w:rsidR="00172E0E">
          <w:rPr>
            <w:u w:val="single"/>
          </w:rPr>
          <w:fldChar w:fldCharType="end"/>
        </w:r>
        <w:r w:rsidR="00BF2075">
          <w:rPr>
            <w:u w:val="single"/>
          </w:rPr>
          <w:t>.</w:t>
        </w:r>
        <w:r w:rsidR="00172E0E">
          <w:rPr>
            <w:u w:val="single"/>
          </w:rPr>
          <w:fldChar w:fldCharType="begin"/>
        </w:r>
        <w:r w:rsidR="00BF2075">
          <w:rPr>
            <w:u w:val="single"/>
          </w:rPr>
          <w:instrText xml:space="preserve"> </w:instrText>
        </w:r>
        <w:r w:rsidR="00BF2075">
          <w:rPr>
            <w:rFonts w:hint="eastAsia"/>
            <w:u w:val="single"/>
          </w:rPr>
          <w:instrText xml:space="preserve">SEQ </w:instrText>
        </w:r>
        <w:r w:rsidR="00BF2075">
          <w:rPr>
            <w:rFonts w:hint="eastAsia"/>
            <w:u w:val="single"/>
          </w:rPr>
          <w:instrText>図</w:instrText>
        </w:r>
        <w:r w:rsidR="00BF2075">
          <w:rPr>
            <w:rFonts w:hint="eastAsia"/>
            <w:u w:val="single"/>
          </w:rPr>
          <w:instrText xml:space="preserve"> \* ARABIC \s 1</w:instrText>
        </w:r>
        <w:r w:rsidR="00BF2075">
          <w:rPr>
            <w:u w:val="single"/>
          </w:rPr>
          <w:instrText xml:space="preserve"> </w:instrText>
        </w:r>
      </w:ins>
      <w:r w:rsidR="00172E0E">
        <w:rPr>
          <w:u w:val="single"/>
        </w:rPr>
        <w:fldChar w:fldCharType="separate"/>
      </w:r>
      <w:ins w:id="185" w:author="hokada" w:date="2014-12-01T14:07:00Z">
        <w:r w:rsidR="00BF2075">
          <w:rPr>
            <w:noProof/>
            <w:u w:val="single"/>
          </w:rPr>
          <w:t>2</w:t>
        </w:r>
        <w:r w:rsidR="00172E0E">
          <w:rPr>
            <w:u w:val="single"/>
          </w:rPr>
          <w:fldChar w:fldCharType="end"/>
        </w:r>
      </w:ins>
      <w:del w:id="186" w:author="hokada" w:date="2014-12-01T14:07:00Z">
        <w:r w:rsidR="00172E0E" w:rsidDel="00BF2075">
          <w:rPr>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172E0E" w:rsidDel="00BF2075">
          <w:rPr>
            <w:u w:val="single"/>
          </w:rPr>
          <w:fldChar w:fldCharType="separate"/>
        </w:r>
        <w:r w:rsidR="00FB61F1" w:rsidDel="00BF2075">
          <w:rPr>
            <w:noProof/>
            <w:u w:val="single"/>
          </w:rPr>
          <w:delText>2</w:delText>
        </w:r>
        <w:r w:rsidR="00172E0E" w:rsidDel="00BF2075">
          <w:rPr>
            <w:u w:val="single"/>
          </w:rPr>
          <w:fldChar w:fldCharType="end"/>
        </w:r>
        <w:r w:rsidR="00FB61F1" w:rsidDel="00BF2075">
          <w:rPr>
            <w:u w:val="single"/>
          </w:rPr>
          <w:delText>.</w:delText>
        </w:r>
        <w:r w:rsidR="00172E0E" w:rsidDel="00BF2075">
          <w:rPr>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172E0E" w:rsidDel="00BF2075">
          <w:rPr>
            <w:u w:val="single"/>
          </w:rPr>
          <w:fldChar w:fldCharType="separate"/>
        </w:r>
        <w:r w:rsidR="00FB61F1" w:rsidDel="00BF2075">
          <w:rPr>
            <w:noProof/>
            <w:u w:val="single"/>
          </w:rPr>
          <w:delText>2</w:delText>
        </w:r>
        <w:r w:rsidR="00172E0E" w:rsidDel="00BF2075">
          <w:rPr>
            <w:u w:val="single"/>
          </w:rPr>
          <w:fldChar w:fldCharType="end"/>
        </w:r>
      </w:del>
      <w:r w:rsidRPr="00044618">
        <w:rPr>
          <w:rFonts w:hint="eastAsia"/>
          <w:u w:val="single"/>
        </w:rPr>
        <w:t xml:space="preserve">　各スペース</w:t>
      </w:r>
      <w:r w:rsidR="00A8607B">
        <w:rPr>
          <w:rFonts w:hint="eastAsia"/>
          <w:u w:val="single"/>
        </w:rPr>
        <w:t>の</w:t>
      </w:r>
      <w:r w:rsidRPr="00044618">
        <w:rPr>
          <w:rFonts w:hint="eastAsia"/>
          <w:u w:val="single"/>
        </w:rPr>
        <w:t>機能</w:t>
      </w:r>
    </w:p>
    <w:p w:rsidR="0009598C" w:rsidRDefault="0009598C" w:rsidP="00B27C1A"/>
    <w:p w:rsidR="00134549" w:rsidRDefault="006A6FC4" w:rsidP="00B27C1A">
      <w:r>
        <w:rPr>
          <w:rFonts w:hint="eastAsia"/>
        </w:rPr>
        <w:t xml:space="preserve">　システムの管理者は</w:t>
      </w:r>
      <w:r w:rsidR="00134549">
        <w:rPr>
          <w:rFonts w:hint="eastAsia"/>
        </w:rPr>
        <w:t>主要</w:t>
      </w:r>
      <w:r w:rsidR="00A8607B">
        <w:rPr>
          <w:rFonts w:hint="eastAsia"/>
        </w:rPr>
        <w:t>Web</w:t>
      </w:r>
      <w:r w:rsidR="00134549">
        <w:rPr>
          <w:rFonts w:hint="eastAsia"/>
        </w:rPr>
        <w:t>ブラウザで閲覧可能な美しくデザインされたサイトを</w:t>
      </w:r>
      <w:r w:rsidR="00A8607B">
        <w:rPr>
          <w:rFonts w:hint="eastAsia"/>
        </w:rPr>
        <w:t>短時間で</w:t>
      </w:r>
      <w:r w:rsidR="00134549">
        <w:rPr>
          <w:rFonts w:hint="eastAsia"/>
        </w:rPr>
        <w:t>構築することが可能である。また利用するユーザは短時間で操作方法を</w:t>
      </w:r>
      <w:del w:id="187" w:author="hokada" w:date="2014-12-01T12:12:00Z">
        <w:r w:rsidR="00134549" w:rsidDel="008A58A5">
          <w:rPr>
            <w:rFonts w:hint="eastAsia"/>
          </w:rPr>
          <w:delText>取得</w:delText>
        </w:r>
      </w:del>
      <w:ins w:id="188" w:author="hokada" w:date="2014-12-01T12:12:00Z">
        <w:r w:rsidR="008A58A5">
          <w:rPr>
            <w:rFonts w:hint="eastAsia"/>
          </w:rPr>
          <w:t>習得</w:t>
        </w:r>
      </w:ins>
      <w:r w:rsidR="00134549">
        <w:rPr>
          <w:rFonts w:hint="eastAsia"/>
        </w:rPr>
        <w:t>できる。</w:t>
      </w:r>
    </w:p>
    <w:p w:rsidR="009727E6" w:rsidRDefault="009727E6" w:rsidP="009727E6"/>
    <w:p w:rsidR="0009598C" w:rsidRDefault="009727E6" w:rsidP="0009598C">
      <w:pPr>
        <w:pStyle w:val="30"/>
        <w:ind w:left="793"/>
      </w:pPr>
      <w:bookmarkStart w:id="189" w:name="_Toc404964136"/>
      <w:r>
        <w:rPr>
          <w:rFonts w:hint="eastAsia"/>
        </w:rPr>
        <w:t>NC2</w:t>
      </w:r>
      <w:r>
        <w:rPr>
          <w:rFonts w:hint="eastAsia"/>
        </w:rPr>
        <w:t>の実績</w:t>
      </w:r>
      <w:bookmarkEnd w:id="189"/>
      <w:r w:rsidR="0009598C">
        <w:rPr>
          <w:rFonts w:hint="eastAsia"/>
        </w:rPr>
        <w:t xml:space="preserve">　</w:t>
      </w:r>
    </w:p>
    <w:p w:rsidR="00D232A1" w:rsidRPr="002C7CB4" w:rsidRDefault="00D62B6C" w:rsidP="002C7CB4">
      <w:pPr>
        <w:tabs>
          <w:tab w:val="left" w:pos="1277"/>
        </w:tabs>
      </w:pPr>
      <w:r>
        <w:rPr>
          <w:rFonts w:hint="eastAsia"/>
        </w:rPr>
        <w:t xml:space="preserve">　</w:t>
      </w:r>
      <w:r w:rsidR="006A6FC4" w:rsidRPr="002C7CB4">
        <w:rPr>
          <w:rFonts w:hint="eastAsia"/>
        </w:rPr>
        <w:t>国立情報学研究所のポータルサイト、同じく国立情報学研究所の</w:t>
      </w:r>
      <w:r w:rsidR="00866270" w:rsidRPr="002C7CB4">
        <w:rPr>
          <w:rFonts w:hint="eastAsia"/>
        </w:rPr>
        <w:t>研究人材双方向コミュニケーションサービスである</w:t>
      </w:r>
      <w:r w:rsidR="003F7BCB">
        <w:rPr>
          <w:rFonts w:hint="eastAsia"/>
        </w:rPr>
        <w:t>R</w:t>
      </w:r>
      <w:r w:rsidR="00866270" w:rsidRPr="002C7CB4">
        <w:rPr>
          <w:rFonts w:hint="eastAsia"/>
        </w:rPr>
        <w:t>esearchmap</w:t>
      </w:r>
      <w:r w:rsidR="00866270" w:rsidRPr="002C7CB4">
        <w:rPr>
          <w:rFonts w:hint="eastAsia"/>
        </w:rPr>
        <w:t>を始め、</w:t>
      </w:r>
      <w:r w:rsidR="00C6702B" w:rsidRPr="002C7CB4">
        <w:rPr>
          <w:rFonts w:hint="eastAsia"/>
        </w:rPr>
        <w:t>2,000</w:t>
      </w:r>
      <w:r w:rsidR="00C6702B" w:rsidRPr="002C7CB4">
        <w:rPr>
          <w:rFonts w:hint="eastAsia"/>
        </w:rPr>
        <w:t>以上の学校、また都道府県レベルの教育センターでは</w:t>
      </w:r>
      <w:r w:rsidR="00C6702B" w:rsidRPr="002C7CB4">
        <w:rPr>
          <w:rFonts w:hint="eastAsia"/>
        </w:rPr>
        <w:t>3</w:t>
      </w:r>
      <w:r w:rsidR="00C6702B" w:rsidRPr="002C7CB4">
        <w:rPr>
          <w:rFonts w:hint="eastAsia"/>
        </w:rPr>
        <w:t>分の</w:t>
      </w:r>
      <w:r w:rsidR="00C6702B" w:rsidRPr="002C7CB4">
        <w:rPr>
          <w:rFonts w:hint="eastAsia"/>
        </w:rPr>
        <w:t>2</w:t>
      </w:r>
      <w:r w:rsidR="00C6702B" w:rsidRPr="002C7CB4">
        <w:rPr>
          <w:rFonts w:hint="eastAsia"/>
        </w:rPr>
        <w:t>以上で使われ、企業や団体を含めると</w:t>
      </w:r>
      <w:r w:rsidR="00C6702B" w:rsidRPr="002C7CB4">
        <w:rPr>
          <w:rFonts w:hint="eastAsia"/>
        </w:rPr>
        <w:t>3,000</w:t>
      </w:r>
      <w:r w:rsidR="00C6702B" w:rsidRPr="002C7CB4">
        <w:rPr>
          <w:rFonts w:hint="eastAsia"/>
        </w:rPr>
        <w:t>以上の導入が確認されている。</w:t>
      </w:r>
    </w:p>
    <w:p w:rsidR="009727E6" w:rsidRPr="00B27C1A" w:rsidRDefault="009727E6" w:rsidP="002A19C0"/>
    <w:p w:rsidR="006E0548" w:rsidRDefault="009727E6" w:rsidP="00CF2C3F">
      <w:pPr>
        <w:pStyle w:val="20"/>
        <w:numPr>
          <w:ilvl w:val="1"/>
          <w:numId w:val="2"/>
        </w:numPr>
      </w:pPr>
      <w:bookmarkStart w:id="190" w:name="_Toc404964137"/>
      <w:r>
        <w:rPr>
          <w:rFonts w:hint="eastAsia"/>
        </w:rPr>
        <w:t>NC3</w:t>
      </w:r>
      <w:ins w:id="191" w:author="hokada" w:date="2014-12-01T12:36:00Z">
        <w:r w:rsidR="004250B0">
          <w:rPr>
            <w:rFonts w:hint="eastAsia"/>
          </w:rPr>
          <w:t>開発概要</w:t>
        </w:r>
      </w:ins>
      <w:del w:id="192" w:author="hokada" w:date="2014-12-01T12:36:00Z">
        <w:r w:rsidDel="004250B0">
          <w:rPr>
            <w:rFonts w:hint="eastAsia"/>
          </w:rPr>
          <w:delText>のビジョン</w:delText>
        </w:r>
      </w:del>
      <w:bookmarkEnd w:id="190"/>
    </w:p>
    <w:p w:rsidR="00A2423C" w:rsidRDefault="00FF7240" w:rsidP="00FF7240">
      <w:r>
        <w:rPr>
          <w:rFonts w:hint="eastAsia"/>
        </w:rPr>
        <w:t xml:space="preserve">　</w:t>
      </w:r>
      <w:ins w:id="193" w:author="hokada" w:date="2014-12-01T12:36:00Z">
        <w:r w:rsidR="004720BF">
          <w:rPr>
            <w:rFonts w:hint="eastAsia"/>
          </w:rPr>
          <w:t>まず</w:t>
        </w:r>
      </w:ins>
      <w:r w:rsidR="00784CDE">
        <w:rPr>
          <w:rFonts w:hint="eastAsia"/>
        </w:rPr>
        <w:t>NC2</w:t>
      </w:r>
      <w:r w:rsidR="00784CDE">
        <w:rPr>
          <w:rFonts w:hint="eastAsia"/>
        </w:rPr>
        <w:t>の問題点</w:t>
      </w:r>
      <w:ins w:id="194" w:author="hokada" w:date="2014-12-01T12:36:00Z">
        <w:r w:rsidR="004720BF">
          <w:rPr>
            <w:rFonts w:hint="eastAsia"/>
          </w:rPr>
          <w:t>を述べ、</w:t>
        </w:r>
      </w:ins>
      <w:del w:id="195" w:author="hokada" w:date="2014-12-01T12:37:00Z">
        <w:r w:rsidR="003F7BCB" w:rsidDel="004720BF">
          <w:rPr>
            <w:rFonts w:hint="eastAsia"/>
          </w:rPr>
          <w:delText>及び、</w:delText>
        </w:r>
      </w:del>
      <w:ins w:id="196" w:author="hokada" w:date="2014-12-01T12:37:00Z">
        <w:r w:rsidR="004720BF">
          <w:rPr>
            <w:rFonts w:hint="eastAsia"/>
          </w:rPr>
          <w:t>続いて</w:t>
        </w:r>
      </w:ins>
      <w:r w:rsidR="00784CDE">
        <w:rPr>
          <w:rFonts w:hint="eastAsia"/>
        </w:rPr>
        <w:t>NC3</w:t>
      </w:r>
      <w:r w:rsidR="00784CDE">
        <w:rPr>
          <w:rFonts w:hint="eastAsia"/>
        </w:rPr>
        <w:t>の基本理念</w:t>
      </w:r>
      <w:r w:rsidR="00480C4E">
        <w:rPr>
          <w:rFonts w:hint="eastAsia"/>
        </w:rPr>
        <w:t>、</w:t>
      </w:r>
      <w:r w:rsidR="00784CDE">
        <w:rPr>
          <w:rFonts w:hint="eastAsia"/>
        </w:rPr>
        <w:t>開発スケジュール</w:t>
      </w:r>
      <w:r w:rsidR="003F7BCB">
        <w:rPr>
          <w:rFonts w:hint="eastAsia"/>
        </w:rPr>
        <w:t>、ユーザが</w:t>
      </w:r>
      <w:r w:rsidR="003F7BCB">
        <w:rPr>
          <w:rFonts w:hint="eastAsia"/>
        </w:rPr>
        <w:t>NC3</w:t>
      </w:r>
      <w:r w:rsidR="003F7BCB">
        <w:rPr>
          <w:rFonts w:hint="eastAsia"/>
        </w:rPr>
        <w:t>を利用することによって得られる効果</w:t>
      </w:r>
      <w:r w:rsidR="00784CDE">
        <w:rPr>
          <w:rFonts w:hint="eastAsia"/>
        </w:rPr>
        <w:t>を</w:t>
      </w:r>
      <w:r w:rsidR="00A03D69">
        <w:rPr>
          <w:rFonts w:hint="eastAsia"/>
        </w:rPr>
        <w:t>以下</w:t>
      </w:r>
      <w:r w:rsidR="00784CDE">
        <w:rPr>
          <w:rFonts w:hint="eastAsia"/>
        </w:rPr>
        <w:t>に示す。</w:t>
      </w:r>
    </w:p>
    <w:p w:rsidR="009727E6" w:rsidRPr="003F7BCB" w:rsidRDefault="009727E6" w:rsidP="00FF7240"/>
    <w:p w:rsidR="009727E6" w:rsidRPr="009727E6" w:rsidRDefault="009727E6" w:rsidP="00CF2C3F">
      <w:pPr>
        <w:pStyle w:val="ab"/>
        <w:keepNext/>
        <w:numPr>
          <w:ilvl w:val="1"/>
          <w:numId w:val="5"/>
        </w:numPr>
        <w:ind w:leftChars="0"/>
        <w:outlineLvl w:val="1"/>
        <w:rPr>
          <w:rFonts w:asciiTheme="majorHAnsi" w:eastAsiaTheme="majorEastAsia" w:hAnsiTheme="majorHAnsi" w:cstheme="majorBidi"/>
          <w:vanish/>
        </w:rPr>
      </w:pPr>
      <w:bookmarkStart w:id="197" w:name="_Toc403383756"/>
      <w:bookmarkStart w:id="198" w:name="_Toc403384688"/>
      <w:bookmarkStart w:id="199" w:name="_Toc403483544"/>
      <w:bookmarkStart w:id="200" w:name="_Toc403731880"/>
      <w:bookmarkStart w:id="201" w:name="_Toc404003488"/>
      <w:bookmarkStart w:id="202" w:name="_Toc404169303"/>
      <w:bookmarkStart w:id="203" w:name="_Toc404190112"/>
      <w:bookmarkStart w:id="204" w:name="_Toc404267518"/>
      <w:bookmarkStart w:id="205" w:name="_Toc404271978"/>
      <w:bookmarkStart w:id="206" w:name="_Toc404964138"/>
      <w:bookmarkEnd w:id="197"/>
      <w:bookmarkEnd w:id="198"/>
      <w:bookmarkEnd w:id="199"/>
      <w:bookmarkEnd w:id="200"/>
      <w:bookmarkEnd w:id="201"/>
      <w:bookmarkEnd w:id="202"/>
      <w:bookmarkEnd w:id="203"/>
      <w:bookmarkEnd w:id="204"/>
      <w:bookmarkEnd w:id="205"/>
      <w:bookmarkEnd w:id="206"/>
    </w:p>
    <w:p w:rsidR="00B27C1A" w:rsidRPr="00B27C1A" w:rsidRDefault="009727E6" w:rsidP="00B27C1A">
      <w:pPr>
        <w:pStyle w:val="30"/>
        <w:ind w:left="793"/>
      </w:pPr>
      <w:bookmarkStart w:id="207" w:name="_Toc404964139"/>
      <w:r>
        <w:rPr>
          <w:rFonts w:hint="eastAsia"/>
        </w:rPr>
        <w:t>NC</w:t>
      </w:r>
      <w:r w:rsidR="00B27C1A">
        <w:rPr>
          <w:rFonts w:hint="eastAsia"/>
        </w:rPr>
        <w:t>2</w:t>
      </w:r>
      <w:r>
        <w:rPr>
          <w:rFonts w:hint="eastAsia"/>
        </w:rPr>
        <w:t>の問題点</w:t>
      </w:r>
      <w:bookmarkEnd w:id="207"/>
    </w:p>
    <w:p w:rsidR="00B27C1A" w:rsidRDefault="00AF0351" w:rsidP="00241DD4">
      <w:pPr>
        <w:pStyle w:val="30"/>
        <w:numPr>
          <w:ilvl w:val="3"/>
          <w:numId w:val="5"/>
        </w:numPr>
        <w:ind w:left="284" w:firstLine="0"/>
      </w:pPr>
      <w:bookmarkStart w:id="208" w:name="_Toc403483546"/>
      <w:bookmarkStart w:id="209" w:name="_Toc403731882"/>
      <w:bookmarkStart w:id="210" w:name="_Toc404003490"/>
      <w:bookmarkStart w:id="211" w:name="_Toc404169305"/>
      <w:bookmarkStart w:id="212" w:name="_Toc404190114"/>
      <w:bookmarkStart w:id="213" w:name="_Toc404267520"/>
      <w:bookmarkStart w:id="214" w:name="_Toc404271980"/>
      <w:bookmarkStart w:id="215" w:name="_Toc404964140"/>
      <w:r>
        <w:rPr>
          <w:rFonts w:hint="eastAsia"/>
        </w:rPr>
        <w:t>プログラム改修</w:t>
      </w:r>
      <w:bookmarkEnd w:id="208"/>
      <w:bookmarkEnd w:id="209"/>
      <w:bookmarkEnd w:id="210"/>
      <w:bookmarkEnd w:id="211"/>
      <w:bookmarkEnd w:id="212"/>
      <w:bookmarkEnd w:id="213"/>
      <w:bookmarkEnd w:id="214"/>
      <w:bookmarkEnd w:id="215"/>
    </w:p>
    <w:p w:rsidR="004152C2" w:rsidRDefault="00AF0351" w:rsidP="00B27C1A">
      <w:r>
        <w:rPr>
          <w:rFonts w:hint="eastAsia"/>
        </w:rPr>
        <w:t xml:space="preserve">　</w:t>
      </w:r>
      <w:r w:rsidR="008068EE">
        <w:rPr>
          <w:rFonts w:hint="eastAsia"/>
        </w:rPr>
        <w:t>日々の問合せ</w:t>
      </w:r>
      <w:r w:rsidR="003F7BCB">
        <w:rPr>
          <w:rFonts w:hint="eastAsia"/>
        </w:rPr>
        <w:t>には</w:t>
      </w:r>
      <w:r w:rsidR="008068EE">
        <w:rPr>
          <w:rFonts w:hint="eastAsia"/>
        </w:rPr>
        <w:t>、改修で対応するものがある。過去に承認フローの見直しや会員検索のバグ修正等の改修があり、膨大な量のテスト項目</w:t>
      </w:r>
      <w:r w:rsidR="003F7BCB">
        <w:rPr>
          <w:rFonts w:hint="eastAsia"/>
        </w:rPr>
        <w:t>・</w:t>
      </w:r>
      <w:r w:rsidR="008068EE">
        <w:rPr>
          <w:rFonts w:hint="eastAsia"/>
        </w:rPr>
        <w:t>テストデータを作成し、</w:t>
      </w:r>
      <w:r w:rsidR="008068EE">
        <w:rPr>
          <w:rFonts w:hint="eastAsia"/>
        </w:rPr>
        <w:t>Web</w:t>
      </w:r>
      <w:r w:rsidR="008068EE">
        <w:rPr>
          <w:rFonts w:hint="eastAsia"/>
        </w:rPr>
        <w:t>ブラウザから一つ一つ操作して</w:t>
      </w:r>
      <w:r w:rsidR="00FC708D">
        <w:rPr>
          <w:rFonts w:hint="eastAsia"/>
        </w:rPr>
        <w:t>消化し</w:t>
      </w:r>
      <w:r w:rsidR="008068EE">
        <w:rPr>
          <w:rFonts w:hint="eastAsia"/>
        </w:rPr>
        <w:t>なければならなかった。</w:t>
      </w:r>
    </w:p>
    <w:p w:rsidR="008068EE" w:rsidRDefault="004152C2" w:rsidP="004152C2">
      <w:pPr>
        <w:ind w:firstLineChars="100" w:firstLine="210"/>
      </w:pPr>
      <w:r>
        <w:rPr>
          <w:rFonts w:hint="eastAsia"/>
        </w:rPr>
        <w:t>またコーディング規約は現状</w:t>
      </w:r>
      <w:r w:rsidR="00FC708D">
        <w:rPr>
          <w:rFonts w:hint="eastAsia"/>
        </w:rPr>
        <w:t>統一されていない</w:t>
      </w:r>
      <w:r>
        <w:rPr>
          <w:rFonts w:hint="eastAsia"/>
        </w:rPr>
        <w:t>ため、開発者によって書き方が</w:t>
      </w:r>
      <w:r w:rsidR="00FC708D">
        <w:rPr>
          <w:rFonts w:hint="eastAsia"/>
        </w:rPr>
        <w:t>異なり</w:t>
      </w:r>
      <w:r>
        <w:rPr>
          <w:rFonts w:hint="eastAsia"/>
        </w:rPr>
        <w:t>、一括で共通のコード</w:t>
      </w:r>
      <w:r w:rsidR="00127137">
        <w:rPr>
          <w:rFonts w:hint="eastAsia"/>
        </w:rPr>
        <w:t>の</w:t>
      </w:r>
      <w:r>
        <w:rPr>
          <w:rFonts w:hint="eastAsia"/>
        </w:rPr>
        <w:t>置換</w:t>
      </w:r>
      <w:r w:rsidR="00127137">
        <w:rPr>
          <w:rFonts w:hint="eastAsia"/>
        </w:rPr>
        <w:t>が出来ないといった</w:t>
      </w:r>
      <w:r>
        <w:rPr>
          <w:rFonts w:hint="eastAsia"/>
        </w:rPr>
        <w:t>問題がある。</w:t>
      </w:r>
    </w:p>
    <w:p w:rsidR="00BC48FB" w:rsidRDefault="00BC48FB">
      <w:pPr>
        <w:widowControl/>
        <w:adjustRightInd/>
        <w:spacing w:line="240" w:lineRule="auto"/>
        <w:jc w:val="left"/>
        <w:textAlignment w:val="auto"/>
        <w:rPr>
          <w:ins w:id="216" w:author="hokada" w:date="2014-12-01T14:28:00Z"/>
        </w:rPr>
      </w:pPr>
      <w:ins w:id="217" w:author="hokada" w:date="2014-12-01T14:28:00Z">
        <w:r>
          <w:br w:type="page"/>
        </w:r>
      </w:ins>
    </w:p>
    <w:p w:rsidR="004152C2" w:rsidRPr="004152C2" w:rsidDel="00BC48FB" w:rsidRDefault="004152C2" w:rsidP="00B27C1A">
      <w:pPr>
        <w:rPr>
          <w:del w:id="218" w:author="hokada" w:date="2014-12-01T14:28:00Z"/>
        </w:rPr>
      </w:pPr>
    </w:p>
    <w:p w:rsidR="00B27C1A" w:rsidRDefault="00AF0351" w:rsidP="00241DD4">
      <w:pPr>
        <w:pStyle w:val="30"/>
        <w:numPr>
          <w:ilvl w:val="3"/>
          <w:numId w:val="5"/>
        </w:numPr>
        <w:ind w:left="284" w:firstLine="0"/>
      </w:pPr>
      <w:bookmarkStart w:id="219" w:name="_Toc403483547"/>
      <w:bookmarkStart w:id="220" w:name="_Toc403731883"/>
      <w:bookmarkStart w:id="221" w:name="_Toc404003491"/>
      <w:bookmarkStart w:id="222" w:name="_Toc404169306"/>
      <w:bookmarkStart w:id="223" w:name="_Toc404190115"/>
      <w:bookmarkStart w:id="224" w:name="_Toc404267521"/>
      <w:bookmarkStart w:id="225" w:name="_Toc404271981"/>
      <w:bookmarkStart w:id="226" w:name="_Toc404964141"/>
      <w:r>
        <w:rPr>
          <w:rFonts w:hint="eastAsia"/>
        </w:rPr>
        <w:t>動作環境</w:t>
      </w:r>
      <w:bookmarkEnd w:id="219"/>
      <w:bookmarkEnd w:id="220"/>
      <w:bookmarkEnd w:id="221"/>
      <w:bookmarkEnd w:id="222"/>
      <w:bookmarkEnd w:id="223"/>
      <w:bookmarkEnd w:id="224"/>
      <w:bookmarkEnd w:id="225"/>
      <w:bookmarkEnd w:id="226"/>
    </w:p>
    <w:p w:rsidR="00784CDE" w:rsidRDefault="008068EE" w:rsidP="00784CDE">
      <w:r>
        <w:rPr>
          <w:rFonts w:hint="eastAsia"/>
        </w:rPr>
        <w:t xml:space="preserve">　</w:t>
      </w:r>
      <w:r w:rsidR="007C38A7">
        <w:rPr>
          <w:rFonts w:hint="eastAsia"/>
        </w:rPr>
        <w:t>現在は</w:t>
      </w:r>
      <w:r w:rsidR="00DF73AB">
        <w:rPr>
          <w:rFonts w:hint="eastAsia"/>
        </w:rPr>
        <w:t>ソースコードに</w:t>
      </w:r>
      <w:r w:rsidR="007C38A7">
        <w:rPr>
          <w:rFonts w:hint="eastAsia"/>
        </w:rPr>
        <w:t>バージョンを固定する</w:t>
      </w:r>
      <w:r w:rsidR="007C38A7">
        <w:rPr>
          <w:rFonts w:hint="eastAsia"/>
        </w:rPr>
        <w:t>meta</w:t>
      </w:r>
      <w:r w:rsidR="007C38A7">
        <w:rPr>
          <w:rFonts w:hint="eastAsia"/>
        </w:rPr>
        <w:t>タグが入れられているが、</w:t>
      </w:r>
      <w:r w:rsidR="004152C2">
        <w:rPr>
          <w:rFonts w:hint="eastAsia"/>
        </w:rPr>
        <w:t>IE</w:t>
      </w:r>
      <w:r w:rsidR="004152C2">
        <w:rPr>
          <w:rFonts w:hint="eastAsia"/>
        </w:rPr>
        <w:t>等の</w:t>
      </w:r>
      <w:r w:rsidR="004152C2">
        <w:rPr>
          <w:rFonts w:hint="eastAsia"/>
        </w:rPr>
        <w:t>Web</w:t>
      </w:r>
      <w:r w:rsidR="004152C2">
        <w:rPr>
          <w:rFonts w:hint="eastAsia"/>
        </w:rPr>
        <w:t>ブラウザ</w:t>
      </w:r>
      <w:r w:rsidR="00126CB7">
        <w:rPr>
          <w:rFonts w:hint="eastAsia"/>
        </w:rPr>
        <w:t>や</w:t>
      </w:r>
      <w:r w:rsidR="004152C2">
        <w:rPr>
          <w:rFonts w:hint="eastAsia"/>
        </w:rPr>
        <w:t>PHP</w:t>
      </w:r>
      <w:r w:rsidR="004152C2">
        <w:rPr>
          <w:rFonts w:hint="eastAsia"/>
        </w:rPr>
        <w:t>のバージョンアップ</w:t>
      </w:r>
      <w:r w:rsidR="00126CB7">
        <w:rPr>
          <w:rFonts w:hint="eastAsia"/>
        </w:rPr>
        <w:t>が発生した場合は対応が</w:t>
      </w:r>
      <w:r w:rsidR="004152C2">
        <w:rPr>
          <w:rFonts w:hint="eastAsia"/>
        </w:rPr>
        <w:t>必要</w:t>
      </w:r>
      <w:r w:rsidR="00DF73AB">
        <w:rPr>
          <w:rFonts w:hint="eastAsia"/>
        </w:rPr>
        <w:t>であった</w:t>
      </w:r>
      <w:r w:rsidR="004152C2">
        <w:rPr>
          <w:rFonts w:hint="eastAsia"/>
        </w:rPr>
        <w:t>。</w:t>
      </w:r>
      <w:r w:rsidR="007C38A7">
        <w:rPr>
          <w:rFonts w:hint="eastAsia"/>
        </w:rPr>
        <w:t>その際は機能を限定して動作確認を行っていた。</w:t>
      </w:r>
      <w:r w:rsidR="00DF73AB">
        <w:rPr>
          <w:rFonts w:hint="eastAsia"/>
        </w:rPr>
        <w:t>これも『</w:t>
      </w:r>
      <w:r w:rsidR="00DF73AB">
        <w:rPr>
          <w:rFonts w:hint="eastAsia"/>
        </w:rPr>
        <w:t>2.2.1.1.</w:t>
      </w:r>
      <w:r w:rsidR="00DF73AB">
        <w:rPr>
          <w:rFonts w:hint="eastAsia"/>
        </w:rPr>
        <w:t>プログラム改修』</w:t>
      </w:r>
      <w:r w:rsidR="007C38A7">
        <w:rPr>
          <w:rFonts w:hint="eastAsia"/>
        </w:rPr>
        <w:t>と同様に、</w:t>
      </w:r>
      <w:r w:rsidR="007C38A7">
        <w:rPr>
          <w:rFonts w:hint="eastAsia"/>
        </w:rPr>
        <w:t>Web</w:t>
      </w:r>
      <w:r w:rsidR="007C38A7">
        <w:rPr>
          <w:rFonts w:hint="eastAsia"/>
        </w:rPr>
        <w:t>ブラウザから操作してテスト項目を</w:t>
      </w:r>
      <w:r w:rsidR="00DF73AB">
        <w:rPr>
          <w:rFonts w:hint="eastAsia"/>
        </w:rPr>
        <w:t>消化する</w:t>
      </w:r>
      <w:r w:rsidR="007C38A7">
        <w:rPr>
          <w:rFonts w:hint="eastAsia"/>
        </w:rPr>
        <w:t>作業が必要となる。このような</w:t>
      </w:r>
      <w:r w:rsidR="00B749C8">
        <w:rPr>
          <w:rFonts w:hint="eastAsia"/>
        </w:rPr>
        <w:t>ソフトウェア</w:t>
      </w:r>
      <w:r w:rsidR="00126CB7">
        <w:rPr>
          <w:rFonts w:hint="eastAsia"/>
        </w:rPr>
        <w:t>の</w:t>
      </w:r>
      <w:r w:rsidR="007C38A7">
        <w:rPr>
          <w:rFonts w:hint="eastAsia"/>
        </w:rPr>
        <w:t>バージョンアップは突発的に発生するため、</w:t>
      </w:r>
      <w:r w:rsidR="001F6326">
        <w:rPr>
          <w:rFonts w:hint="eastAsia"/>
        </w:rPr>
        <w:t>前もって作業員を当てることは難しく、無理にでも捻出して対応しなければならないといった問題がある。</w:t>
      </w:r>
    </w:p>
    <w:p w:rsidR="00AF0351" w:rsidRPr="00B27C1A" w:rsidRDefault="00AF0351" w:rsidP="00AF0351"/>
    <w:p w:rsidR="00B27C1A" w:rsidRDefault="00AF0351" w:rsidP="00241DD4">
      <w:pPr>
        <w:pStyle w:val="30"/>
        <w:numPr>
          <w:ilvl w:val="3"/>
          <w:numId w:val="5"/>
        </w:numPr>
        <w:ind w:left="284" w:firstLine="0"/>
      </w:pPr>
      <w:bookmarkStart w:id="227" w:name="_Toc403483548"/>
      <w:bookmarkStart w:id="228" w:name="_Toc403731884"/>
      <w:bookmarkStart w:id="229" w:name="_Toc404003492"/>
      <w:bookmarkStart w:id="230" w:name="_Toc404169307"/>
      <w:bookmarkStart w:id="231" w:name="_Toc404190116"/>
      <w:bookmarkStart w:id="232" w:name="_Toc404267522"/>
      <w:bookmarkStart w:id="233" w:name="_Toc404271982"/>
      <w:bookmarkStart w:id="234" w:name="_Toc404964142"/>
      <w:r>
        <w:rPr>
          <w:rFonts w:hint="eastAsia"/>
        </w:rPr>
        <w:t>開発環境</w:t>
      </w:r>
      <w:bookmarkEnd w:id="227"/>
      <w:bookmarkEnd w:id="228"/>
      <w:bookmarkEnd w:id="229"/>
      <w:bookmarkEnd w:id="230"/>
      <w:bookmarkEnd w:id="231"/>
      <w:bookmarkEnd w:id="232"/>
      <w:bookmarkEnd w:id="233"/>
      <w:bookmarkEnd w:id="234"/>
    </w:p>
    <w:p w:rsidR="003C7B4E" w:rsidRDefault="00126CB7" w:rsidP="009727E6">
      <w:pPr>
        <w:rPr>
          <w:ins w:id="235" w:author="hokada" w:date="2014-12-01T15:04:00Z"/>
        </w:rPr>
      </w:pPr>
      <w:r>
        <w:rPr>
          <w:rFonts w:hint="eastAsia"/>
        </w:rPr>
        <w:t xml:space="preserve">　</w:t>
      </w:r>
      <w:r w:rsidR="0011740B">
        <w:rPr>
          <w:rFonts w:hint="eastAsia"/>
        </w:rPr>
        <w:t>開発用サーバー（</w:t>
      </w:r>
      <w:r w:rsidR="0011740B">
        <w:rPr>
          <w:rFonts w:hint="eastAsia"/>
        </w:rPr>
        <w:t>Web</w:t>
      </w:r>
      <w:r w:rsidR="0011740B">
        <w:rPr>
          <w:rFonts w:hint="eastAsia"/>
        </w:rPr>
        <w:t>サーバー、</w:t>
      </w:r>
      <w:r w:rsidR="0011740B">
        <w:rPr>
          <w:rFonts w:hint="eastAsia"/>
        </w:rPr>
        <w:t>DB</w:t>
      </w:r>
      <w:r w:rsidR="0011740B">
        <w:rPr>
          <w:rFonts w:hint="eastAsia"/>
        </w:rPr>
        <w:t>サーバー）、バージョン管理サーバー（</w:t>
      </w:r>
      <w:r w:rsidR="00F83729">
        <w:rPr>
          <w:rFonts w:hint="eastAsia"/>
        </w:rPr>
        <w:t>SVN</w:t>
      </w:r>
      <w:r w:rsidR="00F83729">
        <w:rPr>
          <w:rFonts w:hint="eastAsia"/>
        </w:rPr>
        <w:t>※</w:t>
      </w:r>
      <w:r w:rsidR="0011740B">
        <w:rPr>
          <w:rFonts w:hint="eastAsia"/>
        </w:rPr>
        <w:t>）を研究室内に構築し、開発していた。そのため、オープンソースソフトウェア</w:t>
      </w:r>
      <w:r w:rsidR="00202278">
        <w:rPr>
          <w:rFonts w:hint="eastAsia"/>
        </w:rPr>
        <w:t>だが</w:t>
      </w:r>
      <w:r w:rsidR="0011740B">
        <w:rPr>
          <w:rFonts w:hint="eastAsia"/>
        </w:rPr>
        <w:t>研究室内でなければメンテナンスができないといった問題があ</w:t>
      </w:r>
      <w:r w:rsidR="00202278">
        <w:rPr>
          <w:rFonts w:hint="eastAsia"/>
        </w:rPr>
        <w:t>る</w:t>
      </w:r>
      <w:r w:rsidR="0011740B">
        <w:rPr>
          <w:rFonts w:hint="eastAsia"/>
        </w:rPr>
        <w:t>。</w:t>
      </w:r>
    </w:p>
    <w:p w:rsidR="00172E0E" w:rsidRDefault="00F83729" w:rsidP="00172E0E">
      <w:pPr>
        <w:ind w:firstLineChars="100" w:firstLine="210"/>
        <w:pPrChange w:id="236" w:author="hokada" w:date="2014-12-01T15:04:00Z">
          <w:pPr/>
        </w:pPrChange>
      </w:pPr>
      <w:r>
        <w:rPr>
          <w:rFonts w:hint="eastAsia"/>
        </w:rPr>
        <w:t>※</w:t>
      </w:r>
      <w:r>
        <w:rPr>
          <w:rFonts w:hint="eastAsia"/>
        </w:rPr>
        <w:t>SVN</w:t>
      </w:r>
      <w:r>
        <w:rPr>
          <w:rFonts w:hint="eastAsia"/>
        </w:rPr>
        <w:t>：</w:t>
      </w:r>
      <w:r>
        <w:rPr>
          <w:rFonts w:hint="eastAsia"/>
        </w:rPr>
        <w:t>Subversion</w:t>
      </w:r>
      <w:r>
        <w:rPr>
          <w:rFonts w:hint="eastAsia"/>
        </w:rPr>
        <w:t>、オープンソースのバージョン管理システム</w:t>
      </w:r>
    </w:p>
    <w:p w:rsidR="00AF0351" w:rsidRDefault="00AF0351" w:rsidP="009727E6"/>
    <w:p w:rsidR="009727E6" w:rsidRDefault="00B27C1A" w:rsidP="0088023E">
      <w:pPr>
        <w:pStyle w:val="30"/>
        <w:ind w:left="793"/>
      </w:pPr>
      <w:bookmarkStart w:id="237" w:name="_Toc404964143"/>
      <w:r>
        <w:rPr>
          <w:rFonts w:hint="eastAsia"/>
        </w:rPr>
        <w:t>NC3</w:t>
      </w:r>
      <w:r>
        <w:rPr>
          <w:rFonts w:hint="eastAsia"/>
        </w:rPr>
        <w:t>の基本理念</w:t>
      </w:r>
      <w:bookmarkEnd w:id="237"/>
    </w:p>
    <w:p w:rsidR="00B052BC" w:rsidRDefault="00026B49" w:rsidP="00B27C1A">
      <w:r>
        <w:rPr>
          <w:rFonts w:hint="eastAsia"/>
        </w:rPr>
        <w:t xml:space="preserve">　</w:t>
      </w:r>
      <w:r w:rsidR="00B052BC">
        <w:rPr>
          <w:rFonts w:hint="eastAsia"/>
        </w:rPr>
        <w:t>前項のように様々な問題点が</w:t>
      </w:r>
      <w:r w:rsidR="00B052BC">
        <w:rPr>
          <w:rFonts w:hint="eastAsia"/>
        </w:rPr>
        <w:t>NC2</w:t>
      </w:r>
      <w:r w:rsidR="00B052BC">
        <w:rPr>
          <w:rFonts w:hint="eastAsia"/>
        </w:rPr>
        <w:t>には存在している。そこで発足したのが</w:t>
      </w:r>
      <w:r w:rsidR="00B052BC">
        <w:rPr>
          <w:rFonts w:hint="eastAsia"/>
        </w:rPr>
        <w:t>NC3</w:t>
      </w:r>
      <w:r w:rsidR="00B052BC">
        <w:rPr>
          <w:rFonts w:hint="eastAsia"/>
        </w:rPr>
        <w:t>プロジェクトである。</w:t>
      </w:r>
    </w:p>
    <w:p w:rsidR="00B27C1A" w:rsidRDefault="00026B49" w:rsidP="00B27C1A">
      <w:r>
        <w:rPr>
          <w:rFonts w:hint="eastAsia"/>
        </w:rPr>
        <w:t>NC3</w:t>
      </w:r>
      <w:r w:rsidR="00B052BC">
        <w:rPr>
          <w:rFonts w:hint="eastAsia"/>
        </w:rPr>
        <w:t>にある</w:t>
      </w:r>
      <w:r>
        <w:rPr>
          <w:rFonts w:hint="eastAsia"/>
        </w:rPr>
        <w:t>3</w:t>
      </w:r>
      <w:r>
        <w:rPr>
          <w:rFonts w:hint="eastAsia"/>
        </w:rPr>
        <w:t>つの基本理念を</w:t>
      </w:r>
      <w:r w:rsidR="00B749C8">
        <w:rPr>
          <w:rFonts w:hint="eastAsia"/>
        </w:rPr>
        <w:t>以下</w:t>
      </w:r>
      <w:r>
        <w:rPr>
          <w:rFonts w:hint="eastAsia"/>
        </w:rPr>
        <w:t>に示す。</w:t>
      </w:r>
    </w:p>
    <w:p w:rsidR="00026B49" w:rsidRPr="00B052BC" w:rsidRDefault="00026B49" w:rsidP="00B27C1A"/>
    <w:p w:rsidR="00B27C1A" w:rsidRDefault="00B27C1A" w:rsidP="00241DD4">
      <w:pPr>
        <w:pStyle w:val="30"/>
        <w:numPr>
          <w:ilvl w:val="3"/>
          <w:numId w:val="5"/>
        </w:numPr>
        <w:ind w:left="284" w:firstLine="0"/>
      </w:pPr>
      <w:bookmarkStart w:id="238" w:name="_Toc403383761"/>
      <w:bookmarkStart w:id="239" w:name="_Toc403384693"/>
      <w:bookmarkStart w:id="240" w:name="_Toc403483550"/>
      <w:bookmarkStart w:id="241" w:name="_Toc403731886"/>
      <w:bookmarkStart w:id="242" w:name="_Toc404003494"/>
      <w:bookmarkStart w:id="243" w:name="_Toc404169309"/>
      <w:bookmarkStart w:id="244" w:name="_Toc404190118"/>
      <w:bookmarkStart w:id="245" w:name="_Toc404267524"/>
      <w:bookmarkStart w:id="246" w:name="_Toc404271984"/>
      <w:bookmarkStart w:id="247" w:name="_Toc404964144"/>
      <w:r>
        <w:rPr>
          <w:rFonts w:hint="eastAsia"/>
        </w:rPr>
        <w:t>ドライな経済性</w:t>
      </w:r>
      <w:bookmarkEnd w:id="238"/>
      <w:bookmarkEnd w:id="239"/>
      <w:bookmarkEnd w:id="240"/>
      <w:bookmarkEnd w:id="241"/>
      <w:bookmarkEnd w:id="242"/>
      <w:bookmarkEnd w:id="243"/>
      <w:bookmarkEnd w:id="244"/>
      <w:bookmarkEnd w:id="245"/>
      <w:bookmarkEnd w:id="246"/>
      <w:bookmarkEnd w:id="247"/>
    </w:p>
    <w:p w:rsidR="00AF35F6" w:rsidRDefault="00AF35F6" w:rsidP="00AF35F6">
      <w:pPr>
        <w:pStyle w:val="ab"/>
        <w:numPr>
          <w:ilvl w:val="0"/>
          <w:numId w:val="8"/>
        </w:numPr>
        <w:ind w:leftChars="0"/>
      </w:pPr>
      <w:r>
        <w:rPr>
          <w:rFonts w:hint="eastAsia"/>
        </w:rPr>
        <w:t>メンテナンスの向上</w:t>
      </w:r>
    </w:p>
    <w:p w:rsidR="00AF35F6" w:rsidRDefault="00AF35F6" w:rsidP="00AF35F6">
      <w:pPr>
        <w:pStyle w:val="ab"/>
        <w:numPr>
          <w:ilvl w:val="0"/>
          <w:numId w:val="20"/>
        </w:numPr>
        <w:ind w:leftChars="0"/>
      </w:pPr>
      <w:r>
        <w:rPr>
          <w:rFonts w:hint="eastAsia"/>
        </w:rPr>
        <w:t>CakePHP</w:t>
      </w:r>
      <w:r>
        <w:rPr>
          <w:rFonts w:hint="eastAsia"/>
        </w:rPr>
        <w:t>の採用</w:t>
      </w:r>
    </w:p>
    <w:p w:rsidR="00AF35F6" w:rsidRDefault="00AF35F6" w:rsidP="00AF35F6">
      <w:pPr>
        <w:pStyle w:val="ab"/>
        <w:numPr>
          <w:ilvl w:val="0"/>
          <w:numId w:val="20"/>
        </w:numPr>
        <w:ind w:leftChars="0"/>
      </w:pPr>
      <w:r>
        <w:rPr>
          <w:rFonts w:hint="eastAsia"/>
        </w:rPr>
        <w:t>プログラムの可読性向上</w:t>
      </w:r>
    </w:p>
    <w:p w:rsidR="00AF35F6" w:rsidRDefault="00AF35F6" w:rsidP="00AF35F6">
      <w:pPr>
        <w:pStyle w:val="ab"/>
        <w:numPr>
          <w:ilvl w:val="0"/>
          <w:numId w:val="20"/>
        </w:numPr>
        <w:ind w:leftChars="0"/>
      </w:pPr>
      <w:r>
        <w:rPr>
          <w:rFonts w:hint="eastAsia"/>
        </w:rPr>
        <w:t>コアコードとテストコードの同時配布　等</w:t>
      </w:r>
    </w:p>
    <w:p w:rsidR="005B4B26" w:rsidRDefault="00A8607B" w:rsidP="00CF2C3F">
      <w:pPr>
        <w:pStyle w:val="ab"/>
        <w:numPr>
          <w:ilvl w:val="0"/>
          <w:numId w:val="8"/>
        </w:numPr>
        <w:ind w:leftChars="0"/>
      </w:pPr>
      <w:r>
        <w:rPr>
          <w:rFonts w:hint="eastAsia"/>
        </w:rPr>
        <w:t>レスポンシブデザイン</w:t>
      </w:r>
    </w:p>
    <w:p w:rsidR="00D62B6C" w:rsidRDefault="005B4B26" w:rsidP="00D62B6C">
      <w:pPr>
        <w:pStyle w:val="ab"/>
        <w:numPr>
          <w:ilvl w:val="0"/>
          <w:numId w:val="8"/>
        </w:numPr>
        <w:ind w:leftChars="0"/>
      </w:pPr>
      <w:r>
        <w:rPr>
          <w:rFonts w:hint="eastAsia"/>
        </w:rPr>
        <w:t>REST</w:t>
      </w:r>
      <w:r>
        <w:rPr>
          <w:rFonts w:hint="eastAsia"/>
        </w:rPr>
        <w:t>なサービス</w:t>
      </w:r>
    </w:p>
    <w:p w:rsidR="00276AFC" w:rsidDel="00643277" w:rsidRDefault="00276AFC" w:rsidP="00643277">
      <w:pPr>
        <w:rPr>
          <w:del w:id="248" w:author="hokada" w:date="2014-12-01T14:12:00Z"/>
        </w:rPr>
      </w:pPr>
    </w:p>
    <w:p w:rsidR="00172E0E" w:rsidRDefault="00534852" w:rsidP="00172E0E">
      <w:pPr>
        <w:keepNext/>
        <w:rPr>
          <w:del w:id="249" w:author="hokada" w:date="2014-12-01T14:12:00Z"/>
        </w:rPr>
        <w:pPrChange w:id="250" w:author="hokada" w:date="2014-12-01T14:13:00Z">
          <w:pPr>
            <w:keepNext/>
            <w:jc w:val="center"/>
          </w:pPr>
        </w:pPrChange>
      </w:pPr>
      <w:moveFromRangeStart w:id="251" w:author="hokada" w:date="2014-12-01T14:12:00Z" w:name="move405206474"/>
      <w:moveFrom w:id="252" w:author="hokada" w:date="2014-12-01T14:12:00Z">
        <w:del w:id="253" w:author="hokada" w:date="2014-12-01T14:12:00Z">
          <w:r>
            <w:rPr>
              <w:noProof/>
            </w:rPr>
            <w:drawing>
              <wp:inline distT="0" distB="0" distL="0" distR="0">
                <wp:extent cx="5813125" cy="3071004"/>
                <wp:effectExtent l="1905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stretch>
                          <a:fillRect/>
                        </a:stretch>
                      </pic:blipFill>
                      <pic:spPr bwMode="auto">
                        <a:xfrm>
                          <a:off x="0" y="0"/>
                          <a:ext cx="5812194" cy="3070512"/>
                        </a:xfrm>
                        <a:prstGeom prst="rect">
                          <a:avLst/>
                        </a:prstGeom>
                        <a:noFill/>
                        <a:ln w="9525">
                          <a:noFill/>
                          <a:miter lim="800000"/>
                          <a:headEnd/>
                          <a:tailEnd/>
                        </a:ln>
                      </pic:spPr>
                    </pic:pic>
                  </a:graphicData>
                </a:graphic>
              </wp:inline>
            </w:drawing>
          </w:r>
        </w:del>
      </w:moveFrom>
    </w:p>
    <w:p w:rsidR="00172E0E" w:rsidRDefault="009B2E2A" w:rsidP="00172E0E">
      <w:pPr>
        <w:pStyle w:val="af2"/>
        <w:rPr>
          <w:del w:id="254" w:author="hokada" w:date="2014-12-01T14:12:00Z"/>
          <w:u w:val="single"/>
        </w:rPr>
        <w:pPrChange w:id="255" w:author="hokada" w:date="2014-12-01T14:13:00Z">
          <w:pPr>
            <w:pStyle w:val="af2"/>
            <w:jc w:val="center"/>
          </w:pPr>
        </w:pPrChange>
      </w:pPr>
      <w:moveFrom w:id="256" w:author="hokada" w:date="2014-12-01T14:12:00Z">
        <w:del w:id="257" w:author="hokada" w:date="2014-12-01T14:12:00Z">
          <w:r w:rsidRPr="009B2E2A" w:rsidDel="00643277">
            <w:rPr>
              <w:rFonts w:hint="eastAsia"/>
              <w:u w:val="single"/>
            </w:rPr>
            <w:delText>図</w:delText>
          </w:r>
          <w:r w:rsidRPr="009B2E2A" w:rsidDel="00643277">
            <w:rPr>
              <w:rFonts w:hint="eastAsia"/>
              <w:u w:val="single"/>
            </w:rPr>
            <w:delText xml:space="preserve"> </w:delText>
          </w:r>
          <w:r w:rsidR="00172E0E" w:rsidDel="00643277">
            <w:rPr>
              <w:u w:val="single"/>
            </w:rPr>
            <w:fldChar w:fldCharType="begin"/>
          </w:r>
          <w:r w:rsidR="00FB61F1" w:rsidDel="00643277">
            <w:rPr>
              <w:u w:val="single"/>
            </w:rPr>
            <w:delInstrText xml:space="preserve"> </w:delInstrText>
          </w:r>
          <w:r w:rsidR="00FB61F1" w:rsidDel="00643277">
            <w:rPr>
              <w:rFonts w:hint="eastAsia"/>
              <w:u w:val="single"/>
            </w:rPr>
            <w:delInstrText>STYLEREF 1 \s</w:delInstrText>
          </w:r>
          <w:r w:rsidR="00FB61F1" w:rsidDel="00643277">
            <w:rPr>
              <w:u w:val="single"/>
            </w:rPr>
            <w:delInstrText xml:space="preserve"> </w:delInstrText>
          </w:r>
          <w:r w:rsidR="00172E0E" w:rsidDel="00643277">
            <w:rPr>
              <w:u w:val="single"/>
            </w:rPr>
            <w:fldChar w:fldCharType="separate"/>
          </w:r>
          <w:r w:rsidR="00FB61F1" w:rsidDel="00643277">
            <w:rPr>
              <w:noProof/>
              <w:u w:val="single"/>
            </w:rPr>
            <w:delText>2</w:delText>
          </w:r>
          <w:r w:rsidR="00172E0E" w:rsidDel="00643277">
            <w:rPr>
              <w:u w:val="single"/>
            </w:rPr>
            <w:fldChar w:fldCharType="end"/>
          </w:r>
          <w:r w:rsidR="00FB61F1" w:rsidDel="00643277">
            <w:rPr>
              <w:u w:val="single"/>
            </w:rPr>
            <w:delText>.</w:delText>
          </w:r>
          <w:r w:rsidR="00172E0E" w:rsidDel="00643277">
            <w:rPr>
              <w:u w:val="single"/>
            </w:rPr>
            <w:fldChar w:fldCharType="begin"/>
          </w:r>
          <w:r w:rsidR="00FB61F1" w:rsidDel="00643277">
            <w:rPr>
              <w:u w:val="single"/>
            </w:rPr>
            <w:delInstrText xml:space="preserve"> </w:delInstrText>
          </w:r>
          <w:r w:rsidR="00FB61F1" w:rsidDel="00643277">
            <w:rPr>
              <w:rFonts w:hint="eastAsia"/>
              <w:u w:val="single"/>
            </w:rPr>
            <w:delInstrText xml:space="preserve">SEQ </w:delInstrText>
          </w:r>
          <w:r w:rsidR="00FB61F1" w:rsidDel="00643277">
            <w:rPr>
              <w:rFonts w:hint="eastAsia"/>
              <w:u w:val="single"/>
            </w:rPr>
            <w:delInstrText>図</w:delInstrText>
          </w:r>
          <w:r w:rsidR="00FB61F1" w:rsidDel="00643277">
            <w:rPr>
              <w:rFonts w:hint="eastAsia"/>
              <w:u w:val="single"/>
            </w:rPr>
            <w:delInstrText xml:space="preserve"> \* ARABIC \s 1</w:delInstrText>
          </w:r>
          <w:r w:rsidR="00FB61F1" w:rsidDel="00643277">
            <w:rPr>
              <w:u w:val="single"/>
            </w:rPr>
            <w:delInstrText xml:space="preserve"> </w:delInstrText>
          </w:r>
          <w:r w:rsidR="00172E0E" w:rsidDel="00643277">
            <w:rPr>
              <w:u w:val="single"/>
            </w:rPr>
            <w:fldChar w:fldCharType="separate"/>
          </w:r>
          <w:r w:rsidR="00FB61F1" w:rsidDel="00643277">
            <w:rPr>
              <w:noProof/>
              <w:u w:val="single"/>
            </w:rPr>
            <w:delText>3</w:delText>
          </w:r>
          <w:r w:rsidR="00172E0E" w:rsidDel="00643277">
            <w:rPr>
              <w:u w:val="single"/>
            </w:rPr>
            <w:fldChar w:fldCharType="end"/>
          </w:r>
          <w:r w:rsidRPr="009B2E2A" w:rsidDel="00643277">
            <w:rPr>
              <w:rFonts w:hint="eastAsia"/>
              <w:u w:val="single"/>
            </w:rPr>
            <w:delText xml:space="preserve">　レスポンシブデザイン</w:delText>
          </w:r>
          <w:r w:rsidR="00B565FD" w:rsidDel="00643277">
            <w:rPr>
              <w:rFonts w:hint="eastAsia"/>
              <w:u w:val="single"/>
            </w:rPr>
            <w:delText>1</w:delText>
          </w:r>
          <w:r w:rsidRPr="009B2E2A" w:rsidDel="00643277">
            <w:rPr>
              <w:rFonts w:hint="eastAsia"/>
              <w:u w:val="single"/>
            </w:rPr>
            <w:delText>（</w:delText>
          </w:r>
          <w:r w:rsidR="005274BC" w:rsidDel="00643277">
            <w:rPr>
              <w:rFonts w:hint="eastAsia"/>
              <w:u w:val="single"/>
            </w:rPr>
            <w:delText>Web</w:delText>
          </w:r>
          <w:r w:rsidR="005274BC" w:rsidDel="00643277">
            <w:rPr>
              <w:rFonts w:hint="eastAsia"/>
              <w:u w:val="single"/>
            </w:rPr>
            <w:delText>ブラウザ</w:delText>
          </w:r>
          <w:r w:rsidRPr="009B2E2A" w:rsidDel="00643277">
            <w:rPr>
              <w:rFonts w:hint="eastAsia"/>
              <w:u w:val="single"/>
            </w:rPr>
            <w:delText>の場合</w:delText>
          </w:r>
          <w:r w:rsidR="005274BC" w:rsidDel="00643277">
            <w:rPr>
              <w:rFonts w:hint="eastAsia"/>
              <w:u w:val="single"/>
            </w:rPr>
            <w:delText>〈</w:delText>
          </w:r>
          <w:r w:rsidR="005274BC" w:rsidRPr="009B2E2A" w:rsidDel="00643277">
            <w:rPr>
              <w:rFonts w:hint="eastAsia"/>
              <w:u w:val="single"/>
            </w:rPr>
            <w:delText>Firefox</w:delText>
          </w:r>
          <w:r w:rsidR="005274BC" w:rsidDel="00643277">
            <w:rPr>
              <w:rFonts w:hint="eastAsia"/>
              <w:u w:val="single"/>
            </w:rPr>
            <w:delText>〉</w:delText>
          </w:r>
          <w:r w:rsidRPr="009B2E2A" w:rsidDel="00643277">
            <w:rPr>
              <w:rFonts w:hint="eastAsia"/>
              <w:u w:val="single"/>
            </w:rPr>
            <w:delText>）</w:delText>
          </w:r>
        </w:del>
      </w:moveFrom>
    </w:p>
    <w:moveFromRangeEnd w:id="251"/>
    <w:p w:rsidR="009B2E2A" w:rsidRPr="009B2E2A" w:rsidDel="00643277" w:rsidRDefault="009B2E2A" w:rsidP="00643277">
      <w:pPr>
        <w:rPr>
          <w:del w:id="258" w:author="hokada" w:date="2014-12-01T14:12:00Z"/>
        </w:rPr>
      </w:pPr>
    </w:p>
    <w:p w:rsidR="00172E0E" w:rsidRDefault="00534852" w:rsidP="00172E0E">
      <w:pPr>
        <w:keepNext/>
        <w:rPr>
          <w:del w:id="259" w:author="hokada" w:date="2014-12-01T14:12:00Z"/>
        </w:rPr>
        <w:pPrChange w:id="260" w:author="hokada" w:date="2014-12-01T14:13:00Z">
          <w:pPr>
            <w:keepNext/>
            <w:jc w:val="center"/>
          </w:pPr>
        </w:pPrChange>
      </w:pPr>
      <w:del w:id="261" w:author="hokada" w:date="2014-12-01T14:12:00Z">
        <w:r>
          <w:rPr>
            <w:noProof/>
          </w:rPr>
          <w:drawing>
            <wp:inline distT="0" distB="0" distL="0" distR="0">
              <wp:extent cx="1656699" cy="3221665"/>
              <wp:effectExtent l="19050" t="0" r="651"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srcRect/>
                      <a:stretch>
                        <a:fillRect/>
                      </a:stretch>
                    </pic:blipFill>
                    <pic:spPr bwMode="auto">
                      <a:xfrm>
                        <a:off x="0" y="0"/>
                        <a:ext cx="1657578" cy="3223374"/>
                      </a:xfrm>
                      <a:prstGeom prst="rect">
                        <a:avLst/>
                      </a:prstGeom>
                      <a:noFill/>
                      <a:ln w="9525">
                        <a:noFill/>
                        <a:miter lim="800000"/>
                        <a:headEnd/>
                        <a:tailEnd/>
                      </a:ln>
                    </pic:spPr>
                  </pic:pic>
                </a:graphicData>
              </a:graphic>
            </wp:inline>
          </w:drawing>
        </w:r>
      </w:del>
    </w:p>
    <w:p w:rsidR="00172E0E" w:rsidRDefault="009B2E2A" w:rsidP="00172E0E">
      <w:pPr>
        <w:pStyle w:val="af2"/>
        <w:rPr>
          <w:del w:id="262" w:author="hokada" w:date="2014-12-01T14:13:00Z"/>
          <w:u w:val="single"/>
        </w:rPr>
        <w:pPrChange w:id="263" w:author="hokada" w:date="2014-12-01T14:13:00Z">
          <w:pPr>
            <w:pStyle w:val="af2"/>
            <w:jc w:val="center"/>
          </w:pPr>
        </w:pPrChange>
      </w:pPr>
      <w:del w:id="264" w:author="hokada" w:date="2014-12-01T14:12:00Z">
        <w:r w:rsidRPr="008B6330" w:rsidDel="00643277">
          <w:rPr>
            <w:rFonts w:hint="eastAsia"/>
            <w:u w:val="single"/>
          </w:rPr>
          <w:delText>図</w:delText>
        </w:r>
        <w:r w:rsidRPr="008B6330" w:rsidDel="00643277">
          <w:rPr>
            <w:rFonts w:hint="eastAsia"/>
            <w:u w:val="single"/>
          </w:rPr>
          <w:delText xml:space="preserve"> </w:delText>
        </w:r>
      </w:del>
      <w:del w:id="265" w:author="hokada" w:date="2014-12-01T14:07:00Z">
        <w:r w:rsidR="00172E0E" w:rsidDel="00BF2075">
          <w:rPr>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172E0E" w:rsidDel="00BF2075">
          <w:rPr>
            <w:u w:val="single"/>
          </w:rPr>
          <w:fldChar w:fldCharType="separate"/>
        </w:r>
        <w:r w:rsidR="00FB61F1" w:rsidDel="00BF2075">
          <w:rPr>
            <w:noProof/>
            <w:u w:val="single"/>
          </w:rPr>
          <w:delText>2</w:delText>
        </w:r>
        <w:r w:rsidR="00172E0E" w:rsidDel="00BF2075">
          <w:rPr>
            <w:u w:val="single"/>
          </w:rPr>
          <w:fldChar w:fldCharType="end"/>
        </w:r>
        <w:r w:rsidR="00FB61F1" w:rsidDel="00BF2075">
          <w:rPr>
            <w:u w:val="single"/>
          </w:rPr>
          <w:delText>.</w:delText>
        </w:r>
        <w:r w:rsidR="00172E0E" w:rsidDel="00BF2075">
          <w:rPr>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172E0E" w:rsidDel="00BF2075">
          <w:rPr>
            <w:u w:val="single"/>
          </w:rPr>
          <w:fldChar w:fldCharType="separate"/>
        </w:r>
        <w:r w:rsidR="00FB61F1" w:rsidDel="00BF2075">
          <w:rPr>
            <w:noProof/>
            <w:u w:val="single"/>
          </w:rPr>
          <w:delText>4</w:delText>
        </w:r>
        <w:r w:rsidR="00172E0E" w:rsidDel="00BF2075">
          <w:rPr>
            <w:u w:val="single"/>
          </w:rPr>
          <w:fldChar w:fldCharType="end"/>
        </w:r>
      </w:del>
      <w:del w:id="266" w:author="hokada" w:date="2014-12-01T14:12:00Z">
        <w:r w:rsidR="00482BE8" w:rsidRPr="008B6330" w:rsidDel="00643277">
          <w:rPr>
            <w:rFonts w:hint="eastAsia"/>
            <w:u w:val="single"/>
          </w:rPr>
          <w:delText xml:space="preserve">　レスポンシブデザイン</w:delText>
        </w:r>
        <w:r w:rsidR="00B565FD" w:rsidDel="00643277">
          <w:rPr>
            <w:rFonts w:hint="eastAsia"/>
            <w:u w:val="single"/>
          </w:rPr>
          <w:delText>2</w:delText>
        </w:r>
        <w:r w:rsidRPr="008B6330" w:rsidDel="00643277">
          <w:rPr>
            <w:rFonts w:hint="eastAsia"/>
            <w:u w:val="single"/>
          </w:rPr>
          <w:delText>（</w:delText>
        </w:r>
        <w:r w:rsidR="001C0645" w:rsidDel="00643277">
          <w:rPr>
            <w:rFonts w:hint="eastAsia"/>
            <w:u w:val="single"/>
          </w:rPr>
          <w:delText>スマートフォン</w:delText>
        </w:r>
        <w:r w:rsidR="00482BE8" w:rsidRPr="008B6330" w:rsidDel="00643277">
          <w:rPr>
            <w:rFonts w:hint="eastAsia"/>
            <w:u w:val="single"/>
          </w:rPr>
          <w:delText>の場合〈</w:delText>
        </w:r>
        <w:r w:rsidRPr="008B6330" w:rsidDel="00643277">
          <w:rPr>
            <w:rFonts w:hint="eastAsia"/>
            <w:u w:val="single"/>
          </w:rPr>
          <w:delText>シミュレータ</w:delText>
        </w:r>
        <w:r w:rsidR="00482BE8" w:rsidRPr="008B6330" w:rsidDel="00643277">
          <w:rPr>
            <w:rFonts w:hint="eastAsia"/>
            <w:u w:val="single"/>
          </w:rPr>
          <w:delText>〉</w:delText>
        </w:r>
        <w:r w:rsidRPr="008B6330" w:rsidDel="00643277">
          <w:rPr>
            <w:rFonts w:hint="eastAsia"/>
            <w:u w:val="single"/>
          </w:rPr>
          <w:delText>）</w:delText>
        </w:r>
      </w:del>
    </w:p>
    <w:p w:rsidR="00172E0E" w:rsidRDefault="00172E0E" w:rsidP="00172E0E">
      <w:pPr>
        <w:pStyle w:val="af2"/>
        <w:pPrChange w:id="267" w:author="hokada" w:date="2014-12-01T14:13:00Z">
          <w:pPr/>
        </w:pPrChange>
      </w:pPr>
    </w:p>
    <w:p w:rsidR="00B27C1A" w:rsidRPr="00B27C1A" w:rsidRDefault="00AF35F6" w:rsidP="00CF2C3F">
      <w:pPr>
        <w:pStyle w:val="30"/>
        <w:numPr>
          <w:ilvl w:val="3"/>
          <w:numId w:val="5"/>
        </w:numPr>
      </w:pPr>
      <w:bookmarkStart w:id="268" w:name="_Toc404964145"/>
      <w:r>
        <w:rPr>
          <w:rFonts w:hint="eastAsia"/>
        </w:rPr>
        <w:t>意識させないコンプライアンスの徹底</w:t>
      </w:r>
      <w:bookmarkEnd w:id="268"/>
    </w:p>
    <w:p w:rsidR="00B27C1A" w:rsidRDefault="005B4B26" w:rsidP="00241DD4">
      <w:pPr>
        <w:pStyle w:val="ab"/>
        <w:numPr>
          <w:ilvl w:val="0"/>
          <w:numId w:val="37"/>
        </w:numPr>
        <w:ind w:leftChars="0"/>
      </w:pPr>
      <w:r>
        <w:rPr>
          <w:rFonts w:hint="eastAsia"/>
        </w:rPr>
        <w:t>個人情報保護法への対応</w:t>
      </w:r>
    </w:p>
    <w:p w:rsidR="00184BEE" w:rsidRDefault="00FE1F8E" w:rsidP="00241DD4">
      <w:pPr>
        <w:pStyle w:val="ab"/>
        <w:numPr>
          <w:ilvl w:val="0"/>
          <w:numId w:val="36"/>
        </w:numPr>
        <w:ind w:leftChars="0"/>
      </w:pPr>
      <w:r>
        <w:rPr>
          <w:rFonts w:hint="eastAsia"/>
        </w:rPr>
        <w:t>会員管理やアンケート、問合</w:t>
      </w:r>
      <w:r w:rsidR="005B4B26">
        <w:rPr>
          <w:rFonts w:hint="eastAsia"/>
        </w:rPr>
        <w:t>せフォーム等の個人情報を入力させる機能での個人情報の扱い</w:t>
      </w:r>
    </w:p>
    <w:p w:rsidR="00184BEE" w:rsidRDefault="005B4B26" w:rsidP="00241DD4">
      <w:pPr>
        <w:pStyle w:val="ab"/>
        <w:numPr>
          <w:ilvl w:val="0"/>
          <w:numId w:val="36"/>
        </w:numPr>
        <w:ind w:leftChars="0"/>
      </w:pPr>
      <w:r>
        <w:rPr>
          <w:rFonts w:hint="eastAsia"/>
        </w:rPr>
        <w:t>暗号化の仕組みとルール化</w:t>
      </w:r>
    </w:p>
    <w:p w:rsidR="00BD0F15" w:rsidRDefault="00BD0F15" w:rsidP="00241DD4">
      <w:pPr>
        <w:pStyle w:val="ab"/>
        <w:numPr>
          <w:ilvl w:val="0"/>
          <w:numId w:val="36"/>
        </w:numPr>
        <w:ind w:leftChars="0"/>
      </w:pPr>
      <w:r>
        <w:rPr>
          <w:rFonts w:hint="eastAsia"/>
        </w:rPr>
        <w:t>ワークフロー処理の徹底　等</w:t>
      </w:r>
    </w:p>
    <w:p w:rsidR="00184BEE" w:rsidRDefault="00184BEE" w:rsidP="00B27C1A"/>
    <w:p w:rsidR="00071F92" w:rsidRDefault="00071F92" w:rsidP="00071F92">
      <w:pPr>
        <w:pStyle w:val="30"/>
        <w:numPr>
          <w:ilvl w:val="3"/>
          <w:numId w:val="5"/>
        </w:numPr>
      </w:pPr>
      <w:bookmarkStart w:id="269" w:name="_Toc404964146"/>
      <w:r>
        <w:rPr>
          <w:rFonts w:hint="eastAsia"/>
        </w:rPr>
        <w:t>オープンデータ時代を見据えた美しい</w:t>
      </w:r>
      <w:r>
        <w:rPr>
          <w:rFonts w:hint="eastAsia"/>
        </w:rPr>
        <w:t>API</w:t>
      </w:r>
      <w:bookmarkEnd w:id="269"/>
    </w:p>
    <w:p w:rsidR="00071F92" w:rsidRDefault="00071F92" w:rsidP="00241DD4">
      <w:pPr>
        <w:pStyle w:val="ab"/>
        <w:numPr>
          <w:ilvl w:val="0"/>
          <w:numId w:val="38"/>
        </w:numPr>
        <w:ind w:leftChars="0"/>
      </w:pPr>
      <w:r>
        <w:rPr>
          <w:rFonts w:hint="eastAsia"/>
        </w:rPr>
        <w:t>NC3</w:t>
      </w:r>
      <w:r>
        <w:rPr>
          <w:rFonts w:hint="eastAsia"/>
        </w:rPr>
        <w:t>内で保持するデータの持ち方を整理し、機械判読に適したデータ形式で管理することで、データの二次利用を容易とする。</w:t>
      </w:r>
    </w:p>
    <w:p w:rsidR="005123AD" w:rsidRDefault="005123AD">
      <w:pPr>
        <w:widowControl/>
        <w:adjustRightInd/>
        <w:spacing w:line="240" w:lineRule="auto"/>
        <w:jc w:val="left"/>
        <w:textAlignment w:val="auto"/>
      </w:pPr>
      <w:r>
        <w:br w:type="page"/>
      </w:r>
    </w:p>
    <w:p w:rsidR="00B27C1A" w:rsidRDefault="00BF102F" w:rsidP="0088023E">
      <w:pPr>
        <w:pStyle w:val="30"/>
        <w:ind w:left="793"/>
      </w:pPr>
      <w:bookmarkStart w:id="270" w:name="_Toc404964147"/>
      <w:r>
        <w:rPr>
          <w:rFonts w:hint="eastAsia"/>
        </w:rPr>
        <w:lastRenderedPageBreak/>
        <w:t>NC3</w:t>
      </w:r>
      <w:r w:rsidR="00DE44EA">
        <w:rPr>
          <w:rFonts w:hint="eastAsia"/>
        </w:rPr>
        <w:t>開発スケジュール</w:t>
      </w:r>
      <w:bookmarkEnd w:id="270"/>
    </w:p>
    <w:p w:rsidR="00D91250" w:rsidRDefault="00DE44EA" w:rsidP="00DE44EA">
      <w:r>
        <w:rPr>
          <w:rFonts w:hint="eastAsia"/>
        </w:rPr>
        <w:t xml:space="preserve">　</w:t>
      </w:r>
      <w:r w:rsidR="004D1639">
        <w:rPr>
          <w:rFonts w:hint="eastAsia"/>
        </w:rPr>
        <w:t>筆者がプロジェクト</w:t>
      </w:r>
      <w:r w:rsidR="004072BC">
        <w:rPr>
          <w:rFonts w:hint="eastAsia"/>
        </w:rPr>
        <w:t>に</w:t>
      </w:r>
      <w:r w:rsidR="004D1639">
        <w:rPr>
          <w:rFonts w:hint="eastAsia"/>
        </w:rPr>
        <w:t>参画</w:t>
      </w:r>
      <w:r w:rsidR="005F74B5">
        <w:rPr>
          <w:rFonts w:hint="eastAsia"/>
        </w:rPr>
        <w:t>する</w:t>
      </w:r>
      <w:r w:rsidR="004D1639">
        <w:rPr>
          <w:rFonts w:hint="eastAsia"/>
        </w:rPr>
        <w:t>期間</w:t>
      </w:r>
      <w:r w:rsidR="005F74B5">
        <w:rPr>
          <w:rFonts w:hint="eastAsia"/>
        </w:rPr>
        <w:t>内</w:t>
      </w:r>
      <w:r w:rsidR="004D1639">
        <w:rPr>
          <w:rFonts w:hint="eastAsia"/>
        </w:rPr>
        <w:t>の</w:t>
      </w:r>
      <w:r w:rsidR="00E329BA">
        <w:rPr>
          <w:rFonts w:hint="eastAsia"/>
        </w:rPr>
        <w:t>NC3</w:t>
      </w:r>
      <w:r w:rsidR="00E329BA">
        <w:rPr>
          <w:rFonts w:hint="eastAsia"/>
        </w:rPr>
        <w:t>開発</w:t>
      </w:r>
      <w:r w:rsidR="004D1639">
        <w:rPr>
          <w:rFonts w:hint="eastAsia"/>
        </w:rPr>
        <w:t>スケジュールを</w:t>
      </w:r>
      <w:r w:rsidR="007B76B2">
        <w:rPr>
          <w:rFonts w:hint="eastAsia"/>
        </w:rPr>
        <w:t>以下に</w:t>
      </w:r>
      <w:r w:rsidR="004D1639">
        <w:rPr>
          <w:rFonts w:hint="eastAsia"/>
        </w:rPr>
        <w:t>示す。</w:t>
      </w:r>
    </w:p>
    <w:p w:rsidR="004D1639" w:rsidRPr="00926A46" w:rsidRDefault="004D1639" w:rsidP="00926A46">
      <w:r>
        <w:rPr>
          <w:rFonts w:hint="eastAsia"/>
        </w:rPr>
        <w:t xml:space="preserve">　</w:t>
      </w:r>
    </w:p>
    <w:p w:rsidR="00926A46" w:rsidRPr="00926A46" w:rsidRDefault="007B76B2" w:rsidP="00926A46">
      <w:pPr>
        <w:pStyle w:val="af2"/>
        <w:keepNext/>
        <w:jc w:val="center"/>
        <w:rPr>
          <w:u w:val="single"/>
        </w:rPr>
      </w:pPr>
      <w:r>
        <w:rPr>
          <w:rFonts w:hint="eastAsia"/>
          <w:u w:val="single"/>
        </w:rPr>
        <w:t>表</w:t>
      </w:r>
      <w:r w:rsidR="00172E0E">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172E0E">
        <w:rPr>
          <w:u w:val="single"/>
        </w:rPr>
        <w:fldChar w:fldCharType="separate"/>
      </w:r>
      <w:r w:rsidR="00CB7A33">
        <w:rPr>
          <w:noProof/>
          <w:u w:val="single"/>
        </w:rPr>
        <w:t>2</w:t>
      </w:r>
      <w:r w:rsidR="00172E0E">
        <w:rPr>
          <w:u w:val="single"/>
        </w:rPr>
        <w:fldChar w:fldCharType="end"/>
      </w:r>
      <w:r w:rsidR="00CB7A33">
        <w:rPr>
          <w:u w:val="single"/>
        </w:rPr>
        <w:t>.</w:t>
      </w:r>
      <w:r w:rsidR="00172E0E">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172E0E">
        <w:rPr>
          <w:u w:val="single"/>
        </w:rPr>
        <w:fldChar w:fldCharType="separate"/>
      </w:r>
      <w:r w:rsidR="00CB7A33">
        <w:rPr>
          <w:noProof/>
          <w:u w:val="single"/>
        </w:rPr>
        <w:t>1</w:t>
      </w:r>
      <w:r w:rsidR="00172E0E">
        <w:rPr>
          <w:u w:val="single"/>
        </w:rPr>
        <w:fldChar w:fldCharType="end"/>
      </w:r>
      <w:r w:rsidR="00926A46" w:rsidRPr="00926A46">
        <w:rPr>
          <w:rFonts w:hint="eastAsia"/>
          <w:u w:val="single"/>
        </w:rPr>
        <w:t xml:space="preserve">　</w:t>
      </w:r>
      <w:r w:rsidR="00926A46" w:rsidRPr="00926A46">
        <w:rPr>
          <w:rFonts w:hint="eastAsia"/>
          <w:u w:val="single"/>
        </w:rPr>
        <w:t>NC3</w:t>
      </w:r>
      <w:r w:rsidR="00926A46" w:rsidRPr="00926A46">
        <w:rPr>
          <w:rFonts w:hint="eastAsia"/>
          <w:u w:val="single"/>
        </w:rPr>
        <w:t>開発スケジュール</w:t>
      </w:r>
    </w:p>
    <w:p w:rsidR="00926A46" w:rsidRPr="00926A46" w:rsidRDefault="00926A46" w:rsidP="00926A46">
      <w:pPr>
        <w:jc w:val="right"/>
        <w:rPr>
          <w:b/>
          <w:u w:val="single"/>
        </w:rPr>
      </w:pPr>
      <w:r>
        <w:rPr>
          <w:rFonts w:hint="eastAsia"/>
        </w:rPr>
        <w:t>●：実績、○：</w:t>
      </w:r>
      <w:r w:rsidRPr="00762BB1">
        <w:rPr>
          <w:rFonts w:hint="eastAsia"/>
        </w:rPr>
        <w:t>予定</w:t>
      </w:r>
    </w:p>
    <w:tbl>
      <w:tblPr>
        <w:tblStyle w:val="af1"/>
        <w:tblW w:w="10881" w:type="dxa"/>
        <w:jc w:val="center"/>
        <w:tblInd w:w="2376" w:type="dxa"/>
        <w:tblLayout w:type="fixed"/>
        <w:tblLook w:val="04A0"/>
      </w:tblPr>
      <w:tblGrid>
        <w:gridCol w:w="567"/>
        <w:gridCol w:w="567"/>
        <w:gridCol w:w="2943"/>
        <w:gridCol w:w="567"/>
        <w:gridCol w:w="567"/>
        <w:gridCol w:w="567"/>
        <w:gridCol w:w="567"/>
        <w:gridCol w:w="567"/>
        <w:gridCol w:w="567"/>
        <w:gridCol w:w="567"/>
        <w:gridCol w:w="567"/>
        <w:gridCol w:w="567"/>
        <w:gridCol w:w="567"/>
        <w:gridCol w:w="567"/>
        <w:gridCol w:w="567"/>
        <w:tblGridChange w:id="271">
          <w:tblGrid>
            <w:gridCol w:w="567"/>
            <w:gridCol w:w="1809"/>
            <w:gridCol w:w="567"/>
            <w:gridCol w:w="567"/>
            <w:gridCol w:w="567"/>
            <w:gridCol w:w="567"/>
            <w:gridCol w:w="567"/>
            <w:gridCol w:w="567"/>
            <w:gridCol w:w="567"/>
            <w:gridCol w:w="108"/>
            <w:gridCol w:w="459"/>
            <w:gridCol w:w="108"/>
            <w:gridCol w:w="459"/>
            <w:gridCol w:w="108"/>
            <w:gridCol w:w="459"/>
            <w:gridCol w:w="108"/>
            <w:gridCol w:w="459"/>
            <w:gridCol w:w="108"/>
            <w:gridCol w:w="459"/>
            <w:gridCol w:w="108"/>
            <w:gridCol w:w="459"/>
            <w:gridCol w:w="108"/>
            <w:gridCol w:w="459"/>
            <w:gridCol w:w="108"/>
            <w:gridCol w:w="459"/>
            <w:gridCol w:w="108"/>
            <w:gridCol w:w="567"/>
            <w:gridCol w:w="567"/>
            <w:gridCol w:w="567"/>
            <w:gridCol w:w="567"/>
          </w:tblGrid>
        </w:tblGridChange>
      </w:tblGrid>
      <w:tr w:rsidR="00F77CE1" w:rsidRPr="009D7E7F" w:rsidTr="00D416FE">
        <w:trPr>
          <w:jc w:val="center"/>
        </w:trPr>
        <w:tc>
          <w:tcPr>
            <w:tcW w:w="567" w:type="dxa"/>
            <w:vMerge w:val="restart"/>
            <w:shd w:val="clear" w:color="auto" w:fill="DAEEF3" w:themeFill="accent5" w:themeFillTint="33"/>
            <w:vAlign w:val="center"/>
          </w:tcPr>
          <w:p w:rsidR="00F77CE1" w:rsidRPr="009D7E7F" w:rsidRDefault="00F77CE1" w:rsidP="00BB197B">
            <w:pPr>
              <w:jc w:val="center"/>
              <w:rPr>
                <w:shd w:val="clear" w:color="auto" w:fill="DAEEF3" w:themeFill="accent5" w:themeFillTint="33"/>
              </w:rPr>
            </w:pPr>
            <w:r w:rsidRPr="009D7E7F">
              <w:rPr>
                <w:rFonts w:hint="eastAsia"/>
                <w:shd w:val="clear" w:color="auto" w:fill="DAEEF3" w:themeFill="accent5" w:themeFillTint="33"/>
              </w:rPr>
              <w:t>項番</w:t>
            </w:r>
          </w:p>
        </w:tc>
        <w:tc>
          <w:tcPr>
            <w:tcW w:w="3510" w:type="dxa"/>
            <w:gridSpan w:val="2"/>
            <w:vMerge w:val="restart"/>
            <w:tcBorders>
              <w:tl2br w:val="single" w:sz="4" w:space="0" w:color="auto"/>
            </w:tcBorders>
            <w:shd w:val="clear" w:color="auto" w:fill="DAEEF3" w:themeFill="accent5" w:themeFillTint="33"/>
            <w:vAlign w:val="center"/>
          </w:tcPr>
          <w:p w:rsidR="00F77CE1" w:rsidRDefault="00D416FE" w:rsidP="00AD3082">
            <w:pPr>
              <w:wordWrap w:val="0"/>
              <w:jc w:val="right"/>
              <w:rPr>
                <w:shd w:val="clear" w:color="auto" w:fill="DAEEF3" w:themeFill="accent5" w:themeFillTint="33"/>
              </w:rPr>
            </w:pPr>
            <w:r>
              <w:rPr>
                <w:rFonts w:hint="eastAsia"/>
                <w:shd w:val="clear" w:color="auto" w:fill="DAEEF3" w:themeFill="accent5" w:themeFillTint="33"/>
              </w:rPr>
              <w:t>年月</w:t>
            </w:r>
            <w:r w:rsidR="00AD3082">
              <w:rPr>
                <w:rFonts w:hint="eastAsia"/>
                <w:shd w:val="clear" w:color="auto" w:fill="DAEEF3" w:themeFill="accent5" w:themeFillTint="33"/>
              </w:rPr>
              <w:t xml:space="preserve">　</w:t>
            </w:r>
          </w:p>
          <w:p w:rsidR="00D416FE" w:rsidRPr="009D7E7F" w:rsidRDefault="00D416FE" w:rsidP="00AD3082">
            <w:pPr>
              <w:ind w:firstLineChars="100" w:firstLine="210"/>
              <w:jc w:val="left"/>
              <w:rPr>
                <w:shd w:val="clear" w:color="auto" w:fill="DAEEF3" w:themeFill="accent5" w:themeFillTint="33"/>
              </w:rPr>
            </w:pPr>
            <w:r>
              <w:rPr>
                <w:rFonts w:hint="eastAsia"/>
                <w:shd w:val="clear" w:color="auto" w:fill="DAEEF3" w:themeFill="accent5" w:themeFillTint="33"/>
              </w:rPr>
              <w:t>作業項目</w:t>
            </w:r>
          </w:p>
        </w:tc>
        <w:tc>
          <w:tcPr>
            <w:tcW w:w="5103" w:type="dxa"/>
            <w:gridSpan w:val="9"/>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2014</w:t>
            </w:r>
          </w:p>
        </w:tc>
        <w:tc>
          <w:tcPr>
            <w:tcW w:w="1701" w:type="dxa"/>
            <w:gridSpan w:val="3"/>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2015</w:t>
            </w:r>
          </w:p>
        </w:tc>
      </w:tr>
      <w:tr w:rsidR="00F77CE1" w:rsidRPr="009D7E7F" w:rsidTr="00D416FE">
        <w:trPr>
          <w:jc w:val="center"/>
        </w:trPr>
        <w:tc>
          <w:tcPr>
            <w:tcW w:w="567" w:type="dxa"/>
            <w:vMerge/>
            <w:tcBorders>
              <w:bottom w:val="single" w:sz="4" w:space="0" w:color="auto"/>
            </w:tcBorders>
            <w:shd w:val="clear" w:color="auto" w:fill="DAEEF3" w:themeFill="accent5" w:themeFillTint="33"/>
          </w:tcPr>
          <w:p w:rsidR="00F77CE1" w:rsidRPr="009D7E7F" w:rsidRDefault="00F77CE1" w:rsidP="00BB197B">
            <w:pPr>
              <w:jc w:val="center"/>
              <w:rPr>
                <w:shd w:val="clear" w:color="auto" w:fill="DAEEF3" w:themeFill="accent5" w:themeFillTint="33"/>
              </w:rPr>
            </w:pPr>
          </w:p>
        </w:tc>
        <w:tc>
          <w:tcPr>
            <w:tcW w:w="3510" w:type="dxa"/>
            <w:gridSpan w:val="2"/>
            <w:vMerge/>
            <w:tcBorders>
              <w:bottom w:val="single" w:sz="4" w:space="0" w:color="auto"/>
              <w:tl2br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p>
        </w:tc>
        <w:tc>
          <w:tcPr>
            <w:tcW w:w="567" w:type="dxa"/>
            <w:tcBorders>
              <w:bottom w:val="single" w:sz="4" w:space="0" w:color="auto"/>
            </w:tcBorders>
            <w:shd w:val="clear" w:color="auto" w:fill="DAEEF3" w:themeFill="accent5" w:themeFillTint="33"/>
          </w:tcPr>
          <w:p w:rsidR="00F77CE1" w:rsidRPr="009D7E7F" w:rsidRDefault="00F77CE1" w:rsidP="006B171B">
            <w:pPr>
              <w:jc w:val="center"/>
              <w:rPr>
                <w:shd w:val="clear" w:color="auto" w:fill="DAEEF3" w:themeFill="accent5" w:themeFillTint="33"/>
              </w:rPr>
            </w:pPr>
            <w:r w:rsidRPr="009D7E7F">
              <w:rPr>
                <w:rFonts w:hint="eastAsia"/>
                <w:shd w:val="clear" w:color="auto" w:fill="DAEEF3" w:themeFill="accent5" w:themeFillTint="33"/>
              </w:rPr>
              <w:t>4</w:t>
            </w:r>
            <w:r w:rsidRPr="009D7E7F">
              <w:rPr>
                <w:rFonts w:hint="eastAsia"/>
                <w:shd w:val="clear" w:color="auto" w:fill="DAEEF3" w:themeFill="accent5" w:themeFillTint="33"/>
              </w:rPr>
              <w:t xml:space="preserve">　</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5</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6</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7</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8</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9</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10</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11</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12</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3</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1</w:t>
            </w:r>
          </w:p>
        </w:tc>
        <w:tc>
          <w:tcPr>
            <w:tcW w:w="3510" w:type="dxa"/>
            <w:gridSpan w:val="2"/>
            <w:tcBorders>
              <w:bottom w:val="nil"/>
            </w:tcBorders>
            <w:shd w:val="clear" w:color="auto" w:fill="FDE9D9" w:themeFill="accent6" w:themeFillTint="33"/>
          </w:tcPr>
          <w:p w:rsidR="00B03235" w:rsidRPr="004D1639" w:rsidRDefault="00C122E5" w:rsidP="00C122E5">
            <w:pPr>
              <w:jc w:val="center"/>
            </w:pPr>
            <w:r>
              <w:rPr>
                <w:rFonts w:hint="eastAsia"/>
              </w:rPr>
              <w:t>NC3</w:t>
            </w:r>
            <w:r>
              <w:rPr>
                <w:rFonts w:hint="eastAsia"/>
              </w:rPr>
              <w:t>コア</w:t>
            </w:r>
          </w:p>
        </w:tc>
        <w:tc>
          <w:tcPr>
            <w:tcW w:w="6804" w:type="dxa"/>
            <w:gridSpan w:val="12"/>
            <w:shd w:val="clear" w:color="auto" w:fill="FDE9D9" w:themeFill="accent6" w:themeFillTint="33"/>
            <w:vAlign w:val="center"/>
          </w:tcPr>
          <w:p w:rsidR="00B03235" w:rsidRPr="004D1639" w:rsidRDefault="00B03235" w:rsidP="002427E9">
            <w:pPr>
              <w:jc w:val="center"/>
            </w:pPr>
            <w:r>
              <w:rPr>
                <w:rFonts w:hint="eastAsia"/>
              </w:rPr>
              <w:t>－</w:t>
            </w:r>
          </w:p>
        </w:tc>
      </w:tr>
      <w:tr w:rsidR="00B03235" w:rsidRPr="004D1639" w:rsidTr="00B03235">
        <w:trPr>
          <w:jc w:val="center"/>
        </w:trPr>
        <w:tc>
          <w:tcPr>
            <w:tcW w:w="567" w:type="dxa"/>
          </w:tcPr>
          <w:p w:rsidR="00B03235" w:rsidRDefault="00B03235" w:rsidP="00BB197B">
            <w:pPr>
              <w:jc w:val="center"/>
            </w:pPr>
            <w:r>
              <w:rPr>
                <w:rFonts w:hint="eastAsia"/>
              </w:rPr>
              <w:t>2</w:t>
            </w:r>
          </w:p>
        </w:tc>
        <w:tc>
          <w:tcPr>
            <w:tcW w:w="567" w:type="dxa"/>
            <w:vMerge w:val="restart"/>
            <w:tcBorders>
              <w:top w:val="nil"/>
            </w:tcBorders>
            <w:shd w:val="clear" w:color="auto" w:fill="FDE9D9" w:themeFill="accent6" w:themeFillTint="33"/>
          </w:tcPr>
          <w:p w:rsidR="00B03235" w:rsidRDefault="00B03235" w:rsidP="004D1639">
            <w:pPr>
              <w:jc w:val="center"/>
            </w:pPr>
          </w:p>
        </w:tc>
        <w:tc>
          <w:tcPr>
            <w:tcW w:w="2943" w:type="dxa"/>
            <w:tcBorders>
              <w:top w:val="single" w:sz="4" w:space="0" w:color="auto"/>
            </w:tcBorders>
          </w:tcPr>
          <w:p w:rsidR="00B03235" w:rsidRDefault="00B03235" w:rsidP="004D1639">
            <w:pPr>
              <w:jc w:val="center"/>
            </w:pPr>
            <w:r>
              <w:rPr>
                <w:rFonts w:hint="eastAsia"/>
              </w:rPr>
              <w:t>仕様検討</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3</w:t>
            </w:r>
          </w:p>
        </w:tc>
        <w:tc>
          <w:tcPr>
            <w:tcW w:w="567" w:type="dxa"/>
            <w:vMerge/>
            <w:shd w:val="clear" w:color="auto" w:fill="FDE9D9" w:themeFill="accent6" w:themeFillTint="33"/>
          </w:tcPr>
          <w:p w:rsidR="00B03235" w:rsidRDefault="00B03235" w:rsidP="004D1639">
            <w:pPr>
              <w:jc w:val="center"/>
            </w:pPr>
          </w:p>
        </w:tc>
        <w:tc>
          <w:tcPr>
            <w:tcW w:w="2943" w:type="dxa"/>
            <w:tcBorders>
              <w:bottom w:val="single" w:sz="4" w:space="0" w:color="auto"/>
            </w:tcBorders>
            <w:shd w:val="clear" w:color="auto" w:fill="D9D9D9" w:themeFill="background1" w:themeFillShade="D9"/>
          </w:tcPr>
          <w:p w:rsidR="00B03235" w:rsidRDefault="00B03235" w:rsidP="004D1639">
            <w:pPr>
              <w:jc w:val="center"/>
            </w:pPr>
            <w:r>
              <w:rPr>
                <w:rFonts w:hint="eastAsia"/>
              </w:rPr>
              <w:t>設計・実装・テスト</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4</w:t>
            </w:r>
          </w:p>
        </w:tc>
        <w:tc>
          <w:tcPr>
            <w:tcW w:w="567" w:type="dxa"/>
            <w:vMerge/>
            <w:tcBorders>
              <w:bottom w:val="single" w:sz="4" w:space="0" w:color="auto"/>
            </w:tcBorders>
            <w:shd w:val="clear" w:color="auto" w:fill="FDE9D9" w:themeFill="accent6" w:themeFillTint="33"/>
          </w:tcPr>
          <w:p w:rsidR="00B03235" w:rsidRDefault="00B03235" w:rsidP="004D1639">
            <w:pPr>
              <w:jc w:val="center"/>
            </w:pPr>
          </w:p>
        </w:tc>
        <w:tc>
          <w:tcPr>
            <w:tcW w:w="2943" w:type="dxa"/>
            <w:tcBorders>
              <w:bottom w:val="single" w:sz="4" w:space="0" w:color="auto"/>
            </w:tcBorders>
          </w:tcPr>
          <w:p w:rsidR="00B03235" w:rsidRDefault="00B03235" w:rsidP="004D1639">
            <w:pPr>
              <w:jc w:val="center"/>
            </w:pPr>
            <w:r>
              <w:rPr>
                <w:rFonts w:hint="eastAsia"/>
              </w:rPr>
              <w:t>レビュー</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vAlign w:val="center"/>
          </w:tcPr>
          <w:p w:rsidR="00B03235" w:rsidRDefault="009B5D2D" w:rsidP="000F3B31">
            <w:pPr>
              <w:jc w:val="center"/>
            </w:pPr>
            <w:r>
              <w:rPr>
                <w:rFonts w:hint="eastAsia"/>
              </w:rPr>
              <w:t>－</w:t>
            </w:r>
          </w:p>
        </w:tc>
        <w:tc>
          <w:tcPr>
            <w:tcW w:w="567" w:type="dxa"/>
            <w:tcBorders>
              <w:bottom w:val="single" w:sz="4" w:space="0" w:color="auto"/>
            </w:tcBorders>
          </w:tcPr>
          <w:p w:rsidR="00B03235" w:rsidRDefault="00B03235" w:rsidP="000F3B31">
            <w:pPr>
              <w:jc w:val="center"/>
            </w:pPr>
            <w:r w:rsidRPr="00BA3164">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tcPr>
          <w:p w:rsidR="00B03235" w:rsidRDefault="009B5D2D"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5</w:t>
            </w:r>
          </w:p>
        </w:tc>
        <w:tc>
          <w:tcPr>
            <w:tcW w:w="3510" w:type="dxa"/>
            <w:gridSpan w:val="2"/>
            <w:tcBorders>
              <w:bottom w:val="nil"/>
            </w:tcBorders>
            <w:shd w:val="clear" w:color="auto" w:fill="FDE9D9" w:themeFill="accent6" w:themeFillTint="33"/>
          </w:tcPr>
          <w:p w:rsidR="00B03235" w:rsidRPr="004D1639" w:rsidRDefault="00C122E5" w:rsidP="002427E9">
            <w:pPr>
              <w:jc w:val="center"/>
            </w:pPr>
            <w:r>
              <w:rPr>
                <w:rFonts w:hint="eastAsia"/>
              </w:rPr>
              <w:t>NC3</w:t>
            </w:r>
            <w:r w:rsidR="00B03235">
              <w:rPr>
                <w:rFonts w:hint="eastAsia"/>
              </w:rPr>
              <w:t>プラグイン（研究室内）</w:t>
            </w:r>
          </w:p>
        </w:tc>
        <w:tc>
          <w:tcPr>
            <w:tcW w:w="6804" w:type="dxa"/>
            <w:gridSpan w:val="12"/>
            <w:shd w:val="clear" w:color="auto" w:fill="FDE9D9" w:themeFill="accent6" w:themeFillTint="33"/>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Pr>
          <w:p w:rsidR="00B03235" w:rsidRDefault="00B03235" w:rsidP="00BB197B">
            <w:pPr>
              <w:jc w:val="center"/>
            </w:pPr>
            <w:r>
              <w:rPr>
                <w:rFonts w:hint="eastAsia"/>
              </w:rPr>
              <w:t>6</w:t>
            </w:r>
          </w:p>
        </w:tc>
        <w:tc>
          <w:tcPr>
            <w:tcW w:w="567" w:type="dxa"/>
            <w:vMerge w:val="restart"/>
            <w:tcBorders>
              <w:top w:val="nil"/>
            </w:tcBorders>
            <w:shd w:val="clear" w:color="auto" w:fill="FDE9D9" w:themeFill="accent6" w:themeFillTint="33"/>
          </w:tcPr>
          <w:p w:rsidR="00B03235" w:rsidRDefault="00B03235" w:rsidP="004D1639">
            <w:pPr>
              <w:jc w:val="center"/>
            </w:pPr>
          </w:p>
        </w:tc>
        <w:tc>
          <w:tcPr>
            <w:tcW w:w="2943" w:type="dxa"/>
            <w:tcBorders>
              <w:top w:val="single" w:sz="4" w:space="0" w:color="auto"/>
            </w:tcBorders>
          </w:tcPr>
          <w:p w:rsidR="00B03235" w:rsidRDefault="00B03235" w:rsidP="004D1639">
            <w:pPr>
              <w:jc w:val="center"/>
            </w:pPr>
            <w:r>
              <w:rPr>
                <w:rFonts w:hint="eastAsia"/>
              </w:rPr>
              <w:t>仕様検討</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7</w:t>
            </w:r>
          </w:p>
        </w:tc>
        <w:tc>
          <w:tcPr>
            <w:tcW w:w="567" w:type="dxa"/>
            <w:vMerge/>
            <w:shd w:val="clear" w:color="auto" w:fill="FDE9D9" w:themeFill="accent6" w:themeFillTint="33"/>
          </w:tcPr>
          <w:p w:rsidR="00B03235" w:rsidRDefault="00B03235" w:rsidP="004D1639">
            <w:pPr>
              <w:jc w:val="center"/>
            </w:pPr>
          </w:p>
        </w:tc>
        <w:tc>
          <w:tcPr>
            <w:tcW w:w="2943" w:type="dxa"/>
            <w:tcBorders>
              <w:bottom w:val="single" w:sz="4" w:space="0" w:color="auto"/>
            </w:tcBorders>
            <w:shd w:val="clear" w:color="auto" w:fill="D9D9D9" w:themeFill="background1" w:themeFillShade="D9"/>
          </w:tcPr>
          <w:p w:rsidR="00B03235" w:rsidRDefault="00B03235" w:rsidP="004D1639">
            <w:pPr>
              <w:jc w:val="center"/>
            </w:pPr>
            <w:r>
              <w:rPr>
                <w:rFonts w:hint="eastAsia"/>
              </w:rPr>
              <w:t>設計・実装・テスト</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8</w:t>
            </w:r>
          </w:p>
        </w:tc>
        <w:tc>
          <w:tcPr>
            <w:tcW w:w="567" w:type="dxa"/>
            <w:vMerge/>
            <w:tcBorders>
              <w:bottom w:val="single" w:sz="4" w:space="0" w:color="auto"/>
            </w:tcBorders>
            <w:shd w:val="clear" w:color="auto" w:fill="FDE9D9" w:themeFill="accent6" w:themeFillTint="33"/>
          </w:tcPr>
          <w:p w:rsidR="00B03235" w:rsidRDefault="00B03235" w:rsidP="004D1639">
            <w:pPr>
              <w:jc w:val="center"/>
            </w:pPr>
          </w:p>
        </w:tc>
        <w:tc>
          <w:tcPr>
            <w:tcW w:w="2943" w:type="dxa"/>
            <w:tcBorders>
              <w:bottom w:val="single" w:sz="4" w:space="0" w:color="auto"/>
            </w:tcBorders>
          </w:tcPr>
          <w:p w:rsidR="00B03235" w:rsidRDefault="00B03235" w:rsidP="004D1639">
            <w:pPr>
              <w:jc w:val="center"/>
            </w:pPr>
            <w:r>
              <w:rPr>
                <w:rFonts w:hint="eastAsia"/>
              </w:rPr>
              <w:t>レビュー</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vAlign w:val="center"/>
          </w:tcPr>
          <w:p w:rsidR="00B03235" w:rsidRDefault="00B03235" w:rsidP="000F3B31">
            <w:pPr>
              <w:jc w:val="center"/>
            </w:pPr>
            <w:r>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vAlign w:val="center"/>
          </w:tcPr>
          <w:p w:rsidR="00B03235" w:rsidRDefault="00B03235" w:rsidP="000F3B31">
            <w:pPr>
              <w:jc w:val="center"/>
            </w:pPr>
            <w:r>
              <w:rPr>
                <w:rFonts w:hint="eastAsia"/>
              </w:rPr>
              <w:t>○</w:t>
            </w:r>
          </w:p>
        </w:tc>
        <w:tc>
          <w:tcPr>
            <w:tcW w:w="567" w:type="dxa"/>
            <w:tcBorders>
              <w:bottom w:val="single" w:sz="4" w:space="0" w:color="auto"/>
            </w:tcBorders>
            <w:vAlign w:val="center"/>
          </w:tcPr>
          <w:p w:rsidR="00B03235" w:rsidRDefault="000F3B31"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9</w:t>
            </w:r>
          </w:p>
        </w:tc>
        <w:tc>
          <w:tcPr>
            <w:tcW w:w="3510" w:type="dxa"/>
            <w:gridSpan w:val="2"/>
            <w:tcBorders>
              <w:bottom w:val="nil"/>
            </w:tcBorders>
            <w:shd w:val="clear" w:color="auto" w:fill="FDE9D9" w:themeFill="accent6" w:themeFillTint="33"/>
          </w:tcPr>
          <w:p w:rsidR="00B03235" w:rsidRPr="004D1639" w:rsidRDefault="00C122E5" w:rsidP="002427E9">
            <w:pPr>
              <w:jc w:val="center"/>
            </w:pPr>
            <w:r>
              <w:rPr>
                <w:rFonts w:hint="eastAsia"/>
              </w:rPr>
              <w:t>NC3</w:t>
            </w:r>
            <w:r w:rsidR="00B03235">
              <w:rPr>
                <w:rFonts w:hint="eastAsia"/>
              </w:rPr>
              <w:t>プラグイン（外部委託）</w:t>
            </w:r>
          </w:p>
        </w:tc>
        <w:tc>
          <w:tcPr>
            <w:tcW w:w="6804" w:type="dxa"/>
            <w:gridSpan w:val="12"/>
            <w:shd w:val="clear" w:color="auto" w:fill="FDE9D9" w:themeFill="accent6" w:themeFillTint="33"/>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10</w:t>
            </w:r>
          </w:p>
        </w:tc>
        <w:tc>
          <w:tcPr>
            <w:tcW w:w="567" w:type="dxa"/>
            <w:vMerge w:val="restart"/>
            <w:tcBorders>
              <w:top w:val="nil"/>
            </w:tcBorders>
            <w:shd w:val="clear" w:color="auto" w:fill="FDE9D9" w:themeFill="accent6" w:themeFillTint="33"/>
          </w:tcPr>
          <w:p w:rsidR="00B03235" w:rsidRDefault="00B03235" w:rsidP="002427E9">
            <w:pPr>
              <w:jc w:val="center"/>
            </w:pPr>
          </w:p>
        </w:tc>
        <w:tc>
          <w:tcPr>
            <w:tcW w:w="2943" w:type="dxa"/>
            <w:tcBorders>
              <w:top w:val="single" w:sz="4" w:space="0" w:color="auto"/>
              <w:bottom w:val="single" w:sz="4" w:space="0" w:color="auto"/>
            </w:tcBorders>
          </w:tcPr>
          <w:p w:rsidR="00B03235" w:rsidRPr="004D1639" w:rsidRDefault="00B03235" w:rsidP="002427E9">
            <w:pPr>
              <w:jc w:val="center"/>
            </w:pPr>
            <w:r>
              <w:rPr>
                <w:rFonts w:hint="eastAsia"/>
              </w:rPr>
              <w:t>設計・実装・テスト</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tcBorders>
              <w:bottom w:val="single" w:sz="4" w:space="0" w:color="auto"/>
            </w:tcBorders>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11</w:t>
            </w:r>
          </w:p>
        </w:tc>
        <w:tc>
          <w:tcPr>
            <w:tcW w:w="567" w:type="dxa"/>
            <w:vMerge/>
            <w:tcBorders>
              <w:bottom w:val="single" w:sz="4" w:space="0" w:color="auto"/>
            </w:tcBorders>
            <w:shd w:val="clear" w:color="auto" w:fill="FDE9D9" w:themeFill="accent6" w:themeFillTint="33"/>
          </w:tcPr>
          <w:p w:rsidR="00B03235" w:rsidRDefault="00B03235" w:rsidP="002427E9">
            <w:pPr>
              <w:jc w:val="center"/>
            </w:pPr>
          </w:p>
        </w:tc>
        <w:tc>
          <w:tcPr>
            <w:tcW w:w="2943" w:type="dxa"/>
            <w:tcBorders>
              <w:bottom w:val="single" w:sz="4" w:space="0" w:color="auto"/>
            </w:tcBorders>
            <w:shd w:val="clear" w:color="auto" w:fill="D9D9D9" w:themeFill="background1" w:themeFillShade="D9"/>
          </w:tcPr>
          <w:p w:rsidR="00B03235" w:rsidRDefault="00B03235" w:rsidP="002427E9">
            <w:pPr>
              <w:jc w:val="center"/>
            </w:pPr>
            <w:r>
              <w:rPr>
                <w:rFonts w:hint="eastAsia"/>
              </w:rPr>
              <w:t>レビュー</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vAlign w:val="center"/>
          </w:tcPr>
          <w:p w:rsidR="00B03235" w:rsidRDefault="00B03235"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r>
      <w:tr w:rsidR="003C4181" w:rsidRPr="004D1639" w:rsidTr="00467A55">
        <w:tblPrEx>
          <w:tblW w:w="10881" w:type="dxa"/>
          <w:jc w:val="center"/>
          <w:tblInd w:w="2376" w:type="dxa"/>
          <w:tblLayout w:type="fixed"/>
          <w:tblPrExChange w:id="272" w:author="hokada" w:date="2014-12-01T12:24:00Z">
            <w:tblPrEx>
              <w:tblW w:w="10881" w:type="dxa"/>
              <w:jc w:val="center"/>
              <w:tblInd w:w="2376" w:type="dxa"/>
              <w:tblLayout w:type="fixed"/>
            </w:tblPrEx>
          </w:tblPrExChange>
        </w:tblPrEx>
        <w:trPr>
          <w:jc w:val="center"/>
          <w:trPrChange w:id="273" w:author="hokada" w:date="2014-12-01T12:24:00Z">
            <w:trPr>
              <w:gridAfter w:val="0"/>
              <w:jc w:val="center"/>
            </w:trPr>
          </w:trPrChange>
        </w:trPr>
        <w:tc>
          <w:tcPr>
            <w:tcW w:w="567" w:type="dxa"/>
            <w:tcBorders>
              <w:bottom w:val="single" w:sz="4" w:space="0" w:color="auto"/>
            </w:tcBorders>
            <w:shd w:val="clear" w:color="auto" w:fill="FDE9D9" w:themeFill="accent6" w:themeFillTint="33"/>
            <w:tcPrChange w:id="274" w:author="hokada" w:date="2014-12-01T12:24:00Z">
              <w:tcPr>
                <w:tcW w:w="567" w:type="dxa"/>
                <w:tcBorders>
                  <w:bottom w:val="single" w:sz="4" w:space="0" w:color="auto"/>
                </w:tcBorders>
                <w:shd w:val="clear" w:color="auto" w:fill="D9D9D9" w:themeFill="background1" w:themeFillShade="D9"/>
              </w:tcPr>
            </w:tcPrChange>
          </w:tcPr>
          <w:p w:rsidR="003C4181" w:rsidRDefault="003C4181" w:rsidP="00BB197B">
            <w:pPr>
              <w:jc w:val="center"/>
            </w:pPr>
            <w:r>
              <w:rPr>
                <w:rFonts w:hint="eastAsia"/>
              </w:rPr>
              <w:t>12</w:t>
            </w:r>
          </w:p>
        </w:tc>
        <w:tc>
          <w:tcPr>
            <w:tcW w:w="3510" w:type="dxa"/>
            <w:gridSpan w:val="2"/>
            <w:tcBorders>
              <w:bottom w:val="single" w:sz="4" w:space="0" w:color="auto"/>
            </w:tcBorders>
            <w:shd w:val="clear" w:color="auto" w:fill="FDE9D9" w:themeFill="accent6" w:themeFillTint="33"/>
            <w:tcPrChange w:id="275" w:author="hokada" w:date="2014-12-01T12:24:00Z">
              <w:tcPr>
                <w:tcW w:w="3510" w:type="dxa"/>
                <w:gridSpan w:val="4"/>
                <w:tcBorders>
                  <w:bottom w:val="single" w:sz="4" w:space="0" w:color="auto"/>
                </w:tcBorders>
                <w:shd w:val="clear" w:color="auto" w:fill="FDE9D9" w:themeFill="accent6" w:themeFillTint="33"/>
              </w:tcPr>
            </w:tcPrChange>
          </w:tcPr>
          <w:p w:rsidR="003C4181" w:rsidDel="003C4181" w:rsidRDefault="003C4181" w:rsidP="00C80CF5">
            <w:pPr>
              <w:jc w:val="center"/>
              <w:rPr>
                <w:del w:id="276" w:author="hokada" w:date="2014-12-01T12:16:00Z"/>
              </w:rPr>
            </w:pPr>
            <w:ins w:id="277" w:author="hokada" w:date="2014-12-01T12:17:00Z">
              <w:r>
                <w:rPr>
                  <w:rFonts w:hint="eastAsia"/>
                </w:rPr>
                <w:t>iframe</w:t>
              </w:r>
              <w:r>
                <w:rPr>
                  <w:rFonts w:hint="eastAsia"/>
                </w:rPr>
                <w:t>プラグインの開発</w:t>
              </w:r>
            </w:ins>
            <w:ins w:id="278" w:author="hokada" w:date="2014-12-01T12:21:00Z">
              <w:r w:rsidR="00F63FA5">
                <w:rPr>
                  <w:rFonts w:hint="eastAsia"/>
                </w:rPr>
                <w:t>※</w:t>
              </w:r>
            </w:ins>
            <w:del w:id="279" w:author="hokada" w:date="2014-12-01T12:17:00Z">
              <w:r w:rsidDel="003C4181">
                <w:rPr>
                  <w:rFonts w:hint="eastAsia"/>
                </w:rPr>
                <w:delText xml:space="preserve">NC3 </w:delText>
              </w:r>
              <w:r w:rsidDel="003C4181">
                <w:rPr>
                  <w:rFonts w:hint="eastAsia"/>
                </w:rPr>
                <w:delText>α版リリース</w:delText>
              </w:r>
            </w:del>
          </w:p>
          <w:p w:rsidR="0066514A" w:rsidRDefault="003C4181">
            <w:pPr>
              <w:jc w:val="center"/>
            </w:pPr>
            <w:del w:id="280" w:author="hokada" w:date="2014-12-01T12:16:00Z">
              <w:r w:rsidRPr="003B7659" w:rsidDel="003C4181">
                <w:rPr>
                  <w:rFonts w:hint="eastAsia"/>
                </w:rPr>
                <w:delText>－</w:delText>
              </w:r>
            </w:del>
          </w:p>
        </w:tc>
        <w:tc>
          <w:tcPr>
            <w:tcW w:w="567" w:type="dxa"/>
            <w:shd w:val="clear" w:color="auto" w:fill="FFFFFF" w:themeFill="background1"/>
            <w:tcPrChange w:id="281" w:author="hokada" w:date="2014-12-01T12:24:00Z">
              <w:tcPr>
                <w:tcW w:w="567" w:type="dxa"/>
                <w:shd w:val="clear" w:color="auto" w:fill="D9D9D9" w:themeFill="background1" w:themeFillShade="D9"/>
              </w:tcPr>
            </w:tcPrChange>
          </w:tcPr>
          <w:p w:rsidR="003C4181" w:rsidRPr="00DA4E13" w:rsidRDefault="003C4181" w:rsidP="000F3B31">
            <w:pPr>
              <w:jc w:val="center"/>
            </w:pPr>
            <w:del w:id="282" w:author="hokada" w:date="2014-12-01T12:17:00Z">
              <w:r w:rsidRPr="003B7659" w:rsidDel="003C4181">
                <w:rPr>
                  <w:rFonts w:hint="eastAsia"/>
                </w:rPr>
                <w:delText>－</w:delText>
              </w:r>
            </w:del>
            <w:ins w:id="283" w:author="hokada" w:date="2014-12-01T12:17:00Z">
              <w:r>
                <w:rPr>
                  <w:rFonts w:hint="eastAsia"/>
                </w:rPr>
                <w:t>●</w:t>
              </w:r>
            </w:ins>
          </w:p>
        </w:tc>
        <w:tc>
          <w:tcPr>
            <w:tcW w:w="567" w:type="dxa"/>
            <w:shd w:val="clear" w:color="auto" w:fill="FFFFFF" w:themeFill="background1"/>
            <w:tcPrChange w:id="284" w:author="hokada" w:date="2014-12-01T12:24:00Z">
              <w:tcPr>
                <w:tcW w:w="567" w:type="dxa"/>
                <w:shd w:val="clear" w:color="auto" w:fill="D9D9D9" w:themeFill="background1" w:themeFillShade="D9"/>
              </w:tcPr>
            </w:tcPrChange>
          </w:tcPr>
          <w:p w:rsidR="003C4181" w:rsidRPr="00DA4E13" w:rsidRDefault="003C4181" w:rsidP="000F3B31">
            <w:pPr>
              <w:jc w:val="center"/>
            </w:pPr>
            <w:del w:id="285" w:author="hokada" w:date="2014-12-01T12:18:00Z">
              <w:r w:rsidRPr="003B7659" w:rsidDel="003C4181">
                <w:rPr>
                  <w:rFonts w:hint="eastAsia"/>
                </w:rPr>
                <w:delText>－</w:delText>
              </w:r>
            </w:del>
            <w:ins w:id="286" w:author="hokada" w:date="2014-12-01T12:18:00Z">
              <w:r>
                <w:rPr>
                  <w:rFonts w:hint="eastAsia"/>
                </w:rPr>
                <w:t>●</w:t>
              </w:r>
            </w:ins>
          </w:p>
        </w:tc>
        <w:tc>
          <w:tcPr>
            <w:tcW w:w="567" w:type="dxa"/>
            <w:shd w:val="clear" w:color="auto" w:fill="FFFFFF" w:themeFill="background1"/>
            <w:tcPrChange w:id="287" w:author="hokada" w:date="2014-12-01T12:24:00Z">
              <w:tcPr>
                <w:tcW w:w="567" w:type="dxa"/>
                <w:shd w:val="clear" w:color="auto" w:fill="D9D9D9" w:themeFill="background1" w:themeFillShade="D9"/>
              </w:tcPr>
            </w:tcPrChange>
          </w:tcPr>
          <w:p w:rsidR="003C4181" w:rsidRPr="00DA4E13" w:rsidRDefault="003C4181" w:rsidP="000F3B31">
            <w:pPr>
              <w:jc w:val="center"/>
            </w:pPr>
            <w:del w:id="288" w:author="hokada" w:date="2014-12-01T12:18:00Z">
              <w:r w:rsidRPr="003B7659" w:rsidDel="003C4181">
                <w:rPr>
                  <w:rFonts w:hint="eastAsia"/>
                </w:rPr>
                <w:delText>－</w:delText>
              </w:r>
            </w:del>
            <w:ins w:id="289" w:author="hokada" w:date="2014-12-01T12:18:00Z">
              <w:r>
                <w:rPr>
                  <w:rFonts w:hint="eastAsia"/>
                </w:rPr>
                <w:t>●</w:t>
              </w:r>
            </w:ins>
          </w:p>
        </w:tc>
        <w:tc>
          <w:tcPr>
            <w:tcW w:w="567" w:type="dxa"/>
            <w:shd w:val="clear" w:color="auto" w:fill="FFFFFF" w:themeFill="background1"/>
            <w:tcPrChange w:id="290" w:author="hokada" w:date="2014-12-01T12:24:00Z">
              <w:tcPr>
                <w:tcW w:w="567" w:type="dxa"/>
                <w:shd w:val="clear" w:color="auto" w:fill="D9D9D9" w:themeFill="background1" w:themeFillShade="D9"/>
              </w:tcPr>
            </w:tcPrChange>
          </w:tcPr>
          <w:p w:rsidR="003C4181" w:rsidRPr="00DA4E13" w:rsidRDefault="003C4181" w:rsidP="000F3B31">
            <w:pPr>
              <w:jc w:val="center"/>
            </w:pPr>
            <w:del w:id="291" w:author="hokada" w:date="2014-12-01T12:18:00Z">
              <w:r w:rsidRPr="003B7659" w:rsidDel="003C4181">
                <w:rPr>
                  <w:rFonts w:hint="eastAsia"/>
                </w:rPr>
                <w:delText>－</w:delText>
              </w:r>
            </w:del>
            <w:ins w:id="292" w:author="hokada" w:date="2014-12-01T12:18:00Z">
              <w:r>
                <w:rPr>
                  <w:rFonts w:hint="eastAsia"/>
                </w:rPr>
                <w:t>●</w:t>
              </w:r>
            </w:ins>
          </w:p>
        </w:tc>
        <w:tc>
          <w:tcPr>
            <w:tcW w:w="567" w:type="dxa"/>
            <w:shd w:val="clear" w:color="auto" w:fill="FFFFFF" w:themeFill="background1"/>
            <w:tcPrChange w:id="293" w:author="hokada" w:date="2014-12-01T12:24:00Z">
              <w:tcPr>
                <w:tcW w:w="567" w:type="dxa"/>
                <w:gridSpan w:val="2"/>
                <w:shd w:val="clear" w:color="auto" w:fill="D9D9D9" w:themeFill="background1" w:themeFillShade="D9"/>
              </w:tcPr>
            </w:tcPrChange>
          </w:tcPr>
          <w:p w:rsidR="003C4181" w:rsidRPr="00DA4E13" w:rsidRDefault="003C4181" w:rsidP="000F3B31">
            <w:pPr>
              <w:jc w:val="center"/>
            </w:pPr>
            <w:del w:id="294" w:author="hokada" w:date="2014-12-01T12:18:00Z">
              <w:r w:rsidRPr="003B7659" w:rsidDel="003C4181">
                <w:rPr>
                  <w:rFonts w:hint="eastAsia"/>
                </w:rPr>
                <w:delText>－</w:delText>
              </w:r>
            </w:del>
            <w:ins w:id="295" w:author="hokada" w:date="2014-12-01T12:18:00Z">
              <w:r>
                <w:rPr>
                  <w:rFonts w:hint="eastAsia"/>
                </w:rPr>
                <w:t>●</w:t>
              </w:r>
            </w:ins>
          </w:p>
        </w:tc>
        <w:tc>
          <w:tcPr>
            <w:tcW w:w="567" w:type="dxa"/>
            <w:shd w:val="clear" w:color="auto" w:fill="FFFFFF" w:themeFill="background1"/>
            <w:tcPrChange w:id="296" w:author="hokada" w:date="2014-12-01T12:24:00Z">
              <w:tcPr>
                <w:tcW w:w="567" w:type="dxa"/>
                <w:gridSpan w:val="2"/>
                <w:shd w:val="clear" w:color="auto" w:fill="D9D9D9" w:themeFill="background1" w:themeFillShade="D9"/>
              </w:tcPr>
            </w:tcPrChange>
          </w:tcPr>
          <w:p w:rsidR="003C4181" w:rsidRPr="00DA4E13" w:rsidRDefault="003C4181" w:rsidP="003C4181">
            <w:pPr>
              <w:jc w:val="center"/>
            </w:pPr>
            <w:del w:id="297" w:author="hokada" w:date="2014-12-01T12:18:00Z">
              <w:r w:rsidRPr="003B7659" w:rsidDel="003C4181">
                <w:rPr>
                  <w:rFonts w:hint="eastAsia"/>
                </w:rPr>
                <w:delText>－</w:delText>
              </w:r>
            </w:del>
            <w:ins w:id="298" w:author="hokada" w:date="2014-12-01T12:18:00Z">
              <w:r>
                <w:rPr>
                  <w:rFonts w:hint="eastAsia"/>
                </w:rPr>
                <w:t>●</w:t>
              </w:r>
            </w:ins>
          </w:p>
        </w:tc>
        <w:tc>
          <w:tcPr>
            <w:tcW w:w="567" w:type="dxa"/>
            <w:shd w:val="clear" w:color="auto" w:fill="FFFFFF" w:themeFill="background1"/>
            <w:tcPrChange w:id="299" w:author="hokada" w:date="2014-12-01T12:24:00Z">
              <w:tcPr>
                <w:tcW w:w="567" w:type="dxa"/>
                <w:gridSpan w:val="2"/>
                <w:shd w:val="clear" w:color="auto" w:fill="D9D9D9" w:themeFill="background1" w:themeFillShade="D9"/>
              </w:tcPr>
            </w:tcPrChange>
          </w:tcPr>
          <w:p w:rsidR="003C4181" w:rsidRPr="00DA4E13" w:rsidRDefault="003C4181" w:rsidP="000F3B31">
            <w:pPr>
              <w:jc w:val="center"/>
            </w:pPr>
            <w:del w:id="300" w:author="hokada" w:date="2014-12-01T12:18:00Z">
              <w:r w:rsidRPr="003B7659" w:rsidDel="003C4181">
                <w:rPr>
                  <w:rFonts w:hint="eastAsia"/>
                </w:rPr>
                <w:delText>－</w:delText>
              </w:r>
            </w:del>
            <w:ins w:id="301" w:author="hokada" w:date="2014-12-01T12:18:00Z">
              <w:r>
                <w:rPr>
                  <w:rFonts w:hint="eastAsia"/>
                </w:rPr>
                <w:t>●</w:t>
              </w:r>
            </w:ins>
          </w:p>
        </w:tc>
        <w:tc>
          <w:tcPr>
            <w:tcW w:w="567" w:type="dxa"/>
            <w:shd w:val="clear" w:color="auto" w:fill="FFFFFF" w:themeFill="background1"/>
            <w:tcPrChange w:id="302" w:author="hokada" w:date="2014-12-01T12:24:00Z">
              <w:tcPr>
                <w:tcW w:w="567" w:type="dxa"/>
                <w:gridSpan w:val="2"/>
                <w:shd w:val="clear" w:color="auto" w:fill="D9D9D9" w:themeFill="background1" w:themeFillShade="D9"/>
              </w:tcPr>
            </w:tcPrChange>
          </w:tcPr>
          <w:p w:rsidR="003C4181" w:rsidRDefault="003C4181" w:rsidP="000F3B31">
            <w:pPr>
              <w:jc w:val="center"/>
            </w:pPr>
            <w:del w:id="303" w:author="hokada" w:date="2014-12-01T12:18:00Z">
              <w:r w:rsidRPr="003B7659" w:rsidDel="003C4181">
                <w:rPr>
                  <w:rFonts w:hint="eastAsia"/>
                </w:rPr>
                <w:delText>－</w:delText>
              </w:r>
            </w:del>
            <w:ins w:id="304" w:author="hokada" w:date="2014-12-01T12:18:00Z">
              <w:r>
                <w:rPr>
                  <w:rFonts w:hint="eastAsia"/>
                </w:rPr>
                <w:t>●</w:t>
              </w:r>
            </w:ins>
          </w:p>
        </w:tc>
        <w:tc>
          <w:tcPr>
            <w:tcW w:w="567" w:type="dxa"/>
            <w:shd w:val="clear" w:color="auto" w:fill="FFFFFF" w:themeFill="background1"/>
            <w:tcPrChange w:id="305" w:author="hokada" w:date="2014-12-01T12:24:00Z">
              <w:tcPr>
                <w:tcW w:w="567" w:type="dxa"/>
                <w:gridSpan w:val="2"/>
                <w:shd w:val="clear" w:color="auto" w:fill="D9D9D9" w:themeFill="background1" w:themeFillShade="D9"/>
              </w:tcPr>
            </w:tcPrChange>
          </w:tcPr>
          <w:p w:rsidR="003C4181" w:rsidRDefault="003C4181" w:rsidP="000F3B31">
            <w:pPr>
              <w:jc w:val="center"/>
            </w:pPr>
            <w:del w:id="306" w:author="hokada" w:date="2014-12-01T12:18:00Z">
              <w:r w:rsidRPr="003B7659" w:rsidDel="003C4181">
                <w:rPr>
                  <w:rFonts w:hint="eastAsia"/>
                </w:rPr>
                <w:delText>－</w:delText>
              </w:r>
            </w:del>
            <w:ins w:id="307" w:author="hokada" w:date="2014-12-01T12:18:00Z">
              <w:r>
                <w:rPr>
                  <w:rFonts w:hint="eastAsia"/>
                </w:rPr>
                <w:t>●</w:t>
              </w:r>
            </w:ins>
          </w:p>
        </w:tc>
        <w:tc>
          <w:tcPr>
            <w:tcW w:w="567" w:type="dxa"/>
            <w:shd w:val="clear" w:color="auto" w:fill="FFFFFF" w:themeFill="background1"/>
            <w:tcPrChange w:id="308" w:author="hokada" w:date="2014-12-01T12:24:00Z">
              <w:tcPr>
                <w:tcW w:w="567" w:type="dxa"/>
                <w:gridSpan w:val="2"/>
                <w:shd w:val="clear" w:color="auto" w:fill="D9D9D9" w:themeFill="background1" w:themeFillShade="D9"/>
              </w:tcPr>
            </w:tcPrChange>
          </w:tcPr>
          <w:p w:rsidR="003C4181" w:rsidRDefault="003C4181" w:rsidP="000F3B31">
            <w:pPr>
              <w:jc w:val="center"/>
            </w:pPr>
            <w:r w:rsidRPr="003B7659">
              <w:rPr>
                <w:rFonts w:hint="eastAsia"/>
              </w:rPr>
              <w:t>－</w:t>
            </w:r>
          </w:p>
        </w:tc>
        <w:tc>
          <w:tcPr>
            <w:tcW w:w="567" w:type="dxa"/>
            <w:shd w:val="clear" w:color="auto" w:fill="FFFFFF" w:themeFill="background1"/>
            <w:vAlign w:val="center"/>
            <w:tcPrChange w:id="309" w:author="hokada" w:date="2014-12-01T12:24:00Z">
              <w:tcPr>
                <w:tcW w:w="567" w:type="dxa"/>
                <w:gridSpan w:val="2"/>
                <w:shd w:val="clear" w:color="auto" w:fill="D9D9D9" w:themeFill="background1" w:themeFillShade="D9"/>
                <w:vAlign w:val="center"/>
              </w:tcPr>
            </w:tcPrChange>
          </w:tcPr>
          <w:p w:rsidR="003C4181" w:rsidRDefault="003C4181" w:rsidP="000F3B31">
            <w:pPr>
              <w:jc w:val="center"/>
            </w:pPr>
            <w:ins w:id="310" w:author="hokada" w:date="2014-12-01T12:19:00Z">
              <w:r w:rsidRPr="003B7659">
                <w:rPr>
                  <w:rFonts w:hint="eastAsia"/>
                </w:rPr>
                <w:t>－</w:t>
              </w:r>
            </w:ins>
            <w:del w:id="311" w:author="hokada" w:date="2014-12-01T12:19:00Z">
              <w:r w:rsidDel="003C4181">
                <w:rPr>
                  <w:rFonts w:hint="eastAsia"/>
                </w:rPr>
                <w:delText>○</w:delText>
              </w:r>
            </w:del>
          </w:p>
        </w:tc>
        <w:tc>
          <w:tcPr>
            <w:tcW w:w="567" w:type="dxa"/>
            <w:tcBorders>
              <w:bottom w:val="single" w:sz="4" w:space="0" w:color="auto"/>
            </w:tcBorders>
            <w:shd w:val="clear" w:color="auto" w:fill="FFFFFF" w:themeFill="background1"/>
            <w:tcPrChange w:id="312" w:author="hokada" w:date="2014-12-01T12:24:00Z">
              <w:tcPr>
                <w:tcW w:w="567" w:type="dxa"/>
                <w:gridSpan w:val="2"/>
                <w:tcBorders>
                  <w:bottom w:val="single" w:sz="4" w:space="0" w:color="auto"/>
                </w:tcBorders>
                <w:shd w:val="clear" w:color="auto" w:fill="D9D9D9" w:themeFill="background1" w:themeFillShade="D9"/>
              </w:tcPr>
            </w:tcPrChange>
          </w:tcPr>
          <w:p w:rsidR="003C4181" w:rsidRDefault="003C4181" w:rsidP="000F3B31">
            <w:pPr>
              <w:jc w:val="center"/>
            </w:pPr>
            <w:del w:id="313" w:author="hokada" w:date="2014-12-01T12:16:00Z">
              <w:r w:rsidDel="003C4181">
                <w:rPr>
                  <w:rFonts w:hint="eastAsia"/>
                </w:rPr>
                <w:delText>12</w:delText>
              </w:r>
            </w:del>
            <w:ins w:id="314" w:author="hokada" w:date="2014-12-01T12:19:00Z">
              <w:r w:rsidRPr="003B7659">
                <w:rPr>
                  <w:rFonts w:hint="eastAsia"/>
                </w:rPr>
                <w:t>－</w:t>
              </w:r>
            </w:ins>
          </w:p>
        </w:tc>
      </w:tr>
      <w:tr w:rsidR="00B03235" w:rsidRPr="004D1639" w:rsidTr="00467A55">
        <w:tblPrEx>
          <w:tblW w:w="10881" w:type="dxa"/>
          <w:jc w:val="center"/>
          <w:tblInd w:w="2376" w:type="dxa"/>
          <w:tblLayout w:type="fixed"/>
          <w:tblPrExChange w:id="315" w:author="hokada" w:date="2014-12-01T12:25:00Z">
            <w:tblPrEx>
              <w:tblW w:w="10881" w:type="dxa"/>
              <w:jc w:val="center"/>
              <w:tblInd w:w="2376" w:type="dxa"/>
              <w:tblLayout w:type="fixed"/>
            </w:tblPrEx>
          </w:tblPrExChange>
        </w:tblPrEx>
        <w:trPr>
          <w:jc w:val="center"/>
          <w:trPrChange w:id="316" w:author="hokada" w:date="2014-12-01T12:25:00Z">
            <w:trPr>
              <w:gridAfter w:val="0"/>
              <w:jc w:val="center"/>
            </w:trPr>
          </w:trPrChange>
        </w:trPr>
        <w:tc>
          <w:tcPr>
            <w:tcW w:w="567" w:type="dxa"/>
            <w:shd w:val="clear" w:color="auto" w:fill="FDE9D9" w:themeFill="accent6" w:themeFillTint="33"/>
            <w:tcPrChange w:id="317" w:author="hokada" w:date="2014-12-01T12:25:00Z">
              <w:tcPr>
                <w:tcW w:w="567" w:type="dxa"/>
                <w:shd w:val="clear" w:color="auto" w:fill="FDE9D9" w:themeFill="accent6" w:themeFillTint="33"/>
              </w:tcPr>
            </w:tcPrChange>
          </w:tcPr>
          <w:p w:rsidR="00B03235" w:rsidRDefault="00B03235" w:rsidP="00BB197B">
            <w:pPr>
              <w:jc w:val="center"/>
            </w:pPr>
            <w:r>
              <w:rPr>
                <w:rFonts w:hint="eastAsia"/>
              </w:rPr>
              <w:t>1</w:t>
            </w:r>
            <w:ins w:id="318" w:author="hokada" w:date="2014-12-01T12:17:00Z">
              <w:r w:rsidR="003C4181">
                <w:rPr>
                  <w:rFonts w:hint="eastAsia"/>
                </w:rPr>
                <w:t>3</w:t>
              </w:r>
            </w:ins>
            <w:del w:id="319" w:author="hokada" w:date="2014-12-01T12:17:00Z">
              <w:r w:rsidDel="003C4181">
                <w:rPr>
                  <w:rFonts w:hint="eastAsia"/>
                </w:rPr>
                <w:delText>2</w:delText>
              </w:r>
            </w:del>
          </w:p>
        </w:tc>
        <w:tc>
          <w:tcPr>
            <w:tcW w:w="3510" w:type="dxa"/>
            <w:gridSpan w:val="2"/>
            <w:shd w:val="clear" w:color="auto" w:fill="FDE9D9" w:themeFill="accent6" w:themeFillTint="33"/>
            <w:tcPrChange w:id="320" w:author="hokada" w:date="2014-12-01T12:25:00Z">
              <w:tcPr>
                <w:tcW w:w="3510" w:type="dxa"/>
                <w:gridSpan w:val="4"/>
                <w:shd w:val="clear" w:color="auto" w:fill="FDE9D9" w:themeFill="accent6" w:themeFillTint="33"/>
              </w:tcPr>
            </w:tcPrChange>
          </w:tcPr>
          <w:p w:rsidR="00B03235" w:rsidRPr="004D1639" w:rsidRDefault="00A317A3" w:rsidP="004D1639">
            <w:pPr>
              <w:jc w:val="center"/>
            </w:pPr>
            <w:r>
              <w:rPr>
                <w:rFonts w:hint="eastAsia"/>
              </w:rPr>
              <w:t xml:space="preserve">NC3 </w:t>
            </w:r>
            <w:r w:rsidR="00B03235">
              <w:rPr>
                <w:rFonts w:hint="eastAsia"/>
              </w:rPr>
              <w:t>α版リリース</w:t>
            </w:r>
          </w:p>
        </w:tc>
        <w:tc>
          <w:tcPr>
            <w:tcW w:w="567" w:type="dxa"/>
            <w:shd w:val="clear" w:color="auto" w:fill="D9D9D9" w:themeFill="background1" w:themeFillShade="D9"/>
            <w:tcPrChange w:id="321" w:author="hokada" w:date="2014-12-01T12:25:00Z">
              <w:tcPr>
                <w:tcW w:w="567" w:type="dxa"/>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tcPrChange w:id="322" w:author="hokada" w:date="2014-12-01T12:25:00Z">
              <w:tcPr>
                <w:tcW w:w="567" w:type="dxa"/>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tcPrChange w:id="323" w:author="hokada" w:date="2014-12-01T12:25:00Z">
              <w:tcPr>
                <w:tcW w:w="567" w:type="dxa"/>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tcPrChange w:id="324" w:author="hokada" w:date="2014-12-01T12:25:00Z">
              <w:tcPr>
                <w:tcW w:w="567" w:type="dxa"/>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tcPrChange w:id="325" w:author="hokada" w:date="2014-12-01T12:25:00Z">
              <w:tcPr>
                <w:tcW w:w="567" w:type="dxa"/>
                <w:gridSpan w:val="2"/>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tcPrChange w:id="326" w:author="hokada" w:date="2014-12-01T12:25:00Z">
              <w:tcPr>
                <w:tcW w:w="567" w:type="dxa"/>
                <w:gridSpan w:val="2"/>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tcPrChange w:id="327" w:author="hokada" w:date="2014-12-01T12:25:00Z">
              <w:tcPr>
                <w:tcW w:w="567" w:type="dxa"/>
                <w:gridSpan w:val="2"/>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tcPrChange w:id="328" w:author="hokada" w:date="2014-12-01T12:25:00Z">
              <w:tcPr>
                <w:tcW w:w="567" w:type="dxa"/>
                <w:gridSpan w:val="2"/>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tcPrChange w:id="329" w:author="hokada" w:date="2014-12-01T12:25:00Z">
              <w:tcPr>
                <w:tcW w:w="567" w:type="dxa"/>
                <w:gridSpan w:val="2"/>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tcPrChange w:id="330" w:author="hokada" w:date="2014-12-01T12:25:00Z">
              <w:tcPr>
                <w:tcW w:w="567" w:type="dxa"/>
                <w:gridSpan w:val="2"/>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tcPrChange w:id="331" w:author="hokada" w:date="2014-12-01T12:25:00Z">
              <w:tcPr>
                <w:tcW w:w="567" w:type="dxa"/>
                <w:gridSpan w:val="2"/>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vAlign w:val="center"/>
            <w:tcPrChange w:id="332" w:author="hokada" w:date="2014-12-01T12:25:00Z">
              <w:tcPr>
                <w:tcW w:w="567" w:type="dxa"/>
                <w:gridSpan w:val="2"/>
                <w:vAlign w:val="center"/>
              </w:tcPr>
            </w:tcPrChange>
          </w:tcPr>
          <w:p w:rsidR="00B03235" w:rsidRPr="004D1639" w:rsidRDefault="00B03235" w:rsidP="000F3B31">
            <w:pPr>
              <w:jc w:val="center"/>
            </w:pPr>
            <w:r>
              <w:rPr>
                <w:rFonts w:hint="eastAsia"/>
              </w:rPr>
              <w:t>○</w:t>
            </w:r>
          </w:p>
        </w:tc>
      </w:tr>
    </w:tbl>
    <w:p w:rsidR="00E447AE" w:rsidRDefault="00F63FA5" w:rsidP="00FF7240">
      <w:ins w:id="333" w:author="hokada" w:date="2014-12-01T12:21:00Z">
        <w:r>
          <w:rPr>
            <w:rFonts w:hint="eastAsia"/>
          </w:rPr>
          <w:t>※</w:t>
        </w:r>
      </w:ins>
      <w:ins w:id="334" w:author="hokada" w:date="2014-12-01T12:22:00Z">
        <w:r>
          <w:rPr>
            <w:rFonts w:hint="eastAsia"/>
          </w:rPr>
          <w:t>iframe</w:t>
        </w:r>
        <w:r>
          <w:rPr>
            <w:rFonts w:hint="eastAsia"/>
          </w:rPr>
          <w:t>プラグインの</w:t>
        </w:r>
      </w:ins>
      <w:ins w:id="335" w:author="hokada" w:date="2014-12-01T12:21:00Z">
        <w:r>
          <w:rPr>
            <w:rFonts w:hint="eastAsia"/>
          </w:rPr>
          <w:t>詳細</w:t>
        </w:r>
      </w:ins>
      <w:ins w:id="336" w:author="hokada" w:date="2014-12-01T12:22:00Z">
        <w:r>
          <w:rPr>
            <w:rFonts w:hint="eastAsia"/>
          </w:rPr>
          <w:t>な開発スケジュール</w:t>
        </w:r>
      </w:ins>
      <w:ins w:id="337" w:author="hokada" w:date="2014-12-01T12:21:00Z">
        <w:r>
          <w:rPr>
            <w:rFonts w:hint="eastAsia"/>
          </w:rPr>
          <w:t>は『</w:t>
        </w:r>
        <w:r>
          <w:rPr>
            <w:rFonts w:hint="eastAsia"/>
          </w:rPr>
          <w:t>3.2.3.</w:t>
        </w:r>
        <w:r>
          <w:rPr>
            <w:rFonts w:hint="eastAsia"/>
          </w:rPr>
          <w:t>開発スケジュール』</w:t>
        </w:r>
      </w:ins>
      <w:ins w:id="338" w:author="hokada" w:date="2014-12-01T12:22:00Z">
        <w:r>
          <w:rPr>
            <w:rFonts w:hint="eastAsia"/>
          </w:rPr>
          <w:t>に示す。</w:t>
        </w:r>
      </w:ins>
    </w:p>
    <w:p w:rsidR="006536FE" w:rsidRPr="00F63FA5" w:rsidRDefault="006536FE" w:rsidP="00FF7240"/>
    <w:p w:rsidR="001531A5" w:rsidRDefault="00241CA1" w:rsidP="001531A5">
      <w:pPr>
        <w:pStyle w:val="30"/>
        <w:ind w:left="793"/>
      </w:pPr>
      <w:bookmarkStart w:id="339" w:name="_Toc404964148"/>
      <w:r>
        <w:rPr>
          <w:rFonts w:hint="eastAsia"/>
        </w:rPr>
        <w:t>ユーザが</w:t>
      </w:r>
      <w:r>
        <w:rPr>
          <w:rFonts w:hint="eastAsia"/>
        </w:rPr>
        <w:t>NC3</w:t>
      </w:r>
      <w:r>
        <w:rPr>
          <w:rFonts w:hint="eastAsia"/>
        </w:rPr>
        <w:t>を利用することで得られる効果</w:t>
      </w:r>
      <w:bookmarkEnd w:id="339"/>
    </w:p>
    <w:p w:rsidR="001531A5" w:rsidRDefault="001531A5" w:rsidP="001531A5">
      <w:r>
        <w:rPr>
          <w:rFonts w:hint="eastAsia"/>
        </w:rPr>
        <w:t xml:space="preserve">　</w:t>
      </w:r>
      <w:r>
        <w:rPr>
          <w:rFonts w:hint="eastAsia"/>
        </w:rPr>
        <w:t>NC3</w:t>
      </w:r>
      <w:r>
        <w:rPr>
          <w:rFonts w:hint="eastAsia"/>
        </w:rPr>
        <w:t>と</w:t>
      </w:r>
      <w:r>
        <w:rPr>
          <w:rFonts w:hint="eastAsia"/>
        </w:rPr>
        <w:t>NC2</w:t>
      </w:r>
      <w:r>
        <w:rPr>
          <w:rFonts w:hint="eastAsia"/>
        </w:rPr>
        <w:t>を比較した場合、</w:t>
      </w:r>
      <w:r>
        <w:rPr>
          <w:rFonts w:hint="eastAsia"/>
        </w:rPr>
        <w:t>NC3</w:t>
      </w:r>
      <w:r w:rsidR="007B76B2">
        <w:rPr>
          <w:rFonts w:hint="eastAsia"/>
        </w:rPr>
        <w:t>を利用することによって得られる効果を以下</w:t>
      </w:r>
      <w:r>
        <w:rPr>
          <w:rFonts w:hint="eastAsia"/>
        </w:rPr>
        <w:t>に示す。</w:t>
      </w:r>
    </w:p>
    <w:p w:rsidR="001531A5" w:rsidRPr="001531A5" w:rsidRDefault="001531A5" w:rsidP="001531A5"/>
    <w:p w:rsidR="001531A5" w:rsidRDefault="001531A5" w:rsidP="00BC56BB">
      <w:pPr>
        <w:pStyle w:val="30"/>
        <w:numPr>
          <w:ilvl w:val="3"/>
          <w:numId w:val="5"/>
        </w:numPr>
        <w:ind w:left="284" w:firstLine="0"/>
      </w:pPr>
      <w:bookmarkStart w:id="340" w:name="_Toc403483555"/>
      <w:bookmarkStart w:id="341" w:name="_Toc403731891"/>
      <w:bookmarkStart w:id="342" w:name="_Toc404003499"/>
      <w:bookmarkStart w:id="343" w:name="_Toc404169314"/>
      <w:bookmarkStart w:id="344" w:name="_Toc404190123"/>
      <w:bookmarkStart w:id="345" w:name="_Toc404267529"/>
      <w:bookmarkStart w:id="346" w:name="_Toc404271989"/>
      <w:bookmarkStart w:id="347" w:name="_Toc404964149"/>
      <w:r>
        <w:rPr>
          <w:rFonts w:hint="eastAsia"/>
        </w:rPr>
        <w:t>独自デザインの反映が</w:t>
      </w:r>
      <w:r w:rsidR="009F18CC">
        <w:rPr>
          <w:rFonts w:hint="eastAsia"/>
        </w:rPr>
        <w:t>容易になる</w:t>
      </w:r>
      <w:bookmarkEnd w:id="340"/>
      <w:bookmarkEnd w:id="341"/>
      <w:bookmarkEnd w:id="342"/>
      <w:bookmarkEnd w:id="343"/>
      <w:bookmarkEnd w:id="344"/>
      <w:bookmarkEnd w:id="345"/>
      <w:bookmarkEnd w:id="346"/>
      <w:bookmarkEnd w:id="347"/>
    </w:p>
    <w:p w:rsidR="009F18CC" w:rsidRDefault="009F18CC" w:rsidP="001531A5">
      <w:r>
        <w:rPr>
          <w:rFonts w:hint="eastAsia"/>
        </w:rPr>
        <w:t xml:space="preserve">　</w:t>
      </w:r>
      <w:r>
        <w:rPr>
          <w:rFonts w:hint="eastAsia"/>
        </w:rPr>
        <w:t>NC2</w:t>
      </w:r>
      <w:r>
        <w:rPr>
          <w:rFonts w:hint="eastAsia"/>
        </w:rPr>
        <w:t>でもデザインのカスタマイズは可能であったが、</w:t>
      </w:r>
      <w:r>
        <w:rPr>
          <w:rFonts w:hint="eastAsia"/>
        </w:rPr>
        <w:t>NC2</w:t>
      </w:r>
      <w:r>
        <w:rPr>
          <w:rFonts w:hint="eastAsia"/>
        </w:rPr>
        <w:t>の構造を理解しなければ難しい。</w:t>
      </w:r>
      <w:r>
        <w:rPr>
          <w:rFonts w:hint="eastAsia"/>
        </w:rPr>
        <w:t>NC3</w:t>
      </w:r>
      <w:r>
        <w:rPr>
          <w:rFonts w:hint="eastAsia"/>
        </w:rPr>
        <w:t>では画面上で一括してサイト全体のデザインを変更できる。またオリジナルで作成した</w:t>
      </w:r>
      <w:r w:rsidR="007B76B2">
        <w:rPr>
          <w:rFonts w:hint="eastAsia"/>
        </w:rPr>
        <w:t>デザイン</w:t>
      </w:r>
      <w:r>
        <w:rPr>
          <w:rFonts w:hint="eastAsia"/>
        </w:rPr>
        <w:t>をアップロードして全体に反映させることも可能となる。</w:t>
      </w:r>
    </w:p>
    <w:p w:rsidR="00172E0E" w:rsidRDefault="00534852" w:rsidP="00172E0E">
      <w:pPr>
        <w:keepNext/>
        <w:rPr>
          <w:ins w:id="348" w:author="hokada" w:date="2014-12-01T14:07:00Z"/>
        </w:rPr>
        <w:pPrChange w:id="349" w:author="hokada" w:date="2014-12-01T14:07:00Z">
          <w:pPr/>
        </w:pPrChange>
      </w:pPr>
      <w:ins w:id="350" w:author="hokada" w:date="2014-12-01T14:06:00Z">
        <w:r>
          <w:rPr>
            <w:noProof/>
          </w:rPr>
          <w:drawing>
            <wp:inline distT="0" distB="0" distL="0" distR="0">
              <wp:extent cx="6188710" cy="1485505"/>
              <wp:effectExtent l="19050" t="0" r="2540" b="0"/>
              <wp:docPr id="2"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6188710" cy="1485505"/>
                      </a:xfrm>
                      <a:prstGeom prst="rect">
                        <a:avLst/>
                      </a:prstGeom>
                      <a:noFill/>
                      <a:ln w="9525">
                        <a:noFill/>
                        <a:miter lim="800000"/>
                        <a:headEnd/>
                        <a:tailEnd/>
                      </a:ln>
                    </pic:spPr>
                  </pic:pic>
                </a:graphicData>
              </a:graphic>
            </wp:inline>
          </w:drawing>
        </w:r>
      </w:ins>
    </w:p>
    <w:p w:rsidR="00172E0E" w:rsidRPr="00172E0E" w:rsidRDefault="00172E0E" w:rsidP="00172E0E">
      <w:pPr>
        <w:pStyle w:val="af2"/>
        <w:jc w:val="center"/>
        <w:rPr>
          <w:ins w:id="351" w:author="hokada" w:date="2014-12-01T14:06:00Z"/>
          <w:u w:val="single"/>
          <w:rPrChange w:id="352" w:author="hokada" w:date="2014-12-01T14:08:00Z">
            <w:rPr>
              <w:ins w:id="353" w:author="hokada" w:date="2014-12-01T14:06:00Z"/>
            </w:rPr>
          </w:rPrChange>
        </w:rPr>
        <w:pPrChange w:id="354" w:author="hokada" w:date="2014-12-01T14:08:00Z">
          <w:pPr/>
        </w:pPrChange>
      </w:pPr>
      <w:ins w:id="355" w:author="hokada" w:date="2014-12-01T14:07:00Z">
        <w:r w:rsidRPr="00172E0E">
          <w:rPr>
            <w:rFonts w:hint="eastAsia"/>
            <w:u w:val="single"/>
            <w:rPrChange w:id="356" w:author="hokada" w:date="2014-12-01T14:08:00Z">
              <w:rPr>
                <w:rFonts w:hint="eastAsia"/>
              </w:rPr>
            </w:rPrChange>
          </w:rPr>
          <w:t>図</w:t>
        </w:r>
        <w:r w:rsidRPr="00172E0E">
          <w:rPr>
            <w:u w:val="single"/>
            <w:rPrChange w:id="357" w:author="hokada" w:date="2014-12-01T14:08:00Z">
              <w:rPr/>
            </w:rPrChange>
          </w:rPr>
          <w:t xml:space="preserve"> </w:t>
        </w:r>
        <w:r w:rsidRPr="00172E0E">
          <w:rPr>
            <w:u w:val="single"/>
            <w:rPrChange w:id="358" w:author="hokada" w:date="2014-12-01T14:08:00Z">
              <w:rPr/>
            </w:rPrChange>
          </w:rPr>
          <w:fldChar w:fldCharType="begin"/>
        </w:r>
        <w:r w:rsidRPr="00172E0E">
          <w:rPr>
            <w:u w:val="single"/>
            <w:rPrChange w:id="359" w:author="hokada" w:date="2014-12-01T14:08:00Z">
              <w:rPr/>
            </w:rPrChange>
          </w:rPr>
          <w:instrText xml:space="preserve"> STYLEREF 1 \s </w:instrText>
        </w:r>
      </w:ins>
      <w:r w:rsidRPr="00172E0E">
        <w:rPr>
          <w:u w:val="single"/>
          <w:rPrChange w:id="360" w:author="hokada" w:date="2014-12-01T14:08:00Z">
            <w:rPr/>
          </w:rPrChange>
        </w:rPr>
        <w:fldChar w:fldCharType="separate"/>
      </w:r>
      <w:r w:rsidRPr="00172E0E">
        <w:rPr>
          <w:noProof/>
          <w:u w:val="single"/>
          <w:rPrChange w:id="361" w:author="hokada" w:date="2014-12-01T14:08:00Z">
            <w:rPr>
              <w:noProof/>
            </w:rPr>
          </w:rPrChange>
        </w:rPr>
        <w:t>2</w:t>
      </w:r>
      <w:ins w:id="362" w:author="hokada" w:date="2014-12-01T14:07:00Z">
        <w:r w:rsidRPr="00172E0E">
          <w:rPr>
            <w:u w:val="single"/>
            <w:rPrChange w:id="363" w:author="hokada" w:date="2014-12-01T14:08:00Z">
              <w:rPr/>
            </w:rPrChange>
          </w:rPr>
          <w:fldChar w:fldCharType="end"/>
        </w:r>
        <w:r w:rsidRPr="00172E0E">
          <w:rPr>
            <w:u w:val="single"/>
            <w:rPrChange w:id="364" w:author="hokada" w:date="2014-12-01T14:08:00Z">
              <w:rPr/>
            </w:rPrChange>
          </w:rPr>
          <w:t>.</w:t>
        </w:r>
        <w:r w:rsidRPr="00172E0E">
          <w:rPr>
            <w:u w:val="single"/>
            <w:rPrChange w:id="365" w:author="hokada" w:date="2014-12-01T14:08:00Z">
              <w:rPr/>
            </w:rPrChange>
          </w:rPr>
          <w:fldChar w:fldCharType="begin"/>
        </w:r>
        <w:r w:rsidRPr="00172E0E">
          <w:rPr>
            <w:u w:val="single"/>
            <w:rPrChange w:id="366" w:author="hokada" w:date="2014-12-01T14:08:00Z">
              <w:rPr/>
            </w:rPrChange>
          </w:rPr>
          <w:instrText xml:space="preserve"> SEQ </w:instrText>
        </w:r>
        <w:r w:rsidRPr="00172E0E">
          <w:rPr>
            <w:rFonts w:hint="eastAsia"/>
            <w:u w:val="single"/>
            <w:rPrChange w:id="367" w:author="hokada" w:date="2014-12-01T14:08:00Z">
              <w:rPr>
                <w:rFonts w:hint="eastAsia"/>
              </w:rPr>
            </w:rPrChange>
          </w:rPr>
          <w:instrText>図</w:instrText>
        </w:r>
        <w:r w:rsidRPr="00172E0E">
          <w:rPr>
            <w:u w:val="single"/>
            <w:rPrChange w:id="368" w:author="hokada" w:date="2014-12-01T14:08:00Z">
              <w:rPr/>
            </w:rPrChange>
          </w:rPr>
          <w:instrText xml:space="preserve"> \* ARABIC \s 1 </w:instrText>
        </w:r>
      </w:ins>
      <w:r w:rsidRPr="00172E0E">
        <w:rPr>
          <w:u w:val="single"/>
          <w:rPrChange w:id="369" w:author="hokada" w:date="2014-12-01T14:08:00Z">
            <w:rPr/>
          </w:rPrChange>
        </w:rPr>
        <w:fldChar w:fldCharType="separate"/>
      </w:r>
      <w:ins w:id="370" w:author="hokada" w:date="2014-12-01T14:29:00Z">
        <w:r w:rsidR="00BC48FB">
          <w:rPr>
            <w:noProof/>
            <w:u w:val="single"/>
          </w:rPr>
          <w:t>3</w:t>
        </w:r>
      </w:ins>
      <w:ins w:id="371" w:author="hokada" w:date="2014-12-01T14:07:00Z">
        <w:r w:rsidRPr="00172E0E">
          <w:rPr>
            <w:u w:val="single"/>
            <w:rPrChange w:id="372" w:author="hokada" w:date="2014-12-01T14:08:00Z">
              <w:rPr/>
            </w:rPrChange>
          </w:rPr>
          <w:fldChar w:fldCharType="end"/>
        </w:r>
        <w:r w:rsidRPr="00172E0E">
          <w:rPr>
            <w:rFonts w:hint="eastAsia"/>
            <w:u w:val="single"/>
            <w:rPrChange w:id="373" w:author="hokada" w:date="2014-12-01T14:08:00Z">
              <w:rPr>
                <w:rFonts w:hint="eastAsia"/>
              </w:rPr>
            </w:rPrChange>
          </w:rPr>
          <w:t xml:space="preserve">　デザイン変更の例</w:t>
        </w:r>
      </w:ins>
    </w:p>
    <w:p w:rsidR="00BF2075" w:rsidRPr="001531A5" w:rsidDel="00BF2075" w:rsidRDefault="00BF2075" w:rsidP="00BF2075">
      <w:pPr>
        <w:rPr>
          <w:del w:id="374" w:author="hokada" w:date="2014-12-01T14:08:00Z"/>
        </w:rPr>
      </w:pPr>
    </w:p>
    <w:p w:rsidR="001531A5" w:rsidRDefault="009F18CC" w:rsidP="00BC56BB">
      <w:pPr>
        <w:pStyle w:val="30"/>
        <w:numPr>
          <w:ilvl w:val="3"/>
          <w:numId w:val="5"/>
        </w:numPr>
        <w:ind w:left="284" w:firstLine="0"/>
      </w:pPr>
      <w:bookmarkStart w:id="375" w:name="_Toc403483556"/>
      <w:bookmarkStart w:id="376" w:name="_Toc403731892"/>
      <w:bookmarkStart w:id="377" w:name="_Toc404003500"/>
      <w:bookmarkStart w:id="378" w:name="_Toc404169315"/>
      <w:bookmarkStart w:id="379" w:name="_Toc404190124"/>
      <w:bookmarkStart w:id="380" w:name="_Toc404267530"/>
      <w:bookmarkStart w:id="381" w:name="_Toc404271990"/>
      <w:bookmarkStart w:id="382" w:name="_Toc404964150"/>
      <w:r>
        <w:rPr>
          <w:rFonts w:hint="eastAsia"/>
        </w:rPr>
        <w:t>追加機能（プラグイン）の開発の敷居が低くなる</w:t>
      </w:r>
      <w:bookmarkEnd w:id="375"/>
      <w:bookmarkEnd w:id="376"/>
      <w:bookmarkEnd w:id="377"/>
      <w:bookmarkEnd w:id="378"/>
      <w:bookmarkEnd w:id="379"/>
      <w:bookmarkEnd w:id="380"/>
      <w:bookmarkEnd w:id="381"/>
      <w:bookmarkEnd w:id="382"/>
    </w:p>
    <w:p w:rsidR="006536FE" w:rsidDel="004250B0" w:rsidRDefault="007559E3" w:rsidP="001531A5">
      <w:pPr>
        <w:rPr>
          <w:del w:id="383" w:author="hokada" w:date="2014-12-01T12:28:00Z"/>
        </w:rPr>
      </w:pPr>
      <w:r>
        <w:rPr>
          <w:rFonts w:hint="eastAsia"/>
        </w:rPr>
        <w:t xml:space="preserve">　</w:t>
      </w:r>
      <w:r w:rsidR="00964769">
        <w:rPr>
          <w:rFonts w:hint="eastAsia"/>
        </w:rPr>
        <w:t>NC2</w:t>
      </w:r>
      <w:r w:rsidR="00964769">
        <w:rPr>
          <w:rFonts w:hint="eastAsia"/>
        </w:rPr>
        <w:t>では</w:t>
      </w:r>
      <w:r w:rsidR="00990497">
        <w:rPr>
          <w:rFonts w:hint="eastAsia"/>
        </w:rPr>
        <w:t>M</w:t>
      </w:r>
      <w:r w:rsidR="00964769">
        <w:rPr>
          <w:rFonts w:hint="eastAsia"/>
        </w:rPr>
        <w:t>aple</w:t>
      </w:r>
      <w:r w:rsidR="00964769">
        <w:rPr>
          <w:rFonts w:hint="eastAsia"/>
        </w:rPr>
        <w:t>という</w:t>
      </w:r>
      <w:r w:rsidR="00964769">
        <w:rPr>
          <w:rFonts w:hint="eastAsia"/>
        </w:rPr>
        <w:t>PHP</w:t>
      </w:r>
      <w:r w:rsidR="00964769">
        <w:rPr>
          <w:rFonts w:hint="eastAsia"/>
        </w:rPr>
        <w:t>フレームワークを使用している。この</w:t>
      </w:r>
      <w:r w:rsidR="00990497">
        <w:rPr>
          <w:rFonts w:hint="eastAsia"/>
        </w:rPr>
        <w:t>M</w:t>
      </w:r>
      <w:r w:rsidR="00964769">
        <w:rPr>
          <w:rFonts w:hint="eastAsia"/>
        </w:rPr>
        <w:t>aple</w:t>
      </w:r>
      <w:r w:rsidR="00964769">
        <w:rPr>
          <w:rFonts w:hint="eastAsia"/>
        </w:rPr>
        <w:t>は</w:t>
      </w:r>
      <w:r w:rsidR="00707BF3">
        <w:rPr>
          <w:rFonts w:hint="eastAsia"/>
        </w:rPr>
        <w:t>開発者が日本人であることもあり、日本語の開発ドキュメントが豊富で多くの開発で利用されていたが、</w:t>
      </w:r>
      <w:r w:rsidR="00E447AE" w:rsidRPr="00E447AE">
        <w:rPr>
          <w:rFonts w:hint="eastAsia"/>
        </w:rPr>
        <w:t>現在では</w:t>
      </w:r>
      <w:r w:rsidR="00707BF3">
        <w:rPr>
          <w:rFonts w:hint="eastAsia"/>
        </w:rPr>
        <w:t>開発が終了</w:t>
      </w:r>
      <w:r w:rsidR="00E447AE">
        <w:rPr>
          <w:rFonts w:hint="eastAsia"/>
        </w:rPr>
        <w:t>している</w:t>
      </w:r>
      <w:r w:rsidR="00D114D1">
        <w:rPr>
          <w:rFonts w:hint="eastAsia"/>
        </w:rPr>
        <w:t>。</w:t>
      </w:r>
      <w:r w:rsidR="00D114D1">
        <w:rPr>
          <w:rFonts w:hint="eastAsia"/>
        </w:rPr>
        <w:t>NC3</w:t>
      </w:r>
      <w:r w:rsidR="00D114D1">
        <w:rPr>
          <w:rFonts w:hint="eastAsia"/>
        </w:rPr>
        <w:t>では</w:t>
      </w:r>
      <w:r w:rsidR="00F40BD1">
        <w:rPr>
          <w:rFonts w:hint="eastAsia"/>
        </w:rPr>
        <w:t>、</w:t>
      </w:r>
      <w:r w:rsidR="00F40BD1">
        <w:rPr>
          <w:rFonts w:hint="eastAsia"/>
        </w:rPr>
        <w:t>PHP</w:t>
      </w:r>
      <w:r w:rsidR="00F40BD1">
        <w:rPr>
          <w:rFonts w:hint="eastAsia"/>
        </w:rPr>
        <w:t>のフレームワークとして日本で最も多く利用されている</w:t>
      </w:r>
      <w:r w:rsidR="00D114D1">
        <w:rPr>
          <w:rFonts w:hint="eastAsia"/>
        </w:rPr>
        <w:t>CakePHP</w:t>
      </w:r>
      <w:r w:rsidR="00710C14">
        <w:rPr>
          <w:rFonts w:hint="eastAsia"/>
        </w:rPr>
        <w:t>を使用する。</w:t>
      </w:r>
      <w:r w:rsidR="007B76B2">
        <w:rPr>
          <w:rFonts w:hint="eastAsia"/>
        </w:rPr>
        <w:t>現在も</w:t>
      </w:r>
      <w:r w:rsidR="00D114D1">
        <w:rPr>
          <w:rFonts w:hint="eastAsia"/>
        </w:rPr>
        <w:t>盛んに開発が進められているためサポートは十分に受けられる。</w:t>
      </w:r>
      <w:r w:rsidR="00D114D1">
        <w:rPr>
          <w:rFonts w:hint="eastAsia"/>
        </w:rPr>
        <w:t>CakePHP</w:t>
      </w:r>
      <w:r w:rsidR="00D114D1">
        <w:rPr>
          <w:rFonts w:hint="eastAsia"/>
        </w:rPr>
        <w:t>はアプリケーションをプラグインという単位でパッケージ化できる。そのため、</w:t>
      </w:r>
      <w:r w:rsidR="00D114D1">
        <w:rPr>
          <w:rFonts w:hint="eastAsia"/>
        </w:rPr>
        <w:t>CakePHP</w:t>
      </w:r>
      <w:r w:rsidR="003C2B44">
        <w:rPr>
          <w:rFonts w:hint="eastAsia"/>
        </w:rPr>
        <w:t>や</w:t>
      </w:r>
      <w:r w:rsidR="00D114D1">
        <w:rPr>
          <w:rFonts w:hint="eastAsia"/>
        </w:rPr>
        <w:t>NC3</w:t>
      </w:r>
      <w:r w:rsidR="00D114D1">
        <w:rPr>
          <w:rFonts w:hint="eastAsia"/>
        </w:rPr>
        <w:t>の規約に沿って開発</w:t>
      </w:r>
      <w:r w:rsidR="003C2B44">
        <w:rPr>
          <w:rFonts w:hint="eastAsia"/>
        </w:rPr>
        <w:t>を行えば</w:t>
      </w:r>
      <w:r w:rsidR="00D114D1">
        <w:rPr>
          <w:rFonts w:hint="eastAsia"/>
        </w:rPr>
        <w:t>、</w:t>
      </w:r>
      <w:r w:rsidR="003C2B44">
        <w:rPr>
          <w:rFonts w:hint="eastAsia"/>
        </w:rPr>
        <w:t>独自で</w:t>
      </w:r>
      <w:r w:rsidR="00D114D1">
        <w:rPr>
          <w:rFonts w:hint="eastAsia"/>
        </w:rPr>
        <w:t>プラグインを開発し</w:t>
      </w:r>
      <w:r w:rsidR="007D5D14">
        <w:rPr>
          <w:rFonts w:hint="eastAsia"/>
        </w:rPr>
        <w:t>NC3</w:t>
      </w:r>
      <w:r w:rsidR="007D5D14">
        <w:rPr>
          <w:rFonts w:hint="eastAsia"/>
        </w:rPr>
        <w:t>本体にその機能を</w:t>
      </w:r>
      <w:r w:rsidR="00D114D1">
        <w:rPr>
          <w:rFonts w:hint="eastAsia"/>
        </w:rPr>
        <w:t>取り込むことが可能となる。</w:t>
      </w:r>
    </w:p>
    <w:p w:rsidR="00172E0E" w:rsidRDefault="006536FE" w:rsidP="00172E0E">
      <w:pPr>
        <w:rPr>
          <w:ins w:id="384" w:author="hokada" w:date="2014-12-01T14:08:00Z"/>
        </w:rPr>
        <w:pPrChange w:id="385" w:author="hokada" w:date="2014-12-01T12:28:00Z">
          <w:pPr>
            <w:widowControl/>
            <w:adjustRightInd/>
            <w:spacing w:line="240" w:lineRule="auto"/>
            <w:jc w:val="left"/>
            <w:textAlignment w:val="auto"/>
          </w:pPr>
        </w:pPrChange>
      </w:pPr>
      <w:del w:id="386" w:author="hokada" w:date="2014-12-01T14:08:00Z">
        <w:r w:rsidDel="00BF2075">
          <w:br w:type="page"/>
        </w:r>
      </w:del>
    </w:p>
    <w:p w:rsidR="00172E0E" w:rsidRDefault="00172E0E" w:rsidP="00172E0E">
      <w:pPr>
        <w:pPrChange w:id="387" w:author="hokada" w:date="2014-12-01T12:28:00Z">
          <w:pPr>
            <w:widowControl/>
            <w:adjustRightInd/>
            <w:spacing w:line="240" w:lineRule="auto"/>
            <w:jc w:val="left"/>
            <w:textAlignment w:val="auto"/>
          </w:pPr>
        </w:pPrChange>
      </w:pPr>
    </w:p>
    <w:p w:rsidR="001531A5" w:rsidRPr="001531A5" w:rsidRDefault="009F18CC" w:rsidP="00BC56BB">
      <w:pPr>
        <w:pStyle w:val="30"/>
        <w:numPr>
          <w:ilvl w:val="3"/>
          <w:numId w:val="5"/>
        </w:numPr>
        <w:ind w:left="284" w:firstLine="0"/>
      </w:pPr>
      <w:bookmarkStart w:id="388" w:name="_Toc403483557"/>
      <w:bookmarkStart w:id="389" w:name="_Toc403731893"/>
      <w:bookmarkStart w:id="390" w:name="_Toc404003501"/>
      <w:bookmarkStart w:id="391" w:name="_Toc404169316"/>
      <w:bookmarkStart w:id="392" w:name="_Toc404190125"/>
      <w:bookmarkStart w:id="393" w:name="_Toc404267531"/>
      <w:bookmarkStart w:id="394" w:name="_Toc404271991"/>
      <w:bookmarkStart w:id="395" w:name="_Toc404964151"/>
      <w:r>
        <w:rPr>
          <w:rFonts w:hint="eastAsia"/>
        </w:rPr>
        <w:t>閲覧する</w:t>
      </w:r>
      <w:r w:rsidR="00913EE5">
        <w:rPr>
          <w:rFonts w:hint="eastAsia"/>
        </w:rPr>
        <w:t>媒体</w:t>
      </w:r>
      <w:r>
        <w:rPr>
          <w:rFonts w:hint="eastAsia"/>
        </w:rPr>
        <w:t>に依存しない</w:t>
      </w:r>
      <w:bookmarkEnd w:id="388"/>
      <w:bookmarkEnd w:id="389"/>
      <w:bookmarkEnd w:id="390"/>
      <w:bookmarkEnd w:id="391"/>
      <w:bookmarkEnd w:id="392"/>
      <w:bookmarkEnd w:id="393"/>
      <w:bookmarkEnd w:id="394"/>
      <w:bookmarkEnd w:id="395"/>
    </w:p>
    <w:p w:rsidR="004240A9" w:rsidRDefault="00913EE5" w:rsidP="001531A5">
      <w:r>
        <w:rPr>
          <w:rFonts w:hint="eastAsia"/>
        </w:rPr>
        <w:t xml:space="preserve">　</w:t>
      </w:r>
      <w:r w:rsidR="001663AA">
        <w:rPr>
          <w:rFonts w:hint="eastAsia"/>
        </w:rPr>
        <w:t>『</w:t>
      </w:r>
      <w:r w:rsidR="001663AA">
        <w:rPr>
          <w:rFonts w:hint="eastAsia"/>
        </w:rPr>
        <w:t>2.2.2.</w:t>
      </w:r>
      <w:r w:rsidR="0093374D" w:rsidRPr="0093374D">
        <w:rPr>
          <w:rFonts w:hint="eastAsia"/>
          <w:b/>
        </w:rPr>
        <w:t>(1)</w:t>
      </w:r>
      <w:r w:rsidR="004240A9">
        <w:rPr>
          <w:rFonts w:hint="eastAsia"/>
        </w:rPr>
        <w:t>ドライな経済性</w:t>
      </w:r>
      <w:r w:rsidR="001663AA">
        <w:rPr>
          <w:rFonts w:hint="eastAsia"/>
        </w:rPr>
        <w:t>』</w:t>
      </w:r>
      <w:r w:rsidR="004240A9">
        <w:rPr>
          <w:rFonts w:hint="eastAsia"/>
        </w:rPr>
        <w:t>でも述べた通り、</w:t>
      </w:r>
      <w:r>
        <w:rPr>
          <w:rFonts w:hint="eastAsia"/>
        </w:rPr>
        <w:t>NC3</w:t>
      </w:r>
      <w:r>
        <w:rPr>
          <w:rFonts w:hint="eastAsia"/>
        </w:rPr>
        <w:t>はレスポンシブデザインを取り入れている</w:t>
      </w:r>
      <w:r w:rsidR="004240A9">
        <w:rPr>
          <w:rFonts w:hint="eastAsia"/>
        </w:rPr>
        <w:t>ため、</w:t>
      </w:r>
      <w:r w:rsidR="00FE1F8E">
        <w:rPr>
          <w:rFonts w:hint="eastAsia"/>
        </w:rPr>
        <w:t>画面の横スクロールは発生せず、</w:t>
      </w:r>
      <w:r w:rsidR="004240A9">
        <w:rPr>
          <w:rFonts w:hint="eastAsia"/>
        </w:rPr>
        <w:t>どのような</w:t>
      </w:r>
      <w:r w:rsidR="004240A9">
        <w:rPr>
          <w:rFonts w:hint="eastAsia"/>
        </w:rPr>
        <w:t>Web</w:t>
      </w:r>
      <w:r w:rsidR="004240A9">
        <w:rPr>
          <w:rFonts w:hint="eastAsia"/>
        </w:rPr>
        <w:t>ブラウザのサイズにも対応し、表示することができる。</w:t>
      </w:r>
    </w:p>
    <w:p w:rsidR="001531A5" w:rsidRDefault="00A317A3" w:rsidP="004240A9">
      <w:pPr>
        <w:ind w:firstLineChars="100" w:firstLine="210"/>
        <w:rPr>
          <w:ins w:id="396" w:author="hokada" w:date="2014-12-01T17:39:00Z"/>
        </w:rPr>
      </w:pPr>
      <w:r>
        <w:rPr>
          <w:rFonts w:hint="eastAsia"/>
        </w:rPr>
        <w:t>また、</w:t>
      </w:r>
      <w:r w:rsidR="00913EE5">
        <w:rPr>
          <w:rFonts w:hint="eastAsia"/>
        </w:rPr>
        <w:t>閲覧する媒体が</w:t>
      </w:r>
      <w:r w:rsidR="00913EE5">
        <w:rPr>
          <w:rFonts w:hint="eastAsia"/>
        </w:rPr>
        <w:t>PC</w:t>
      </w:r>
      <w:r w:rsidR="00913EE5">
        <w:rPr>
          <w:rFonts w:hint="eastAsia"/>
        </w:rPr>
        <w:t>であろうとタブレットであろうと</w:t>
      </w:r>
      <w:r w:rsidR="00926A46">
        <w:rPr>
          <w:rFonts w:hint="eastAsia"/>
        </w:rPr>
        <w:t>スマートフォン</w:t>
      </w:r>
      <w:r w:rsidR="00913EE5">
        <w:rPr>
          <w:rFonts w:hint="eastAsia"/>
        </w:rPr>
        <w:t>であろうと決して画面構成が崩れることなく、閲覧</w:t>
      </w:r>
      <w:r w:rsidR="00697DE2">
        <w:rPr>
          <w:rFonts w:hint="eastAsia"/>
        </w:rPr>
        <w:t>・</w:t>
      </w:r>
      <w:r w:rsidR="00913EE5">
        <w:rPr>
          <w:rFonts w:hint="eastAsia"/>
        </w:rPr>
        <w:t>操作することができる。</w:t>
      </w:r>
    </w:p>
    <w:p w:rsidR="005F074B" w:rsidRDefault="005F074B" w:rsidP="004240A9">
      <w:pPr>
        <w:ind w:firstLineChars="100" w:firstLine="210"/>
        <w:rPr>
          <w:ins w:id="397" w:author="hokada" w:date="2014-12-01T14:12:00Z"/>
        </w:rPr>
      </w:pPr>
    </w:p>
    <w:p w:rsidR="00643277" w:rsidDel="003801D5" w:rsidRDefault="00534852" w:rsidP="003801D5">
      <w:pPr>
        <w:keepNext/>
        <w:jc w:val="center"/>
        <w:rPr>
          <w:del w:id="398" w:author="hokada" w:date="2014-12-01T14:54:00Z"/>
          <w:b/>
          <w:u w:val="single"/>
        </w:rPr>
      </w:pPr>
      <w:ins w:id="399" w:author="hokada" w:date="2014-12-01T14:26:00Z">
        <w:r>
          <w:rPr>
            <w:noProof/>
          </w:rPr>
          <w:drawing>
            <wp:inline distT="0" distB="0" distL="0" distR="0">
              <wp:extent cx="4210050" cy="2067987"/>
              <wp:effectExtent l="19050" t="0" r="0" b="0"/>
              <wp:docPr id="27"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4215706" cy="2070765"/>
                      </a:xfrm>
                      <a:prstGeom prst="rect">
                        <a:avLst/>
                      </a:prstGeom>
                      <a:noFill/>
                      <a:ln w="9525">
                        <a:noFill/>
                        <a:miter lim="800000"/>
                        <a:headEnd/>
                        <a:tailEnd/>
                      </a:ln>
                    </pic:spPr>
                  </pic:pic>
                </a:graphicData>
              </a:graphic>
            </wp:inline>
          </w:drawing>
        </w:r>
      </w:ins>
      <w:moveToRangeStart w:id="400" w:author="hokada" w:date="2014-12-01T14:12:00Z" w:name="move405206474"/>
      <w:moveTo w:id="401" w:author="hokada" w:date="2014-12-01T14:12:00Z">
        <w:del w:id="402" w:author="hokada" w:date="2014-12-01T14:26:00Z">
          <w:r>
            <w:rPr>
              <w:noProof/>
            </w:rPr>
            <w:drawing>
              <wp:inline distT="0" distB="0" distL="0" distR="0">
                <wp:extent cx="5813125" cy="3071004"/>
                <wp:effectExtent l="19050" t="0" r="0" b="0"/>
                <wp:docPr id="17"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stretch>
                          <a:fillRect/>
                        </a:stretch>
                      </pic:blipFill>
                      <pic:spPr bwMode="auto">
                        <a:xfrm>
                          <a:off x="0" y="0"/>
                          <a:ext cx="5813125" cy="3071004"/>
                        </a:xfrm>
                        <a:prstGeom prst="rect">
                          <a:avLst/>
                        </a:prstGeom>
                        <a:noFill/>
                        <a:ln w="9525">
                          <a:noFill/>
                          <a:miter lim="800000"/>
                          <a:headEnd/>
                          <a:tailEnd/>
                        </a:ln>
                      </pic:spPr>
                    </pic:pic>
                  </a:graphicData>
                </a:graphic>
              </wp:inline>
            </w:drawing>
          </w:r>
        </w:del>
      </w:moveTo>
    </w:p>
    <w:p w:rsidR="003801D5" w:rsidRDefault="003801D5" w:rsidP="00643277">
      <w:pPr>
        <w:keepNext/>
        <w:jc w:val="center"/>
        <w:rPr>
          <w:ins w:id="403" w:author="hokada" w:date="2014-12-01T14:54:00Z"/>
        </w:rPr>
      </w:pPr>
    </w:p>
    <w:p w:rsidR="00643277" w:rsidRPr="00EE0AC7" w:rsidDel="00F535C3" w:rsidRDefault="00643277" w:rsidP="003801D5">
      <w:pPr>
        <w:pStyle w:val="af2"/>
        <w:jc w:val="center"/>
        <w:rPr>
          <w:del w:id="404" w:author="hokada" w:date="2014-12-01T14:26:00Z"/>
          <w:u w:val="single"/>
        </w:rPr>
      </w:pPr>
      <w:moveTo w:id="405" w:author="hokada" w:date="2014-12-01T14:12:00Z">
        <w:r w:rsidRPr="00EE0AC7">
          <w:rPr>
            <w:rFonts w:hint="eastAsia"/>
            <w:u w:val="single"/>
          </w:rPr>
          <w:t>図</w:t>
        </w:r>
        <w:r w:rsidRPr="00EE0AC7">
          <w:rPr>
            <w:rFonts w:hint="eastAsia"/>
            <w:u w:val="single"/>
          </w:rPr>
          <w:t xml:space="preserve"> </w:t>
        </w:r>
        <w:r w:rsidR="00172E0E" w:rsidRPr="00EE0AC7">
          <w:rPr>
            <w:u w:val="single"/>
          </w:rPr>
          <w:fldChar w:fldCharType="begin"/>
        </w:r>
        <w:r w:rsidR="002A54FF">
          <w:rPr>
            <w:b w:val="0"/>
            <w:bCs w:val="0"/>
            <w:u w:val="single"/>
          </w:rPr>
          <w:instrText xml:space="preserve"> STYLEREF 1 \s </w:instrText>
        </w:r>
        <w:r w:rsidR="00172E0E" w:rsidRPr="00EE0AC7">
          <w:rPr>
            <w:u w:val="single"/>
            <w:rPrChange w:id="406" w:author="hokada" w:date="2014-12-01T14:28:00Z">
              <w:rPr>
                <w:u w:val="single"/>
              </w:rPr>
            </w:rPrChange>
          </w:rPr>
          <w:fldChar w:fldCharType="separate"/>
        </w:r>
      </w:moveTo>
      <w:r w:rsidR="00BC48FB">
        <w:rPr>
          <w:b w:val="0"/>
          <w:noProof/>
          <w:u w:val="single"/>
        </w:rPr>
        <w:t>2</w:t>
      </w:r>
      <w:moveTo w:id="407" w:author="hokada" w:date="2014-12-01T14:12:00Z">
        <w:r w:rsidR="00172E0E" w:rsidRPr="00EE0AC7">
          <w:rPr>
            <w:u w:val="single"/>
          </w:rPr>
          <w:fldChar w:fldCharType="end"/>
        </w:r>
        <w:r w:rsidRPr="00EE0AC7">
          <w:rPr>
            <w:u w:val="single"/>
          </w:rPr>
          <w:t>.</w:t>
        </w:r>
        <w:r w:rsidR="00172E0E" w:rsidRPr="00EE0AC7">
          <w:rPr>
            <w:u w:val="single"/>
          </w:rPr>
          <w:fldChar w:fldCharType="begin"/>
        </w:r>
        <w:r w:rsidR="002A54FF">
          <w:rPr>
            <w:b w:val="0"/>
            <w:bCs w:val="0"/>
            <w:u w:val="single"/>
          </w:rPr>
          <w:instrText xml:space="preserve"> SEQ </w:instrText>
        </w:r>
        <w:r w:rsidR="002A54FF">
          <w:rPr>
            <w:rFonts w:hint="eastAsia"/>
            <w:b w:val="0"/>
            <w:bCs w:val="0"/>
            <w:u w:val="single"/>
          </w:rPr>
          <w:instrText>図</w:instrText>
        </w:r>
        <w:r w:rsidR="002A54FF">
          <w:rPr>
            <w:b w:val="0"/>
            <w:bCs w:val="0"/>
            <w:u w:val="single"/>
          </w:rPr>
          <w:instrText xml:space="preserve"> \* ARABIC \s 1 </w:instrText>
        </w:r>
        <w:r w:rsidR="00172E0E" w:rsidRPr="00EE0AC7">
          <w:rPr>
            <w:u w:val="single"/>
            <w:rPrChange w:id="408" w:author="hokada" w:date="2014-12-01T14:28:00Z">
              <w:rPr>
                <w:u w:val="single"/>
              </w:rPr>
            </w:rPrChange>
          </w:rPr>
          <w:fldChar w:fldCharType="separate"/>
        </w:r>
      </w:moveTo>
      <w:ins w:id="409" w:author="hokada" w:date="2014-12-01T14:29:00Z">
        <w:r w:rsidR="00BC48FB">
          <w:rPr>
            <w:b w:val="0"/>
            <w:noProof/>
            <w:u w:val="single"/>
          </w:rPr>
          <w:t>4</w:t>
        </w:r>
      </w:ins>
      <w:moveTo w:id="410" w:author="hokada" w:date="2014-12-01T14:12:00Z">
        <w:del w:id="411" w:author="hokada" w:date="2014-12-01T14:29:00Z">
          <w:r w:rsidRPr="00EE0AC7" w:rsidDel="00BC48FB">
            <w:rPr>
              <w:noProof/>
              <w:u w:val="single"/>
            </w:rPr>
            <w:delText>3</w:delText>
          </w:r>
        </w:del>
        <w:r w:rsidR="00172E0E" w:rsidRPr="00EE0AC7">
          <w:rPr>
            <w:u w:val="single"/>
          </w:rPr>
          <w:fldChar w:fldCharType="end"/>
        </w:r>
        <w:r w:rsidRPr="00EE0AC7">
          <w:rPr>
            <w:rFonts w:hint="eastAsia"/>
            <w:u w:val="single"/>
          </w:rPr>
          <w:t xml:space="preserve">　レスポンシブデザイン</w:t>
        </w:r>
        <w:r w:rsidRPr="00EE0AC7">
          <w:rPr>
            <w:rFonts w:hint="eastAsia"/>
            <w:u w:val="single"/>
          </w:rPr>
          <w:t>1</w:t>
        </w:r>
        <w:r w:rsidRPr="00EE0AC7">
          <w:rPr>
            <w:rFonts w:hint="eastAsia"/>
            <w:u w:val="single"/>
          </w:rPr>
          <w:t>（</w:t>
        </w:r>
        <w:r w:rsidRPr="00EE0AC7">
          <w:rPr>
            <w:rFonts w:hint="eastAsia"/>
            <w:u w:val="single"/>
          </w:rPr>
          <w:t>Web</w:t>
        </w:r>
        <w:r w:rsidRPr="00EE0AC7">
          <w:rPr>
            <w:rFonts w:hint="eastAsia"/>
            <w:u w:val="single"/>
          </w:rPr>
          <w:t>ブラウザ</w:t>
        </w:r>
      </w:moveTo>
      <w:ins w:id="412" w:author="hokada" w:date="2014-12-01T17:39:00Z">
        <w:r w:rsidR="005F074B">
          <w:rPr>
            <w:rFonts w:hint="eastAsia"/>
            <w:b w:val="0"/>
            <w:u w:val="single"/>
          </w:rPr>
          <w:t>最大表示</w:t>
        </w:r>
      </w:ins>
      <w:moveTo w:id="413" w:author="hokada" w:date="2014-12-01T14:12:00Z">
        <w:r w:rsidRPr="00EE0AC7">
          <w:rPr>
            <w:rFonts w:hint="eastAsia"/>
            <w:u w:val="single"/>
          </w:rPr>
          <w:t>の場合〈</w:t>
        </w:r>
        <w:r w:rsidRPr="00EE0AC7">
          <w:rPr>
            <w:rFonts w:hint="eastAsia"/>
            <w:u w:val="single"/>
          </w:rPr>
          <w:t>Firefox</w:t>
        </w:r>
        <w:r w:rsidR="002A54FF">
          <w:rPr>
            <w:rFonts w:hint="eastAsia"/>
            <w:b w:val="0"/>
            <w:bCs w:val="0"/>
            <w:u w:val="single"/>
          </w:rPr>
          <w:t>〉）</w:t>
        </w:r>
      </w:moveTo>
    </w:p>
    <w:moveToRangeEnd w:id="400"/>
    <w:p w:rsidR="00172E0E" w:rsidRDefault="00172E0E" w:rsidP="00172E0E">
      <w:pPr>
        <w:ind w:firstLineChars="100" w:firstLine="210"/>
        <w:jc w:val="center"/>
        <w:rPr>
          <w:ins w:id="414" w:author="hokada" w:date="2014-12-01T14:55:00Z"/>
        </w:rPr>
        <w:pPrChange w:id="415" w:author="hokada" w:date="2014-12-01T14:55:00Z">
          <w:pPr>
            <w:ind w:firstLineChars="100" w:firstLine="210"/>
          </w:pPr>
        </w:pPrChange>
      </w:pPr>
    </w:p>
    <w:p w:rsidR="005F074B" w:rsidRDefault="005F074B">
      <w:pPr>
        <w:widowControl/>
        <w:adjustRightInd/>
        <w:spacing w:line="240" w:lineRule="auto"/>
        <w:jc w:val="left"/>
        <w:textAlignment w:val="auto"/>
        <w:rPr>
          <w:ins w:id="416" w:author="hokada" w:date="2014-12-01T17:39:00Z"/>
        </w:rPr>
      </w:pPr>
      <w:ins w:id="417" w:author="hokada" w:date="2014-12-01T17:39:00Z">
        <w:r>
          <w:br w:type="page"/>
        </w:r>
      </w:ins>
    </w:p>
    <w:p w:rsidR="00172E0E" w:rsidRDefault="00534852" w:rsidP="00172E0E">
      <w:pPr>
        <w:ind w:firstLineChars="100" w:firstLine="210"/>
        <w:jc w:val="center"/>
        <w:rPr>
          <w:ins w:id="418" w:author="hokada" w:date="2014-12-01T17:39:00Z"/>
        </w:rPr>
        <w:pPrChange w:id="419" w:author="hokada" w:date="2014-12-01T17:39:00Z">
          <w:pPr>
            <w:ind w:firstLineChars="100" w:firstLine="210"/>
          </w:pPr>
        </w:pPrChange>
      </w:pPr>
      <w:ins w:id="420" w:author="hokada" w:date="2014-12-01T17:38:00Z">
        <w:r>
          <w:rPr>
            <w:noProof/>
          </w:rPr>
          <w:lastRenderedPageBreak/>
          <w:drawing>
            <wp:inline distT="0" distB="0" distL="0" distR="0">
              <wp:extent cx="2571750" cy="3962960"/>
              <wp:effectExtent l="19050" t="0" r="0" b="0"/>
              <wp:docPr id="28"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2574953" cy="3967896"/>
                      </a:xfrm>
                      <a:prstGeom prst="rect">
                        <a:avLst/>
                      </a:prstGeom>
                      <a:noFill/>
                      <a:ln w="9525">
                        <a:noFill/>
                        <a:miter lim="800000"/>
                        <a:headEnd/>
                        <a:tailEnd/>
                      </a:ln>
                    </pic:spPr>
                  </pic:pic>
                </a:graphicData>
              </a:graphic>
            </wp:inline>
          </w:drawing>
        </w:r>
      </w:ins>
    </w:p>
    <w:p w:rsidR="00172E0E" w:rsidRDefault="005F074B" w:rsidP="00172E0E">
      <w:pPr>
        <w:ind w:firstLineChars="100" w:firstLine="211"/>
        <w:jc w:val="center"/>
        <w:rPr>
          <w:ins w:id="421" w:author="hokada" w:date="2014-12-01T17:38:00Z"/>
        </w:rPr>
        <w:pPrChange w:id="422" w:author="hokada" w:date="2014-12-01T17:50:00Z">
          <w:pPr>
            <w:ind w:firstLineChars="100" w:firstLine="211"/>
          </w:pPr>
        </w:pPrChange>
      </w:pPr>
      <w:ins w:id="423" w:author="hokada" w:date="2014-12-01T17:39:00Z">
        <w:r w:rsidRPr="00EE0AC7">
          <w:rPr>
            <w:rFonts w:hint="eastAsia"/>
            <w:b/>
            <w:u w:val="single"/>
          </w:rPr>
          <w:t>図</w:t>
        </w:r>
        <w:r w:rsidRPr="00EE0AC7">
          <w:rPr>
            <w:rFonts w:hint="eastAsia"/>
            <w:b/>
            <w:u w:val="single"/>
          </w:rPr>
          <w:t xml:space="preserve"> </w:t>
        </w:r>
        <w:r w:rsidR="00172E0E" w:rsidRPr="00EE0AC7">
          <w:rPr>
            <w:b/>
            <w:u w:val="single"/>
          </w:rPr>
          <w:fldChar w:fldCharType="begin"/>
        </w:r>
        <w:r w:rsidRPr="00EE0AC7">
          <w:rPr>
            <w:b/>
            <w:u w:val="single"/>
          </w:rPr>
          <w:instrText xml:space="preserve"> </w:instrText>
        </w:r>
        <w:r w:rsidRPr="00EE0AC7">
          <w:rPr>
            <w:rFonts w:hint="eastAsia"/>
            <w:b/>
            <w:u w:val="single"/>
          </w:rPr>
          <w:instrText>STYLEREF 1 \s</w:instrText>
        </w:r>
        <w:r w:rsidRPr="00EE0AC7">
          <w:rPr>
            <w:b/>
            <w:u w:val="single"/>
          </w:rPr>
          <w:instrText xml:space="preserve"> </w:instrText>
        </w:r>
        <w:r w:rsidR="00172E0E" w:rsidRPr="00EE0AC7">
          <w:rPr>
            <w:b/>
            <w:u w:val="single"/>
          </w:rPr>
          <w:fldChar w:fldCharType="separate"/>
        </w:r>
        <w:r>
          <w:rPr>
            <w:b/>
            <w:noProof/>
            <w:u w:val="single"/>
          </w:rPr>
          <w:t>2</w:t>
        </w:r>
        <w:r w:rsidR="00172E0E" w:rsidRPr="00EE0AC7">
          <w:rPr>
            <w:b/>
            <w:u w:val="single"/>
          </w:rPr>
          <w:fldChar w:fldCharType="end"/>
        </w:r>
        <w:r w:rsidRPr="00EE0AC7">
          <w:rPr>
            <w:b/>
            <w:u w:val="single"/>
          </w:rPr>
          <w:t>.</w:t>
        </w:r>
        <w:r w:rsidR="00172E0E" w:rsidRPr="00EE0AC7">
          <w:rPr>
            <w:b/>
            <w:u w:val="single"/>
          </w:rPr>
          <w:fldChar w:fldCharType="begin"/>
        </w:r>
        <w:r w:rsidRPr="00EE0AC7">
          <w:rPr>
            <w:b/>
            <w:u w:val="single"/>
          </w:rPr>
          <w:instrText xml:space="preserve"> </w:instrText>
        </w:r>
        <w:r w:rsidRPr="00EE0AC7">
          <w:rPr>
            <w:rFonts w:hint="eastAsia"/>
            <w:b/>
            <w:u w:val="single"/>
          </w:rPr>
          <w:instrText xml:space="preserve">SEQ </w:instrText>
        </w:r>
        <w:r w:rsidRPr="00EE0AC7">
          <w:rPr>
            <w:rFonts w:hint="eastAsia"/>
            <w:b/>
            <w:u w:val="single"/>
          </w:rPr>
          <w:instrText>図</w:instrText>
        </w:r>
        <w:r w:rsidRPr="00EE0AC7">
          <w:rPr>
            <w:rFonts w:hint="eastAsia"/>
            <w:b/>
            <w:u w:val="single"/>
          </w:rPr>
          <w:instrText xml:space="preserve"> \* ARABIC \s 1</w:instrText>
        </w:r>
        <w:r w:rsidRPr="00EE0AC7">
          <w:rPr>
            <w:b/>
            <w:u w:val="single"/>
          </w:rPr>
          <w:instrText xml:space="preserve"> </w:instrText>
        </w:r>
        <w:r w:rsidR="00172E0E" w:rsidRPr="00EE0AC7">
          <w:rPr>
            <w:b/>
            <w:u w:val="single"/>
          </w:rPr>
          <w:fldChar w:fldCharType="separate"/>
        </w:r>
      </w:ins>
      <w:ins w:id="424" w:author="hokada" w:date="2014-12-01T17:40:00Z">
        <w:r>
          <w:rPr>
            <w:b/>
            <w:noProof/>
            <w:u w:val="single"/>
          </w:rPr>
          <w:t>5</w:t>
        </w:r>
      </w:ins>
      <w:ins w:id="425" w:author="hokada" w:date="2014-12-01T17:39:00Z">
        <w:r w:rsidR="00172E0E" w:rsidRPr="00EE0AC7">
          <w:rPr>
            <w:b/>
            <w:u w:val="single"/>
          </w:rPr>
          <w:fldChar w:fldCharType="end"/>
        </w:r>
        <w:r w:rsidRPr="00EE0AC7">
          <w:rPr>
            <w:rFonts w:hint="eastAsia"/>
            <w:b/>
            <w:u w:val="single"/>
          </w:rPr>
          <w:t xml:space="preserve">　レスポンシブデザイン</w:t>
        </w:r>
      </w:ins>
      <w:ins w:id="426" w:author="hokada" w:date="2014-12-01T17:41:00Z">
        <w:r w:rsidR="00223EF5">
          <w:rPr>
            <w:rFonts w:hint="eastAsia"/>
            <w:b/>
            <w:u w:val="single"/>
          </w:rPr>
          <w:t>2</w:t>
        </w:r>
      </w:ins>
      <w:ins w:id="427" w:author="hokada" w:date="2014-12-01T17:39:00Z">
        <w:r w:rsidRPr="00EE0AC7">
          <w:rPr>
            <w:rFonts w:hint="eastAsia"/>
            <w:b/>
            <w:u w:val="single"/>
          </w:rPr>
          <w:t>（</w:t>
        </w:r>
        <w:r w:rsidRPr="00EE0AC7">
          <w:rPr>
            <w:rFonts w:hint="eastAsia"/>
            <w:b/>
            <w:u w:val="single"/>
          </w:rPr>
          <w:t>Web</w:t>
        </w:r>
        <w:r w:rsidRPr="00EE0AC7">
          <w:rPr>
            <w:rFonts w:hint="eastAsia"/>
            <w:b/>
            <w:u w:val="single"/>
          </w:rPr>
          <w:t>ブラウザ</w:t>
        </w:r>
      </w:ins>
      <w:ins w:id="428" w:author="hokada" w:date="2014-12-01T17:40:00Z">
        <w:r>
          <w:rPr>
            <w:rFonts w:hint="eastAsia"/>
            <w:b/>
            <w:u w:val="single"/>
          </w:rPr>
          <w:t>縮小表示</w:t>
        </w:r>
      </w:ins>
      <w:ins w:id="429" w:author="hokada" w:date="2014-12-01T17:39:00Z">
        <w:r w:rsidRPr="00EE0AC7">
          <w:rPr>
            <w:rFonts w:hint="eastAsia"/>
            <w:b/>
            <w:u w:val="single"/>
          </w:rPr>
          <w:t>の場合〈</w:t>
        </w:r>
        <w:r w:rsidRPr="00EE0AC7">
          <w:rPr>
            <w:rFonts w:hint="eastAsia"/>
            <w:b/>
            <w:u w:val="single"/>
          </w:rPr>
          <w:t>Firefox</w:t>
        </w:r>
        <w:r w:rsidRPr="00EE0AC7">
          <w:rPr>
            <w:rFonts w:hint="eastAsia"/>
            <w:b/>
            <w:u w:val="single"/>
          </w:rPr>
          <w:t>〉）</w:t>
        </w:r>
      </w:ins>
    </w:p>
    <w:p w:rsidR="005F074B" w:rsidRDefault="005F074B" w:rsidP="003801D5">
      <w:pPr>
        <w:ind w:firstLineChars="100" w:firstLine="210"/>
        <w:rPr>
          <w:ins w:id="430" w:author="hokada" w:date="2014-12-01T14:55:00Z"/>
        </w:rPr>
      </w:pPr>
    </w:p>
    <w:p w:rsidR="003801D5" w:rsidRDefault="00534852" w:rsidP="003801D5">
      <w:pPr>
        <w:keepNext/>
        <w:jc w:val="center"/>
        <w:rPr>
          <w:ins w:id="431" w:author="hokada" w:date="2014-12-01T14:13:00Z"/>
        </w:rPr>
      </w:pPr>
      <w:ins w:id="432" w:author="hokada" w:date="2014-12-01T14:13:00Z">
        <w:r>
          <w:rPr>
            <w:noProof/>
          </w:rPr>
          <w:drawing>
            <wp:inline distT="0" distB="0" distL="0" distR="0">
              <wp:extent cx="1819275" cy="3537814"/>
              <wp:effectExtent l="19050" t="0" r="9525" b="0"/>
              <wp:docPr id="25"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srcRect/>
                      <a:stretch>
                        <a:fillRect/>
                      </a:stretch>
                    </pic:blipFill>
                    <pic:spPr bwMode="auto">
                      <a:xfrm>
                        <a:off x="0" y="0"/>
                        <a:ext cx="1820526" cy="3540247"/>
                      </a:xfrm>
                      <a:prstGeom prst="rect">
                        <a:avLst/>
                      </a:prstGeom>
                      <a:noFill/>
                      <a:ln w="9525">
                        <a:noFill/>
                        <a:miter lim="800000"/>
                        <a:headEnd/>
                        <a:tailEnd/>
                      </a:ln>
                    </pic:spPr>
                  </pic:pic>
                </a:graphicData>
              </a:graphic>
            </wp:inline>
          </w:drawing>
        </w:r>
      </w:ins>
    </w:p>
    <w:p w:rsidR="00172E0E" w:rsidRPr="00172E0E" w:rsidRDefault="00172E0E" w:rsidP="00172E0E">
      <w:pPr>
        <w:ind w:firstLineChars="100" w:firstLine="211"/>
        <w:jc w:val="center"/>
        <w:rPr>
          <w:b/>
          <w:rPrChange w:id="433" w:author="hokada" w:date="2014-12-01T14:27:00Z">
            <w:rPr/>
          </w:rPrChange>
        </w:rPr>
        <w:pPrChange w:id="434" w:author="hokada" w:date="2014-12-01T14:27:00Z">
          <w:pPr>
            <w:ind w:firstLineChars="100" w:firstLine="210"/>
          </w:pPr>
        </w:pPrChange>
      </w:pPr>
      <w:ins w:id="435" w:author="hokada" w:date="2014-12-01T14:13:00Z">
        <w:r w:rsidRPr="00172E0E">
          <w:rPr>
            <w:rFonts w:hint="eastAsia"/>
            <w:b/>
            <w:u w:val="single"/>
            <w:rPrChange w:id="436" w:author="hokada" w:date="2014-12-01T14:27:00Z">
              <w:rPr>
                <w:rFonts w:hint="eastAsia"/>
                <w:u w:val="single"/>
              </w:rPr>
            </w:rPrChange>
          </w:rPr>
          <w:t>図</w:t>
        </w:r>
        <w:r w:rsidRPr="00172E0E">
          <w:rPr>
            <w:b/>
            <w:u w:val="single"/>
            <w:rPrChange w:id="437" w:author="hokada" w:date="2014-12-01T14:27:00Z">
              <w:rPr>
                <w:u w:val="single"/>
              </w:rPr>
            </w:rPrChange>
          </w:rPr>
          <w:t xml:space="preserve"> </w:t>
        </w:r>
        <w:r w:rsidRPr="00172E0E">
          <w:rPr>
            <w:b/>
            <w:u w:val="single"/>
            <w:rPrChange w:id="438" w:author="hokada" w:date="2014-12-01T14:27:00Z">
              <w:rPr>
                <w:u w:val="single"/>
              </w:rPr>
            </w:rPrChange>
          </w:rPr>
          <w:fldChar w:fldCharType="begin"/>
        </w:r>
        <w:r w:rsidRPr="00172E0E">
          <w:rPr>
            <w:b/>
            <w:u w:val="single"/>
            <w:rPrChange w:id="439" w:author="hokada" w:date="2014-12-01T14:27:00Z">
              <w:rPr>
                <w:u w:val="single"/>
              </w:rPr>
            </w:rPrChange>
          </w:rPr>
          <w:instrText xml:space="preserve"> STYLEREF 1 \s </w:instrText>
        </w:r>
        <w:r w:rsidRPr="00172E0E">
          <w:rPr>
            <w:b/>
            <w:u w:val="single"/>
            <w:rPrChange w:id="440" w:author="hokada" w:date="2014-12-01T14:27:00Z">
              <w:rPr>
                <w:u w:val="single"/>
              </w:rPr>
            </w:rPrChange>
          </w:rPr>
          <w:fldChar w:fldCharType="separate"/>
        </w:r>
        <w:r w:rsidRPr="00172E0E">
          <w:rPr>
            <w:b/>
            <w:noProof/>
            <w:u w:val="single"/>
            <w:rPrChange w:id="441" w:author="hokada" w:date="2014-12-01T14:27:00Z">
              <w:rPr>
                <w:noProof/>
                <w:u w:val="single"/>
              </w:rPr>
            </w:rPrChange>
          </w:rPr>
          <w:t>2</w:t>
        </w:r>
        <w:r w:rsidRPr="00172E0E">
          <w:rPr>
            <w:b/>
            <w:u w:val="single"/>
            <w:rPrChange w:id="442" w:author="hokada" w:date="2014-12-01T14:27:00Z">
              <w:rPr>
                <w:u w:val="single"/>
              </w:rPr>
            </w:rPrChange>
          </w:rPr>
          <w:fldChar w:fldCharType="end"/>
        </w:r>
        <w:r w:rsidRPr="00172E0E">
          <w:rPr>
            <w:b/>
            <w:u w:val="single"/>
            <w:rPrChange w:id="443" w:author="hokada" w:date="2014-12-01T14:27:00Z">
              <w:rPr>
                <w:u w:val="single"/>
              </w:rPr>
            </w:rPrChange>
          </w:rPr>
          <w:t>.</w:t>
        </w:r>
        <w:r w:rsidRPr="00172E0E">
          <w:rPr>
            <w:b/>
            <w:u w:val="single"/>
            <w:rPrChange w:id="444" w:author="hokada" w:date="2014-12-01T14:27:00Z">
              <w:rPr>
                <w:u w:val="single"/>
              </w:rPr>
            </w:rPrChange>
          </w:rPr>
          <w:fldChar w:fldCharType="begin"/>
        </w:r>
        <w:r w:rsidRPr="00172E0E">
          <w:rPr>
            <w:b/>
            <w:u w:val="single"/>
            <w:rPrChange w:id="445" w:author="hokada" w:date="2014-12-01T14:27:00Z">
              <w:rPr>
                <w:u w:val="single"/>
              </w:rPr>
            </w:rPrChange>
          </w:rPr>
          <w:instrText xml:space="preserve"> SEQ </w:instrText>
        </w:r>
        <w:r w:rsidRPr="00172E0E">
          <w:rPr>
            <w:rFonts w:hint="eastAsia"/>
            <w:b/>
            <w:u w:val="single"/>
            <w:rPrChange w:id="446" w:author="hokada" w:date="2014-12-01T14:27:00Z">
              <w:rPr>
                <w:rFonts w:hint="eastAsia"/>
                <w:u w:val="single"/>
              </w:rPr>
            </w:rPrChange>
          </w:rPr>
          <w:instrText>図</w:instrText>
        </w:r>
        <w:r w:rsidRPr="00172E0E">
          <w:rPr>
            <w:b/>
            <w:u w:val="single"/>
            <w:rPrChange w:id="447" w:author="hokada" w:date="2014-12-01T14:27:00Z">
              <w:rPr>
                <w:u w:val="single"/>
              </w:rPr>
            </w:rPrChange>
          </w:rPr>
          <w:instrText xml:space="preserve"> \* ARABIC \s 1 </w:instrText>
        </w:r>
        <w:r w:rsidRPr="00172E0E">
          <w:rPr>
            <w:b/>
            <w:u w:val="single"/>
            <w:rPrChange w:id="448" w:author="hokada" w:date="2014-12-01T14:27:00Z">
              <w:rPr>
                <w:u w:val="single"/>
              </w:rPr>
            </w:rPrChange>
          </w:rPr>
          <w:fldChar w:fldCharType="separate"/>
        </w:r>
      </w:ins>
      <w:ins w:id="449" w:author="hokada" w:date="2014-12-01T17:40:00Z">
        <w:r w:rsidR="005F074B">
          <w:rPr>
            <w:b/>
            <w:noProof/>
            <w:u w:val="single"/>
          </w:rPr>
          <w:t>6</w:t>
        </w:r>
      </w:ins>
      <w:ins w:id="450" w:author="hokada" w:date="2014-12-01T14:13:00Z">
        <w:r w:rsidRPr="00172E0E">
          <w:rPr>
            <w:b/>
            <w:u w:val="single"/>
            <w:rPrChange w:id="451" w:author="hokada" w:date="2014-12-01T14:27:00Z">
              <w:rPr>
                <w:u w:val="single"/>
              </w:rPr>
            </w:rPrChange>
          </w:rPr>
          <w:fldChar w:fldCharType="end"/>
        </w:r>
        <w:r w:rsidRPr="00172E0E">
          <w:rPr>
            <w:rFonts w:hint="eastAsia"/>
            <w:b/>
            <w:u w:val="single"/>
            <w:rPrChange w:id="452" w:author="hokada" w:date="2014-12-01T14:27:00Z">
              <w:rPr>
                <w:rFonts w:hint="eastAsia"/>
                <w:u w:val="single"/>
              </w:rPr>
            </w:rPrChange>
          </w:rPr>
          <w:t xml:space="preserve">　レスポンシブデザイン</w:t>
        </w:r>
      </w:ins>
      <w:ins w:id="453" w:author="hokada" w:date="2014-12-01T17:41:00Z">
        <w:r w:rsidR="00223EF5">
          <w:rPr>
            <w:rFonts w:hint="eastAsia"/>
            <w:b/>
            <w:u w:val="single"/>
          </w:rPr>
          <w:t>3</w:t>
        </w:r>
      </w:ins>
      <w:ins w:id="454" w:author="hokada" w:date="2014-12-01T14:13:00Z">
        <w:r w:rsidRPr="00172E0E">
          <w:rPr>
            <w:rFonts w:hint="eastAsia"/>
            <w:b/>
            <w:u w:val="single"/>
            <w:rPrChange w:id="455" w:author="hokada" w:date="2014-12-01T14:27:00Z">
              <w:rPr>
                <w:rFonts w:hint="eastAsia"/>
                <w:u w:val="single"/>
              </w:rPr>
            </w:rPrChange>
          </w:rPr>
          <w:t>（スマートフォンの場合〈シミュレータ〉）</w:t>
        </w:r>
      </w:ins>
    </w:p>
    <w:p w:rsidR="001A5E22" w:rsidRDefault="001A5E22">
      <w:pPr>
        <w:widowControl/>
        <w:adjustRightInd/>
        <w:spacing w:line="240" w:lineRule="auto"/>
        <w:jc w:val="left"/>
        <w:textAlignment w:val="auto"/>
        <w:rPr>
          <w:ins w:id="456" w:author="hokada" w:date="2014-12-01T14:09:00Z"/>
        </w:rPr>
      </w:pPr>
      <w:ins w:id="457" w:author="hokada" w:date="2014-12-01T14:09:00Z">
        <w:r>
          <w:br w:type="page"/>
        </w:r>
      </w:ins>
    </w:p>
    <w:p w:rsidR="001531A5" w:rsidRPr="001531A5" w:rsidDel="001A5E22" w:rsidRDefault="001531A5" w:rsidP="00FF7240">
      <w:pPr>
        <w:rPr>
          <w:del w:id="458" w:author="hokada" w:date="2014-12-01T14:09:00Z"/>
        </w:rPr>
      </w:pPr>
    </w:p>
    <w:p w:rsidR="0064702E" w:rsidRDefault="00B27C1A" w:rsidP="00CF2C3F">
      <w:pPr>
        <w:pStyle w:val="20"/>
        <w:numPr>
          <w:ilvl w:val="1"/>
          <w:numId w:val="2"/>
        </w:numPr>
      </w:pPr>
      <w:bookmarkStart w:id="459" w:name="_Toc404964152"/>
      <w:r>
        <w:rPr>
          <w:rFonts w:hint="eastAsia"/>
        </w:rPr>
        <w:t>NC3</w:t>
      </w:r>
      <w:r>
        <w:rPr>
          <w:rFonts w:hint="eastAsia"/>
        </w:rPr>
        <w:t>開発方式</w:t>
      </w:r>
      <w:bookmarkEnd w:id="459"/>
    </w:p>
    <w:p w:rsidR="00356EC0" w:rsidRDefault="003D28DB" w:rsidP="00857F8A">
      <w:pPr>
        <w:ind w:firstLineChars="100" w:firstLine="210"/>
      </w:pPr>
      <w:r>
        <w:rPr>
          <w:rFonts w:hint="eastAsia"/>
        </w:rPr>
        <w:t>使用</w:t>
      </w:r>
      <w:r w:rsidR="007B0A37">
        <w:rPr>
          <w:rFonts w:hint="eastAsia"/>
        </w:rPr>
        <w:t>する</w:t>
      </w:r>
      <w:r>
        <w:rPr>
          <w:rFonts w:hint="eastAsia"/>
        </w:rPr>
        <w:t>ソフトウェアの</w:t>
      </w:r>
      <w:r w:rsidR="007B0A37">
        <w:rPr>
          <w:rFonts w:hint="eastAsia"/>
        </w:rPr>
        <w:t>構成図と機能概要、</w:t>
      </w:r>
      <w:r>
        <w:rPr>
          <w:rFonts w:hint="eastAsia"/>
        </w:rPr>
        <w:t>開発環境、開発</w:t>
      </w:r>
      <w:r w:rsidR="000277E0">
        <w:rPr>
          <w:rFonts w:hint="eastAsia"/>
        </w:rPr>
        <w:t>プロセス</w:t>
      </w:r>
      <w:r w:rsidR="007B0A37">
        <w:rPr>
          <w:rFonts w:hint="eastAsia"/>
        </w:rPr>
        <w:t>を</w:t>
      </w:r>
      <w:r>
        <w:rPr>
          <w:rFonts w:hint="eastAsia"/>
        </w:rPr>
        <w:t>以下</w:t>
      </w:r>
      <w:r w:rsidR="007B0A37">
        <w:rPr>
          <w:rFonts w:hint="eastAsia"/>
        </w:rPr>
        <w:t>に示す。</w:t>
      </w:r>
    </w:p>
    <w:p w:rsidR="00DE44EA" w:rsidRPr="00137F4C" w:rsidRDefault="00DE44EA" w:rsidP="00857F8A">
      <w:pPr>
        <w:ind w:firstLineChars="100" w:firstLine="210"/>
      </w:pPr>
    </w:p>
    <w:p w:rsidR="00DE44EA" w:rsidRPr="00DE44EA" w:rsidRDefault="00DE44EA" w:rsidP="00CF2C3F">
      <w:pPr>
        <w:pStyle w:val="ab"/>
        <w:keepNext/>
        <w:numPr>
          <w:ilvl w:val="1"/>
          <w:numId w:val="5"/>
        </w:numPr>
        <w:ind w:leftChars="0"/>
        <w:outlineLvl w:val="1"/>
        <w:rPr>
          <w:rFonts w:asciiTheme="majorHAnsi" w:eastAsiaTheme="majorEastAsia" w:hAnsiTheme="majorHAnsi" w:cstheme="majorBidi"/>
          <w:vanish/>
        </w:rPr>
      </w:pPr>
      <w:bookmarkStart w:id="460" w:name="_Toc403383766"/>
      <w:bookmarkStart w:id="461" w:name="_Toc403384698"/>
      <w:bookmarkStart w:id="462" w:name="_Toc403483559"/>
      <w:bookmarkStart w:id="463" w:name="_Toc403731895"/>
      <w:bookmarkStart w:id="464" w:name="_Toc404003503"/>
      <w:bookmarkStart w:id="465" w:name="_Toc404169318"/>
      <w:bookmarkStart w:id="466" w:name="_Toc404190127"/>
      <w:bookmarkStart w:id="467" w:name="_Toc404267533"/>
      <w:bookmarkStart w:id="468" w:name="_Toc404271993"/>
      <w:bookmarkStart w:id="469" w:name="_Toc404964153"/>
      <w:bookmarkEnd w:id="460"/>
      <w:bookmarkEnd w:id="461"/>
      <w:bookmarkEnd w:id="462"/>
      <w:bookmarkEnd w:id="463"/>
      <w:bookmarkEnd w:id="464"/>
      <w:bookmarkEnd w:id="465"/>
      <w:bookmarkEnd w:id="466"/>
      <w:bookmarkEnd w:id="467"/>
      <w:bookmarkEnd w:id="468"/>
      <w:bookmarkEnd w:id="469"/>
    </w:p>
    <w:p w:rsidR="002975C1" w:rsidRDefault="000760DA" w:rsidP="003469A7">
      <w:pPr>
        <w:pStyle w:val="30"/>
        <w:ind w:left="793"/>
      </w:pPr>
      <w:bookmarkStart w:id="470" w:name="_Toc404964154"/>
      <w:r>
        <w:rPr>
          <w:rFonts w:hint="eastAsia"/>
        </w:rPr>
        <w:t>ソフトウェア</w:t>
      </w:r>
      <w:r w:rsidR="00DE44EA">
        <w:rPr>
          <w:rFonts w:hint="eastAsia"/>
        </w:rPr>
        <w:t>構成図</w:t>
      </w:r>
      <w:bookmarkEnd w:id="470"/>
    </w:p>
    <w:p w:rsidR="00294132" w:rsidDel="00BF2075" w:rsidRDefault="003469A7" w:rsidP="003469A7">
      <w:pPr>
        <w:ind w:firstLineChars="100" w:firstLine="210"/>
        <w:rPr>
          <w:del w:id="471" w:author="hokada" w:date="2014-12-01T14:09:00Z"/>
        </w:rPr>
      </w:pPr>
      <w:r>
        <w:rPr>
          <w:rFonts w:hint="eastAsia"/>
        </w:rPr>
        <w:t>NC3</w:t>
      </w:r>
      <w:r>
        <w:rPr>
          <w:rFonts w:hint="eastAsia"/>
        </w:rPr>
        <w:t>を動作させるために</w:t>
      </w:r>
      <w:r w:rsidR="00137F4C">
        <w:rPr>
          <w:rFonts w:hint="eastAsia"/>
        </w:rPr>
        <w:t>使用する</w:t>
      </w:r>
      <w:r>
        <w:rPr>
          <w:rFonts w:hint="eastAsia"/>
        </w:rPr>
        <w:t>ソフトウェアの構成図を以下に示す。</w:t>
      </w:r>
    </w:p>
    <w:p w:rsidR="00172E0E" w:rsidRDefault="00172E0E" w:rsidP="00172E0E">
      <w:pPr>
        <w:ind w:firstLineChars="100" w:firstLine="210"/>
        <w:pPrChange w:id="472" w:author="hokada" w:date="2014-12-01T14:09:00Z">
          <w:pPr/>
        </w:pPrChange>
      </w:pPr>
    </w:p>
    <w:p w:rsidR="002975C1" w:rsidRDefault="0049160C" w:rsidP="002975C1">
      <w:pPr>
        <w:keepNext/>
        <w:jc w:val="center"/>
      </w:pPr>
      <w:r>
        <w:rPr>
          <w:noProof/>
        </w:rPr>
        <w:drawing>
          <wp:inline distT="0" distB="0" distL="0" distR="0">
            <wp:extent cx="6057900" cy="4930154"/>
            <wp:effectExtent l="19050" t="0" r="0" b="0"/>
            <wp:docPr id="13"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r="979"/>
                    <a:stretch>
                      <a:fillRect/>
                    </a:stretch>
                  </pic:blipFill>
                  <pic:spPr bwMode="auto">
                    <a:xfrm>
                      <a:off x="0" y="0"/>
                      <a:ext cx="6066367" cy="4937045"/>
                    </a:xfrm>
                    <a:prstGeom prst="rect">
                      <a:avLst/>
                    </a:prstGeom>
                    <a:noFill/>
                    <a:ln w="9525">
                      <a:noFill/>
                      <a:miter lim="800000"/>
                      <a:headEnd/>
                      <a:tailEnd/>
                    </a:ln>
                  </pic:spPr>
                </pic:pic>
              </a:graphicData>
            </a:graphic>
          </wp:inline>
        </w:drawing>
      </w:r>
    </w:p>
    <w:p w:rsidR="00583670" w:rsidRPr="002975C1" w:rsidDel="001A5E22" w:rsidRDefault="0071505B" w:rsidP="002975C1">
      <w:pPr>
        <w:pStyle w:val="af2"/>
        <w:jc w:val="center"/>
        <w:rPr>
          <w:del w:id="473" w:author="hokada" w:date="2014-12-01T14:09:00Z"/>
          <w:u w:val="single"/>
        </w:rPr>
      </w:pPr>
      <w:r>
        <w:rPr>
          <w:rFonts w:hint="eastAsia"/>
          <w:u w:val="single"/>
        </w:rPr>
        <w:t>図</w:t>
      </w:r>
      <w:r w:rsidR="002975C1" w:rsidRPr="002975C1">
        <w:rPr>
          <w:rFonts w:hint="eastAsia"/>
          <w:u w:val="single"/>
        </w:rPr>
        <w:t xml:space="preserve"> </w:t>
      </w:r>
      <w:ins w:id="474" w:author="hokada" w:date="2014-12-01T14:07:00Z">
        <w:r w:rsidR="00172E0E">
          <w:rPr>
            <w:u w:val="single"/>
          </w:rPr>
          <w:fldChar w:fldCharType="begin"/>
        </w:r>
        <w:r w:rsidR="00BF2075">
          <w:rPr>
            <w:u w:val="single"/>
          </w:rPr>
          <w:instrText xml:space="preserve"> </w:instrText>
        </w:r>
        <w:r w:rsidR="00BF2075">
          <w:rPr>
            <w:rFonts w:hint="eastAsia"/>
            <w:u w:val="single"/>
          </w:rPr>
          <w:instrText>STYLEREF 1 \s</w:instrText>
        </w:r>
        <w:r w:rsidR="00BF2075">
          <w:rPr>
            <w:u w:val="single"/>
          </w:rPr>
          <w:instrText xml:space="preserve"> </w:instrText>
        </w:r>
      </w:ins>
      <w:r w:rsidR="00172E0E">
        <w:rPr>
          <w:u w:val="single"/>
        </w:rPr>
        <w:fldChar w:fldCharType="separate"/>
      </w:r>
      <w:r w:rsidR="00BF2075">
        <w:rPr>
          <w:noProof/>
          <w:u w:val="single"/>
        </w:rPr>
        <w:t>2</w:t>
      </w:r>
      <w:ins w:id="475" w:author="hokada" w:date="2014-12-01T14:07:00Z">
        <w:r w:rsidR="00172E0E">
          <w:rPr>
            <w:u w:val="single"/>
          </w:rPr>
          <w:fldChar w:fldCharType="end"/>
        </w:r>
        <w:r w:rsidR="00BF2075">
          <w:rPr>
            <w:u w:val="single"/>
          </w:rPr>
          <w:t>.</w:t>
        </w:r>
        <w:r w:rsidR="00172E0E">
          <w:rPr>
            <w:u w:val="single"/>
          </w:rPr>
          <w:fldChar w:fldCharType="begin"/>
        </w:r>
        <w:r w:rsidR="00BF2075">
          <w:rPr>
            <w:u w:val="single"/>
          </w:rPr>
          <w:instrText xml:space="preserve"> </w:instrText>
        </w:r>
        <w:r w:rsidR="00BF2075">
          <w:rPr>
            <w:rFonts w:hint="eastAsia"/>
            <w:u w:val="single"/>
          </w:rPr>
          <w:instrText xml:space="preserve">SEQ </w:instrText>
        </w:r>
        <w:r w:rsidR="00BF2075">
          <w:rPr>
            <w:rFonts w:hint="eastAsia"/>
            <w:u w:val="single"/>
          </w:rPr>
          <w:instrText>図</w:instrText>
        </w:r>
        <w:r w:rsidR="00BF2075">
          <w:rPr>
            <w:rFonts w:hint="eastAsia"/>
            <w:u w:val="single"/>
          </w:rPr>
          <w:instrText xml:space="preserve"> \* ARABIC \s 1</w:instrText>
        </w:r>
        <w:r w:rsidR="00BF2075">
          <w:rPr>
            <w:u w:val="single"/>
          </w:rPr>
          <w:instrText xml:space="preserve"> </w:instrText>
        </w:r>
      </w:ins>
      <w:r w:rsidR="00172E0E">
        <w:rPr>
          <w:u w:val="single"/>
        </w:rPr>
        <w:fldChar w:fldCharType="separate"/>
      </w:r>
      <w:ins w:id="476" w:author="hokada" w:date="2014-12-01T17:40:00Z">
        <w:r w:rsidR="005F074B">
          <w:rPr>
            <w:noProof/>
            <w:u w:val="single"/>
          </w:rPr>
          <w:t>7</w:t>
        </w:r>
      </w:ins>
      <w:ins w:id="477" w:author="hokada" w:date="2014-12-01T14:07:00Z">
        <w:r w:rsidR="00172E0E">
          <w:rPr>
            <w:u w:val="single"/>
          </w:rPr>
          <w:fldChar w:fldCharType="end"/>
        </w:r>
      </w:ins>
      <w:del w:id="478" w:author="hokada" w:date="2014-12-01T14:07:00Z">
        <w:r w:rsidR="00172E0E" w:rsidDel="00BF2075">
          <w:rPr>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172E0E" w:rsidDel="00BF2075">
          <w:rPr>
            <w:u w:val="single"/>
          </w:rPr>
          <w:fldChar w:fldCharType="separate"/>
        </w:r>
        <w:r w:rsidR="00FB61F1" w:rsidDel="00BF2075">
          <w:rPr>
            <w:noProof/>
            <w:u w:val="single"/>
          </w:rPr>
          <w:delText>2</w:delText>
        </w:r>
        <w:r w:rsidR="00172E0E" w:rsidDel="00BF2075">
          <w:rPr>
            <w:u w:val="single"/>
          </w:rPr>
          <w:fldChar w:fldCharType="end"/>
        </w:r>
        <w:r w:rsidR="00FB61F1" w:rsidDel="00BF2075">
          <w:rPr>
            <w:u w:val="single"/>
          </w:rPr>
          <w:delText>.</w:delText>
        </w:r>
        <w:r w:rsidR="00172E0E" w:rsidDel="00BF2075">
          <w:rPr>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172E0E" w:rsidDel="00BF2075">
          <w:rPr>
            <w:u w:val="single"/>
          </w:rPr>
          <w:fldChar w:fldCharType="separate"/>
        </w:r>
        <w:r w:rsidR="00FB61F1" w:rsidDel="00BF2075">
          <w:rPr>
            <w:noProof/>
            <w:u w:val="single"/>
          </w:rPr>
          <w:delText>5</w:delText>
        </w:r>
        <w:r w:rsidR="00172E0E" w:rsidDel="00BF2075">
          <w:rPr>
            <w:u w:val="single"/>
          </w:rPr>
          <w:fldChar w:fldCharType="end"/>
        </w:r>
      </w:del>
      <w:r w:rsidR="002975C1" w:rsidRPr="002975C1">
        <w:rPr>
          <w:rFonts w:hint="eastAsia"/>
          <w:u w:val="single"/>
        </w:rPr>
        <w:t xml:space="preserve">　</w:t>
      </w:r>
      <w:r w:rsidR="002975C1">
        <w:rPr>
          <w:rFonts w:hint="eastAsia"/>
          <w:u w:val="single"/>
        </w:rPr>
        <w:t>NC3</w:t>
      </w:r>
      <w:r w:rsidR="002975C1">
        <w:rPr>
          <w:rFonts w:hint="eastAsia"/>
          <w:u w:val="single"/>
        </w:rPr>
        <w:t>動作に利用する</w:t>
      </w:r>
      <w:r w:rsidR="00701406">
        <w:rPr>
          <w:rFonts w:hint="eastAsia"/>
          <w:u w:val="single"/>
        </w:rPr>
        <w:t>ソフトウェア</w:t>
      </w:r>
      <w:r w:rsidR="002975C1" w:rsidRPr="002975C1">
        <w:rPr>
          <w:rFonts w:hint="eastAsia"/>
          <w:u w:val="single"/>
        </w:rPr>
        <w:t>構成図</w:t>
      </w:r>
    </w:p>
    <w:p w:rsidR="00172E0E" w:rsidRDefault="00172E0E" w:rsidP="00172E0E">
      <w:pPr>
        <w:pStyle w:val="af2"/>
        <w:jc w:val="center"/>
        <w:pPrChange w:id="479" w:author="hokada" w:date="2014-12-01T14:09:00Z">
          <w:pPr/>
        </w:pPrChange>
      </w:pPr>
    </w:p>
    <w:p w:rsidR="002975C1" w:rsidRDefault="002975C1">
      <w:pPr>
        <w:widowControl/>
        <w:adjustRightInd/>
        <w:spacing w:line="240" w:lineRule="auto"/>
        <w:jc w:val="left"/>
        <w:textAlignment w:val="auto"/>
      </w:pPr>
      <w:r>
        <w:br w:type="page"/>
      </w:r>
    </w:p>
    <w:p w:rsidR="003469A7" w:rsidRDefault="003469A7">
      <w:pPr>
        <w:widowControl/>
        <w:adjustRightInd/>
        <w:spacing w:line="240" w:lineRule="auto"/>
        <w:jc w:val="left"/>
        <w:textAlignment w:val="auto"/>
      </w:pPr>
      <w:r>
        <w:rPr>
          <w:rFonts w:hint="eastAsia"/>
        </w:rPr>
        <w:lastRenderedPageBreak/>
        <w:t xml:space="preserve">　上記に加え、</w:t>
      </w:r>
      <w:r>
        <w:rPr>
          <w:rFonts w:hint="eastAsia"/>
        </w:rPr>
        <w:t>NC3</w:t>
      </w:r>
      <w:r>
        <w:rPr>
          <w:rFonts w:hint="eastAsia"/>
        </w:rPr>
        <w:t>を開発するために</w:t>
      </w:r>
      <w:r w:rsidR="00BB1BDF">
        <w:rPr>
          <w:rFonts w:hint="eastAsia"/>
        </w:rPr>
        <w:t>使用</w:t>
      </w:r>
      <w:r>
        <w:rPr>
          <w:rFonts w:hint="eastAsia"/>
        </w:rPr>
        <w:t>するソフトウェアの</w:t>
      </w:r>
      <w:r w:rsidR="008C0EF5">
        <w:rPr>
          <w:rFonts w:hint="eastAsia"/>
        </w:rPr>
        <w:t>構成図を以下に示す。</w:t>
      </w:r>
    </w:p>
    <w:p w:rsidR="005F34AE" w:rsidRDefault="005F34AE">
      <w:pPr>
        <w:widowControl/>
        <w:adjustRightInd/>
        <w:spacing w:line="240" w:lineRule="auto"/>
        <w:jc w:val="left"/>
        <w:textAlignment w:val="auto"/>
      </w:pPr>
    </w:p>
    <w:p w:rsidR="005F34AE" w:rsidRDefault="00F55DE7" w:rsidP="005F34AE">
      <w:pPr>
        <w:keepNext/>
        <w:jc w:val="center"/>
      </w:pPr>
      <w:r>
        <w:rPr>
          <w:noProof/>
        </w:rPr>
        <w:drawing>
          <wp:inline distT="0" distB="0" distL="0" distR="0">
            <wp:extent cx="6188710" cy="2986373"/>
            <wp:effectExtent l="19050" t="0" r="2540" b="0"/>
            <wp:docPr id="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6188710" cy="2986373"/>
                    </a:xfrm>
                    <a:prstGeom prst="rect">
                      <a:avLst/>
                    </a:prstGeom>
                    <a:noFill/>
                    <a:ln w="9525">
                      <a:noFill/>
                      <a:miter lim="800000"/>
                      <a:headEnd/>
                      <a:tailEnd/>
                    </a:ln>
                  </pic:spPr>
                </pic:pic>
              </a:graphicData>
            </a:graphic>
          </wp:inline>
        </w:drawing>
      </w:r>
    </w:p>
    <w:p w:rsidR="00446D56" w:rsidRDefault="00446D56" w:rsidP="00446D56">
      <w:pPr>
        <w:keepNext/>
        <w:jc w:val="left"/>
      </w:pPr>
      <w:r>
        <w:rPr>
          <w:rFonts w:hint="eastAsia"/>
        </w:rPr>
        <w:t xml:space="preserve">　※ローカル開発環境の詳細は『</w:t>
      </w:r>
      <w:r>
        <w:rPr>
          <w:rFonts w:hint="eastAsia"/>
        </w:rPr>
        <w:t>2.3.3.</w:t>
      </w:r>
      <w:r w:rsidR="0093374D" w:rsidRPr="0093374D">
        <w:rPr>
          <w:rFonts w:hint="eastAsia"/>
          <w:b/>
        </w:rPr>
        <w:t>(1)</w:t>
      </w:r>
      <w:r>
        <w:rPr>
          <w:rFonts w:hint="eastAsia"/>
        </w:rPr>
        <w:t xml:space="preserve"> </w:t>
      </w:r>
      <w:r>
        <w:rPr>
          <w:rFonts w:hint="eastAsia"/>
        </w:rPr>
        <w:t>開発環境』で示す。</w:t>
      </w:r>
    </w:p>
    <w:p w:rsidR="005F34AE" w:rsidRPr="005F34AE" w:rsidRDefault="005F34AE" w:rsidP="005F34AE">
      <w:pPr>
        <w:pStyle w:val="af2"/>
        <w:jc w:val="center"/>
        <w:rPr>
          <w:color w:val="FF0000"/>
          <w:u w:val="single"/>
        </w:rPr>
      </w:pPr>
      <w:r w:rsidRPr="005F34AE">
        <w:rPr>
          <w:rFonts w:hint="eastAsia"/>
          <w:u w:val="single"/>
        </w:rPr>
        <w:t>図</w:t>
      </w:r>
      <w:r w:rsidRPr="005F34AE">
        <w:rPr>
          <w:rFonts w:hint="eastAsia"/>
          <w:u w:val="single"/>
        </w:rPr>
        <w:t xml:space="preserve"> </w:t>
      </w:r>
      <w:ins w:id="480" w:author="hokada" w:date="2014-12-01T14:07:00Z">
        <w:r w:rsidR="00172E0E">
          <w:rPr>
            <w:u w:val="single"/>
          </w:rPr>
          <w:fldChar w:fldCharType="begin"/>
        </w:r>
        <w:r w:rsidR="00BF2075">
          <w:rPr>
            <w:u w:val="single"/>
          </w:rPr>
          <w:instrText xml:space="preserve"> </w:instrText>
        </w:r>
        <w:r w:rsidR="00BF2075">
          <w:rPr>
            <w:rFonts w:hint="eastAsia"/>
            <w:u w:val="single"/>
          </w:rPr>
          <w:instrText>STYLEREF 1 \s</w:instrText>
        </w:r>
        <w:r w:rsidR="00BF2075">
          <w:rPr>
            <w:u w:val="single"/>
          </w:rPr>
          <w:instrText xml:space="preserve"> </w:instrText>
        </w:r>
      </w:ins>
      <w:r w:rsidR="00172E0E">
        <w:rPr>
          <w:u w:val="single"/>
        </w:rPr>
        <w:fldChar w:fldCharType="separate"/>
      </w:r>
      <w:r w:rsidR="00BF2075">
        <w:rPr>
          <w:noProof/>
          <w:u w:val="single"/>
        </w:rPr>
        <w:t>2</w:t>
      </w:r>
      <w:ins w:id="481" w:author="hokada" w:date="2014-12-01T14:07:00Z">
        <w:r w:rsidR="00172E0E">
          <w:rPr>
            <w:u w:val="single"/>
          </w:rPr>
          <w:fldChar w:fldCharType="end"/>
        </w:r>
        <w:r w:rsidR="00BF2075">
          <w:rPr>
            <w:u w:val="single"/>
          </w:rPr>
          <w:t>.</w:t>
        </w:r>
        <w:r w:rsidR="00172E0E">
          <w:rPr>
            <w:u w:val="single"/>
          </w:rPr>
          <w:fldChar w:fldCharType="begin"/>
        </w:r>
        <w:r w:rsidR="00BF2075">
          <w:rPr>
            <w:u w:val="single"/>
          </w:rPr>
          <w:instrText xml:space="preserve"> </w:instrText>
        </w:r>
        <w:r w:rsidR="00BF2075">
          <w:rPr>
            <w:rFonts w:hint="eastAsia"/>
            <w:u w:val="single"/>
          </w:rPr>
          <w:instrText xml:space="preserve">SEQ </w:instrText>
        </w:r>
        <w:r w:rsidR="00BF2075">
          <w:rPr>
            <w:rFonts w:hint="eastAsia"/>
            <w:u w:val="single"/>
          </w:rPr>
          <w:instrText>図</w:instrText>
        </w:r>
        <w:r w:rsidR="00BF2075">
          <w:rPr>
            <w:rFonts w:hint="eastAsia"/>
            <w:u w:val="single"/>
          </w:rPr>
          <w:instrText xml:space="preserve"> \* ARABIC \s 1</w:instrText>
        </w:r>
        <w:r w:rsidR="00BF2075">
          <w:rPr>
            <w:u w:val="single"/>
          </w:rPr>
          <w:instrText xml:space="preserve"> </w:instrText>
        </w:r>
      </w:ins>
      <w:r w:rsidR="00172E0E">
        <w:rPr>
          <w:u w:val="single"/>
        </w:rPr>
        <w:fldChar w:fldCharType="separate"/>
      </w:r>
      <w:ins w:id="482" w:author="hokada" w:date="2014-12-01T17:40:00Z">
        <w:r w:rsidR="005F074B">
          <w:rPr>
            <w:noProof/>
            <w:u w:val="single"/>
          </w:rPr>
          <w:t>8</w:t>
        </w:r>
      </w:ins>
      <w:ins w:id="483" w:author="hokada" w:date="2014-12-01T14:07:00Z">
        <w:r w:rsidR="00172E0E">
          <w:rPr>
            <w:u w:val="single"/>
          </w:rPr>
          <w:fldChar w:fldCharType="end"/>
        </w:r>
      </w:ins>
      <w:del w:id="484" w:author="hokada" w:date="2014-12-01T14:07:00Z">
        <w:r w:rsidR="00172E0E" w:rsidDel="00BF2075">
          <w:rPr>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172E0E" w:rsidDel="00BF2075">
          <w:rPr>
            <w:u w:val="single"/>
          </w:rPr>
          <w:fldChar w:fldCharType="separate"/>
        </w:r>
        <w:r w:rsidR="00FB61F1" w:rsidDel="00BF2075">
          <w:rPr>
            <w:noProof/>
            <w:u w:val="single"/>
          </w:rPr>
          <w:delText>2</w:delText>
        </w:r>
        <w:r w:rsidR="00172E0E" w:rsidDel="00BF2075">
          <w:rPr>
            <w:u w:val="single"/>
          </w:rPr>
          <w:fldChar w:fldCharType="end"/>
        </w:r>
        <w:r w:rsidR="00FB61F1" w:rsidDel="00BF2075">
          <w:rPr>
            <w:u w:val="single"/>
          </w:rPr>
          <w:delText>.</w:delText>
        </w:r>
        <w:r w:rsidR="00172E0E" w:rsidDel="00BF2075">
          <w:rPr>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172E0E" w:rsidDel="00BF2075">
          <w:rPr>
            <w:u w:val="single"/>
          </w:rPr>
          <w:fldChar w:fldCharType="separate"/>
        </w:r>
        <w:r w:rsidR="00FB61F1" w:rsidDel="00BF2075">
          <w:rPr>
            <w:noProof/>
            <w:u w:val="single"/>
          </w:rPr>
          <w:delText>6</w:delText>
        </w:r>
        <w:r w:rsidR="00172E0E" w:rsidDel="00BF2075">
          <w:rPr>
            <w:u w:val="single"/>
          </w:rPr>
          <w:fldChar w:fldCharType="end"/>
        </w:r>
      </w:del>
      <w:r w:rsidRPr="005F34AE">
        <w:rPr>
          <w:rFonts w:hint="eastAsia"/>
          <w:u w:val="single"/>
        </w:rPr>
        <w:t xml:space="preserve">　</w:t>
      </w:r>
      <w:r w:rsidRPr="005F34AE">
        <w:rPr>
          <w:rFonts w:hint="eastAsia"/>
          <w:u w:val="single"/>
        </w:rPr>
        <w:t>NC3</w:t>
      </w:r>
      <w:r w:rsidRPr="005F34AE">
        <w:rPr>
          <w:rFonts w:hint="eastAsia"/>
          <w:u w:val="single"/>
        </w:rPr>
        <w:t>開発に利用するソフトウェア</w:t>
      </w:r>
    </w:p>
    <w:p w:rsidR="00BB197B" w:rsidRDefault="00BB197B">
      <w:pPr>
        <w:widowControl/>
        <w:adjustRightInd/>
        <w:spacing w:line="240" w:lineRule="auto"/>
        <w:jc w:val="left"/>
        <w:textAlignment w:val="auto"/>
      </w:pPr>
      <w:r>
        <w:br w:type="page"/>
      </w:r>
    </w:p>
    <w:p w:rsidR="003469A7" w:rsidRDefault="008C0EF5" w:rsidP="003469A7">
      <w:pPr>
        <w:pStyle w:val="30"/>
        <w:ind w:left="793"/>
      </w:pPr>
      <w:bookmarkStart w:id="485" w:name="_Toc404964155"/>
      <w:r>
        <w:rPr>
          <w:rFonts w:hint="eastAsia"/>
        </w:rPr>
        <w:lastRenderedPageBreak/>
        <w:t>ソフトウェア</w:t>
      </w:r>
      <w:r w:rsidR="00583670">
        <w:rPr>
          <w:rFonts w:hint="eastAsia"/>
        </w:rPr>
        <w:t>機能概要</w:t>
      </w:r>
      <w:bookmarkEnd w:id="485"/>
    </w:p>
    <w:p w:rsidR="0017480C" w:rsidRDefault="0017480C" w:rsidP="0017480C">
      <w:r>
        <w:rPr>
          <w:rFonts w:hint="eastAsia"/>
        </w:rPr>
        <w:t xml:space="preserve">　</w:t>
      </w:r>
      <w:r>
        <w:rPr>
          <w:rFonts w:hint="eastAsia"/>
        </w:rPr>
        <w:t>NC3</w:t>
      </w:r>
      <w:del w:id="486" w:author="hokada" w:date="2014-12-01T15:00:00Z">
        <w:r w:rsidR="00480C4E" w:rsidDel="00AE75E1">
          <w:rPr>
            <w:rFonts w:hint="eastAsia"/>
          </w:rPr>
          <w:delText>の</w:delText>
        </w:r>
      </w:del>
      <w:ins w:id="487" w:author="hokada" w:date="2014-12-01T15:00:00Z">
        <w:r w:rsidR="00AE75E1">
          <w:rPr>
            <w:rFonts w:hint="eastAsia"/>
          </w:rPr>
          <w:t>を</w:t>
        </w:r>
      </w:ins>
      <w:r w:rsidR="00480C4E">
        <w:rPr>
          <w:rFonts w:hint="eastAsia"/>
        </w:rPr>
        <w:t>動作</w:t>
      </w:r>
      <w:ins w:id="488" w:author="hokada" w:date="2014-12-01T15:00:00Z">
        <w:r w:rsidR="00AE75E1">
          <w:rPr>
            <w:rFonts w:hint="eastAsia"/>
          </w:rPr>
          <w:t>させるために使用するソフトウェア</w:t>
        </w:r>
      </w:ins>
      <w:r w:rsidR="00480C4E">
        <w:rPr>
          <w:rFonts w:hint="eastAsia"/>
        </w:rPr>
        <w:t>及び、</w:t>
      </w:r>
      <w:r>
        <w:rPr>
          <w:rFonts w:hint="eastAsia"/>
        </w:rPr>
        <w:t>開発</w:t>
      </w:r>
      <w:del w:id="489" w:author="hokada" w:date="2014-12-01T15:00:00Z">
        <w:r w:rsidDel="00AE75E1">
          <w:rPr>
            <w:rFonts w:hint="eastAsia"/>
          </w:rPr>
          <w:delText>で利用する</w:delText>
        </w:r>
      </w:del>
      <w:ins w:id="490" w:author="hokada" w:date="2014-12-01T15:00:00Z">
        <w:r w:rsidR="00AE75E1">
          <w:rPr>
            <w:rFonts w:hint="eastAsia"/>
          </w:rPr>
          <w:t>に使用する</w:t>
        </w:r>
      </w:ins>
      <w:r>
        <w:rPr>
          <w:rFonts w:hint="eastAsia"/>
        </w:rPr>
        <w:t>ソフトウェアの機能概要を以下</w:t>
      </w:r>
      <w:r w:rsidR="005B23C4">
        <w:rPr>
          <w:rFonts w:hint="eastAsia"/>
        </w:rPr>
        <w:t>に</w:t>
      </w:r>
      <w:r>
        <w:rPr>
          <w:rFonts w:hint="eastAsia"/>
        </w:rPr>
        <w:t>示す。</w:t>
      </w:r>
    </w:p>
    <w:p w:rsidR="0017480C" w:rsidRPr="0017480C" w:rsidRDefault="0017480C" w:rsidP="0017480C"/>
    <w:p w:rsidR="0017480C" w:rsidRPr="0017480C" w:rsidRDefault="0017480C" w:rsidP="0017480C">
      <w:pPr>
        <w:pStyle w:val="af2"/>
        <w:keepNext/>
        <w:jc w:val="center"/>
        <w:rPr>
          <w:u w:val="single"/>
        </w:rPr>
      </w:pPr>
      <w:r w:rsidRPr="0017480C">
        <w:rPr>
          <w:rFonts w:hint="eastAsia"/>
          <w:u w:val="single"/>
        </w:rPr>
        <w:t>表</w:t>
      </w:r>
      <w:r w:rsidRPr="0017480C">
        <w:rPr>
          <w:rFonts w:hint="eastAsia"/>
          <w:u w:val="single"/>
        </w:rPr>
        <w:t xml:space="preserve"> </w:t>
      </w:r>
      <w:r w:rsidR="00172E0E">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172E0E">
        <w:rPr>
          <w:u w:val="single"/>
        </w:rPr>
        <w:fldChar w:fldCharType="separate"/>
      </w:r>
      <w:r w:rsidR="00CB7A33">
        <w:rPr>
          <w:noProof/>
          <w:u w:val="single"/>
        </w:rPr>
        <w:t>2</w:t>
      </w:r>
      <w:r w:rsidR="00172E0E">
        <w:rPr>
          <w:u w:val="single"/>
        </w:rPr>
        <w:fldChar w:fldCharType="end"/>
      </w:r>
      <w:r w:rsidR="00CB7A33">
        <w:rPr>
          <w:u w:val="single"/>
        </w:rPr>
        <w:t>.</w:t>
      </w:r>
      <w:r w:rsidR="00172E0E">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172E0E">
        <w:rPr>
          <w:u w:val="single"/>
        </w:rPr>
        <w:fldChar w:fldCharType="separate"/>
      </w:r>
      <w:r w:rsidR="00CB7A33">
        <w:rPr>
          <w:noProof/>
          <w:u w:val="single"/>
        </w:rPr>
        <w:t>2</w:t>
      </w:r>
      <w:r w:rsidR="00172E0E">
        <w:rPr>
          <w:u w:val="single"/>
        </w:rPr>
        <w:fldChar w:fldCharType="end"/>
      </w:r>
      <w:r w:rsidRPr="0017480C">
        <w:rPr>
          <w:rFonts w:hint="eastAsia"/>
          <w:u w:val="single"/>
        </w:rPr>
        <w:t xml:space="preserve">　利用するソフトウェアの機能概要</w:t>
      </w:r>
    </w:p>
    <w:tbl>
      <w:tblPr>
        <w:tblStyle w:val="af1"/>
        <w:tblW w:w="11062" w:type="dxa"/>
        <w:jc w:val="center"/>
        <w:tblInd w:w="305" w:type="dxa"/>
        <w:tblLook w:val="04A0"/>
      </w:tblPr>
      <w:tblGrid>
        <w:gridCol w:w="450"/>
        <w:gridCol w:w="582"/>
        <w:gridCol w:w="582"/>
        <w:gridCol w:w="3155"/>
        <w:gridCol w:w="6293"/>
      </w:tblGrid>
      <w:tr w:rsidR="00BB197B" w:rsidTr="00692DEA">
        <w:trPr>
          <w:cantSplit/>
          <w:trHeight w:val="1134"/>
          <w:jc w:val="center"/>
        </w:trPr>
        <w:tc>
          <w:tcPr>
            <w:tcW w:w="450" w:type="dxa"/>
            <w:shd w:val="clear" w:color="auto" w:fill="DAEEF3" w:themeFill="accent5" w:themeFillTint="33"/>
            <w:vAlign w:val="center"/>
          </w:tcPr>
          <w:p w:rsidR="00BB197B" w:rsidRDefault="00BB197B" w:rsidP="00BB197B">
            <w:pPr>
              <w:jc w:val="center"/>
            </w:pPr>
            <w:r>
              <w:rPr>
                <w:rFonts w:hint="eastAsia"/>
              </w:rPr>
              <w:t>項番</w:t>
            </w:r>
          </w:p>
        </w:tc>
        <w:tc>
          <w:tcPr>
            <w:tcW w:w="582" w:type="dxa"/>
            <w:shd w:val="clear" w:color="auto" w:fill="DAEEF3" w:themeFill="accent5" w:themeFillTint="33"/>
            <w:textDirection w:val="tbRlV"/>
            <w:vAlign w:val="center"/>
          </w:tcPr>
          <w:p w:rsidR="00BB197B" w:rsidRDefault="00BB197B" w:rsidP="00BB197B">
            <w:pPr>
              <w:ind w:left="113" w:right="113"/>
              <w:jc w:val="center"/>
            </w:pPr>
            <w:r>
              <w:rPr>
                <w:rFonts w:hint="eastAsia"/>
              </w:rPr>
              <w:t>大分類</w:t>
            </w:r>
          </w:p>
        </w:tc>
        <w:tc>
          <w:tcPr>
            <w:tcW w:w="582" w:type="dxa"/>
            <w:shd w:val="clear" w:color="auto" w:fill="DAEEF3" w:themeFill="accent5" w:themeFillTint="33"/>
            <w:textDirection w:val="tbRlV"/>
            <w:vAlign w:val="center"/>
          </w:tcPr>
          <w:p w:rsidR="00BB197B" w:rsidRDefault="00BB197B" w:rsidP="00BB197B">
            <w:pPr>
              <w:ind w:left="113" w:right="113"/>
              <w:jc w:val="center"/>
            </w:pPr>
            <w:r>
              <w:rPr>
                <w:rFonts w:hint="eastAsia"/>
              </w:rPr>
              <w:t>小分類</w:t>
            </w:r>
          </w:p>
        </w:tc>
        <w:tc>
          <w:tcPr>
            <w:tcW w:w="3155" w:type="dxa"/>
            <w:shd w:val="clear" w:color="auto" w:fill="DAEEF3" w:themeFill="accent5" w:themeFillTint="33"/>
            <w:vAlign w:val="center"/>
          </w:tcPr>
          <w:p w:rsidR="00BB197B" w:rsidRDefault="000F3DC8" w:rsidP="001A77F8">
            <w:pPr>
              <w:jc w:val="center"/>
            </w:pPr>
            <w:r>
              <w:rPr>
                <w:rFonts w:hint="eastAsia"/>
              </w:rPr>
              <w:t>ソフトウェア</w:t>
            </w:r>
            <w:r w:rsidR="00BB197B">
              <w:rPr>
                <w:rFonts w:hint="eastAsia"/>
              </w:rPr>
              <w:t>名</w:t>
            </w:r>
          </w:p>
          <w:p w:rsidR="00066C0F" w:rsidRDefault="00066C0F" w:rsidP="001A77F8">
            <w:pPr>
              <w:jc w:val="center"/>
            </w:pPr>
            <w:r>
              <w:rPr>
                <w:rFonts w:hint="eastAsia"/>
              </w:rPr>
              <w:t>（バージョン）</w:t>
            </w:r>
          </w:p>
        </w:tc>
        <w:tc>
          <w:tcPr>
            <w:tcW w:w="6293" w:type="dxa"/>
            <w:shd w:val="clear" w:color="auto" w:fill="DAEEF3" w:themeFill="accent5" w:themeFillTint="33"/>
            <w:vAlign w:val="center"/>
          </w:tcPr>
          <w:p w:rsidR="00BB197B" w:rsidRDefault="00BB197B" w:rsidP="001A77F8">
            <w:pPr>
              <w:jc w:val="center"/>
            </w:pPr>
            <w:r>
              <w:rPr>
                <w:rFonts w:hint="eastAsia"/>
              </w:rPr>
              <w:t>概要</w:t>
            </w:r>
          </w:p>
        </w:tc>
      </w:tr>
      <w:tr w:rsidR="00BB197B" w:rsidTr="00692DEA">
        <w:trPr>
          <w:jc w:val="center"/>
        </w:trPr>
        <w:tc>
          <w:tcPr>
            <w:tcW w:w="450" w:type="dxa"/>
            <w:vAlign w:val="center"/>
          </w:tcPr>
          <w:p w:rsidR="00BB197B" w:rsidRDefault="00BB197B" w:rsidP="00BB197B">
            <w:pPr>
              <w:jc w:val="center"/>
            </w:pPr>
            <w:r>
              <w:rPr>
                <w:rFonts w:hint="eastAsia"/>
              </w:rPr>
              <w:t>1</w:t>
            </w:r>
          </w:p>
        </w:tc>
        <w:tc>
          <w:tcPr>
            <w:tcW w:w="582" w:type="dxa"/>
            <w:vMerge w:val="restart"/>
            <w:textDirection w:val="tbRlV"/>
            <w:vAlign w:val="center"/>
          </w:tcPr>
          <w:p w:rsidR="00BB197B" w:rsidRDefault="00BB197B" w:rsidP="00BB197B">
            <w:pPr>
              <w:ind w:left="113" w:right="113"/>
              <w:jc w:val="center"/>
            </w:pPr>
            <w:r>
              <w:rPr>
                <w:rFonts w:hint="eastAsia"/>
              </w:rPr>
              <w:t>インフラ系</w:t>
            </w:r>
          </w:p>
        </w:tc>
        <w:tc>
          <w:tcPr>
            <w:tcW w:w="582" w:type="dxa"/>
            <w:vMerge w:val="restart"/>
            <w:textDirection w:val="tbRlV"/>
            <w:vAlign w:val="center"/>
          </w:tcPr>
          <w:p w:rsidR="00BB197B" w:rsidRDefault="00BB197B" w:rsidP="00BB197B">
            <w:pPr>
              <w:ind w:left="113" w:right="113"/>
              <w:jc w:val="center"/>
            </w:pPr>
            <w:r>
              <w:rPr>
                <w:rFonts w:hint="eastAsia"/>
              </w:rPr>
              <w:t>仮想マシン</w:t>
            </w:r>
          </w:p>
        </w:tc>
        <w:tc>
          <w:tcPr>
            <w:tcW w:w="3155" w:type="dxa"/>
          </w:tcPr>
          <w:p w:rsidR="00BB197B" w:rsidRDefault="00BB197B" w:rsidP="00EE1462">
            <w:pPr>
              <w:jc w:val="left"/>
            </w:pPr>
            <w:r>
              <w:rPr>
                <w:rFonts w:hint="eastAsia"/>
              </w:rPr>
              <w:t>Oracle VM VirtualBox</w:t>
            </w:r>
          </w:p>
          <w:p w:rsidR="00066C0F" w:rsidRDefault="00066C0F" w:rsidP="00EE1462">
            <w:pPr>
              <w:jc w:val="left"/>
            </w:pPr>
            <w:r>
              <w:rPr>
                <w:rFonts w:hint="eastAsia"/>
              </w:rPr>
              <w:t>（</w:t>
            </w:r>
            <w:r>
              <w:rPr>
                <w:rFonts w:hint="eastAsia"/>
              </w:rPr>
              <w:t>4.3.12</w:t>
            </w:r>
            <w:r>
              <w:rPr>
                <w:rFonts w:hint="eastAsia"/>
              </w:rPr>
              <w:t>）</w:t>
            </w:r>
          </w:p>
        </w:tc>
        <w:tc>
          <w:tcPr>
            <w:tcW w:w="6293" w:type="dxa"/>
          </w:tcPr>
          <w:p w:rsidR="00BB197B" w:rsidRDefault="00BB197B" w:rsidP="005A48D7">
            <w:r>
              <w:rPr>
                <w:rFonts w:hint="eastAsia"/>
              </w:rPr>
              <w:t>オープンソースの仮想化ソフトウェアで、コンピュータ上に</w:t>
            </w:r>
            <w:r w:rsidR="005B23C4">
              <w:rPr>
                <w:rFonts w:hint="eastAsia"/>
              </w:rPr>
              <w:t>仮想マシン</w:t>
            </w:r>
            <w:r>
              <w:rPr>
                <w:rFonts w:hint="eastAsia"/>
              </w:rPr>
              <w:t>を構築し、その中で</w:t>
            </w:r>
            <w:r>
              <w:rPr>
                <w:rFonts w:hint="eastAsia"/>
              </w:rPr>
              <w:t>OS</w:t>
            </w:r>
            <w:r>
              <w:rPr>
                <w:rFonts w:hint="eastAsia"/>
              </w:rPr>
              <w:t>を起動して操作することができる。</w:t>
            </w:r>
          </w:p>
        </w:tc>
      </w:tr>
      <w:tr w:rsidR="00BB197B" w:rsidTr="00692DEA">
        <w:trPr>
          <w:jc w:val="center"/>
        </w:trPr>
        <w:tc>
          <w:tcPr>
            <w:tcW w:w="450" w:type="dxa"/>
            <w:shd w:val="clear" w:color="auto" w:fill="D9D9D9" w:themeFill="background1" w:themeFillShade="D9"/>
            <w:vAlign w:val="center"/>
          </w:tcPr>
          <w:p w:rsidR="00BB197B" w:rsidRDefault="00BB197B" w:rsidP="00BB197B">
            <w:pPr>
              <w:jc w:val="center"/>
            </w:pPr>
            <w:r>
              <w:rPr>
                <w:rFonts w:hint="eastAsia"/>
              </w:rPr>
              <w:t>2</w:t>
            </w:r>
          </w:p>
        </w:tc>
        <w:tc>
          <w:tcPr>
            <w:tcW w:w="582" w:type="dxa"/>
            <w:vMerge/>
            <w:shd w:val="clear" w:color="auto" w:fill="D9D9D9" w:themeFill="background1" w:themeFillShade="D9"/>
            <w:textDirection w:val="tbRlV"/>
            <w:vAlign w:val="center"/>
          </w:tcPr>
          <w:p w:rsidR="00BB197B" w:rsidRDefault="00BB197B" w:rsidP="00BB197B">
            <w:pPr>
              <w:ind w:left="113" w:right="113"/>
              <w:jc w:val="center"/>
            </w:pPr>
          </w:p>
        </w:tc>
        <w:tc>
          <w:tcPr>
            <w:tcW w:w="582" w:type="dxa"/>
            <w:vMerge/>
            <w:shd w:val="clear" w:color="auto" w:fill="D9D9D9" w:themeFill="background1" w:themeFillShade="D9"/>
            <w:textDirection w:val="tbRlV"/>
          </w:tcPr>
          <w:p w:rsidR="00BB197B" w:rsidRDefault="00BB197B" w:rsidP="00BB197B">
            <w:pPr>
              <w:ind w:left="113" w:right="113"/>
              <w:jc w:val="center"/>
            </w:pPr>
          </w:p>
        </w:tc>
        <w:tc>
          <w:tcPr>
            <w:tcW w:w="3155" w:type="dxa"/>
            <w:shd w:val="clear" w:color="auto" w:fill="D9D9D9" w:themeFill="background1" w:themeFillShade="D9"/>
          </w:tcPr>
          <w:p w:rsidR="00BB197B" w:rsidRDefault="00BB197B" w:rsidP="005A48D7">
            <w:r>
              <w:rPr>
                <w:rFonts w:hint="eastAsia"/>
              </w:rPr>
              <w:t>Vagrant</w:t>
            </w:r>
          </w:p>
          <w:p w:rsidR="00066C0F" w:rsidRDefault="00066C0F" w:rsidP="005A48D7">
            <w:r>
              <w:rPr>
                <w:rFonts w:hint="eastAsia"/>
              </w:rPr>
              <w:t>（</w:t>
            </w:r>
            <w:r>
              <w:rPr>
                <w:rFonts w:hint="eastAsia"/>
              </w:rPr>
              <w:t>1.6.3</w:t>
            </w:r>
            <w:r>
              <w:rPr>
                <w:rFonts w:hint="eastAsia"/>
              </w:rPr>
              <w:t>）</w:t>
            </w:r>
          </w:p>
        </w:tc>
        <w:tc>
          <w:tcPr>
            <w:tcW w:w="6293" w:type="dxa"/>
            <w:shd w:val="clear" w:color="auto" w:fill="D9D9D9" w:themeFill="background1" w:themeFillShade="D9"/>
          </w:tcPr>
          <w:p w:rsidR="00BB197B" w:rsidRDefault="00BB197B" w:rsidP="005A48D7">
            <w:r>
              <w:rPr>
                <w:rFonts w:hint="eastAsia"/>
              </w:rPr>
              <w:t>仮想環境の雛形を作成し、どこでも簡単に同じ環境を再現することができる。仮想マシンの設定や</w:t>
            </w:r>
            <w:r>
              <w:rPr>
                <w:rFonts w:hint="eastAsia"/>
              </w:rPr>
              <w:t>OS</w:t>
            </w:r>
            <w:r>
              <w:rPr>
                <w:rFonts w:hint="eastAsia"/>
              </w:rPr>
              <w:t>の設定をテキストファイルで与えることで特定の状態でマシンを立ち上げることができる。</w:t>
            </w:r>
          </w:p>
        </w:tc>
      </w:tr>
      <w:tr w:rsidR="00BB197B" w:rsidTr="00692DEA">
        <w:trPr>
          <w:jc w:val="center"/>
        </w:trPr>
        <w:tc>
          <w:tcPr>
            <w:tcW w:w="450" w:type="dxa"/>
            <w:vAlign w:val="center"/>
          </w:tcPr>
          <w:p w:rsidR="00BB197B" w:rsidRDefault="00BB197B" w:rsidP="00BB197B">
            <w:pPr>
              <w:jc w:val="center"/>
            </w:pPr>
            <w:r>
              <w:rPr>
                <w:rFonts w:hint="eastAsia"/>
              </w:rPr>
              <w:t>3</w:t>
            </w:r>
          </w:p>
        </w:tc>
        <w:tc>
          <w:tcPr>
            <w:tcW w:w="582" w:type="dxa"/>
            <w:vMerge/>
            <w:textDirection w:val="tbRlV"/>
            <w:vAlign w:val="center"/>
          </w:tcPr>
          <w:p w:rsidR="00BB197B" w:rsidRDefault="00BB197B" w:rsidP="00BB197B">
            <w:pPr>
              <w:ind w:left="113" w:right="113"/>
              <w:jc w:val="center"/>
            </w:pPr>
          </w:p>
        </w:tc>
        <w:tc>
          <w:tcPr>
            <w:tcW w:w="582" w:type="dxa"/>
            <w:vMerge/>
            <w:textDirection w:val="tbRlV"/>
          </w:tcPr>
          <w:p w:rsidR="00BB197B" w:rsidRDefault="00BB197B" w:rsidP="00BB197B">
            <w:pPr>
              <w:ind w:left="113" w:right="113"/>
              <w:jc w:val="center"/>
            </w:pPr>
          </w:p>
        </w:tc>
        <w:tc>
          <w:tcPr>
            <w:tcW w:w="3155" w:type="dxa"/>
          </w:tcPr>
          <w:p w:rsidR="00BB197B" w:rsidRDefault="00BB197B" w:rsidP="005A48D7">
            <w:r>
              <w:rPr>
                <w:rFonts w:hint="eastAsia"/>
              </w:rPr>
              <w:t>Chef Development Kit</w:t>
            </w:r>
          </w:p>
          <w:p w:rsidR="00066C0F" w:rsidRDefault="00066C0F" w:rsidP="005A48D7">
            <w:r>
              <w:rPr>
                <w:rFonts w:hint="eastAsia"/>
              </w:rPr>
              <w:t>（</w:t>
            </w:r>
            <w:r>
              <w:rPr>
                <w:rFonts w:hint="eastAsia"/>
              </w:rPr>
              <w:t>0.3.5</w:t>
            </w:r>
            <w:r>
              <w:rPr>
                <w:rFonts w:hint="eastAsia"/>
              </w:rPr>
              <w:t>）</w:t>
            </w:r>
          </w:p>
        </w:tc>
        <w:tc>
          <w:tcPr>
            <w:tcW w:w="6293" w:type="dxa"/>
          </w:tcPr>
          <w:p w:rsidR="00BB197B" w:rsidRDefault="00BB197B" w:rsidP="005A48D7">
            <w:r>
              <w:rPr>
                <w:rFonts w:hint="eastAsia"/>
              </w:rPr>
              <w:t>Chef</w:t>
            </w:r>
            <w:r>
              <w:rPr>
                <w:rFonts w:hint="eastAsia"/>
              </w:rPr>
              <w:t>を利用するためにパッケージングされたツール群。</w:t>
            </w:r>
          </w:p>
          <w:p w:rsidR="00BB197B" w:rsidRDefault="00BB197B" w:rsidP="005A48D7">
            <w:r>
              <w:rPr>
                <w:rFonts w:hint="eastAsia"/>
              </w:rPr>
              <w:t>Chef</w:t>
            </w:r>
            <w:r>
              <w:rPr>
                <w:rFonts w:hint="eastAsia"/>
              </w:rPr>
              <w:t>とはオープンソースのシステム統合フレームワークで</w:t>
            </w:r>
            <w:r w:rsidR="005B23C4">
              <w:rPr>
                <w:rFonts w:hint="eastAsia"/>
              </w:rPr>
              <w:t>ある。</w:t>
            </w:r>
            <w:r>
              <w:rPr>
                <w:rFonts w:hint="eastAsia"/>
              </w:rPr>
              <w:t>必要なアプリケーションを自動的に構築</w:t>
            </w:r>
            <w:r w:rsidR="005B23C4">
              <w:rPr>
                <w:rFonts w:hint="eastAsia"/>
              </w:rPr>
              <w:t>・</w:t>
            </w:r>
            <w:r>
              <w:rPr>
                <w:rFonts w:hint="eastAsia"/>
              </w:rPr>
              <w:t>調整することができる。設定情報の定義は</w:t>
            </w:r>
            <w:r>
              <w:rPr>
                <w:rFonts w:hint="eastAsia"/>
              </w:rPr>
              <w:t>Ruby</w:t>
            </w:r>
            <w:r>
              <w:rPr>
                <w:rFonts w:hint="eastAsia"/>
              </w:rPr>
              <w:t>で記述する。</w:t>
            </w:r>
          </w:p>
        </w:tc>
      </w:tr>
      <w:tr w:rsidR="00BB197B" w:rsidTr="00692DEA">
        <w:trPr>
          <w:cantSplit/>
          <w:trHeight w:val="654"/>
          <w:jc w:val="center"/>
        </w:trPr>
        <w:tc>
          <w:tcPr>
            <w:tcW w:w="450" w:type="dxa"/>
            <w:shd w:val="clear" w:color="auto" w:fill="D9D9D9" w:themeFill="background1" w:themeFillShade="D9"/>
            <w:vAlign w:val="center"/>
          </w:tcPr>
          <w:p w:rsidR="00BB197B" w:rsidRDefault="00BB197B" w:rsidP="00BB197B">
            <w:pPr>
              <w:jc w:val="center"/>
            </w:pPr>
            <w:r>
              <w:rPr>
                <w:rFonts w:hint="eastAsia"/>
              </w:rPr>
              <w:t>4</w:t>
            </w:r>
          </w:p>
        </w:tc>
        <w:tc>
          <w:tcPr>
            <w:tcW w:w="582" w:type="dxa"/>
            <w:vMerge/>
            <w:shd w:val="clear" w:color="auto" w:fill="FDE9D9" w:themeFill="accent6" w:themeFillTint="33"/>
            <w:textDirection w:val="tbRlV"/>
            <w:vAlign w:val="center"/>
          </w:tcPr>
          <w:p w:rsidR="00BB197B" w:rsidRDefault="00BB197B" w:rsidP="00BB197B">
            <w:pPr>
              <w:ind w:left="113" w:right="113"/>
              <w:jc w:val="center"/>
            </w:pPr>
          </w:p>
        </w:tc>
        <w:tc>
          <w:tcPr>
            <w:tcW w:w="582" w:type="dxa"/>
            <w:vMerge w:val="restart"/>
            <w:shd w:val="clear" w:color="auto" w:fill="auto"/>
            <w:textDirection w:val="tbRlV"/>
            <w:vAlign w:val="center"/>
          </w:tcPr>
          <w:p w:rsidR="00BB197B" w:rsidRDefault="00BB197B" w:rsidP="00BB197B">
            <w:pPr>
              <w:ind w:left="113" w:right="113"/>
              <w:jc w:val="center"/>
            </w:pPr>
            <w:r>
              <w:rPr>
                <w:rFonts w:hint="eastAsia"/>
              </w:rPr>
              <w:t>動作環境</w:t>
            </w:r>
          </w:p>
        </w:tc>
        <w:tc>
          <w:tcPr>
            <w:tcW w:w="3155" w:type="dxa"/>
            <w:shd w:val="clear" w:color="auto" w:fill="D9D9D9" w:themeFill="background1" w:themeFillShade="D9"/>
          </w:tcPr>
          <w:p w:rsidR="00BB197B" w:rsidRDefault="00BB197B" w:rsidP="005A48D7">
            <w:r>
              <w:rPr>
                <w:rFonts w:hint="eastAsia"/>
              </w:rPr>
              <w:t>Apache HTTP Server</w:t>
            </w:r>
          </w:p>
        </w:tc>
        <w:tc>
          <w:tcPr>
            <w:tcW w:w="6293" w:type="dxa"/>
            <w:shd w:val="clear" w:color="auto" w:fill="D9D9D9" w:themeFill="background1" w:themeFillShade="D9"/>
          </w:tcPr>
          <w:p w:rsidR="00BB197B" w:rsidRDefault="00BB197B" w:rsidP="005A48D7">
            <w:r>
              <w:rPr>
                <w:rFonts w:hint="eastAsia"/>
              </w:rPr>
              <w:t>フリーソフトウェアとして公開される</w:t>
            </w:r>
            <w:r>
              <w:rPr>
                <w:rFonts w:hint="eastAsia"/>
              </w:rPr>
              <w:t>Web</w:t>
            </w:r>
            <w:r w:rsidR="00480C4E">
              <w:rPr>
                <w:rFonts w:hint="eastAsia"/>
              </w:rPr>
              <w:t>サーバー</w:t>
            </w:r>
            <w:r>
              <w:rPr>
                <w:rFonts w:hint="eastAsia"/>
              </w:rPr>
              <w:t>。</w:t>
            </w:r>
          </w:p>
        </w:tc>
      </w:tr>
      <w:tr w:rsidR="00BB197B" w:rsidTr="00692DEA">
        <w:trPr>
          <w:cantSplit/>
          <w:trHeight w:val="784"/>
          <w:jc w:val="center"/>
        </w:trPr>
        <w:tc>
          <w:tcPr>
            <w:tcW w:w="450" w:type="dxa"/>
            <w:vAlign w:val="center"/>
          </w:tcPr>
          <w:p w:rsidR="00BB197B" w:rsidRDefault="00BB197B" w:rsidP="00BB197B">
            <w:pPr>
              <w:jc w:val="center"/>
            </w:pPr>
            <w:r>
              <w:rPr>
                <w:rFonts w:hint="eastAsia"/>
              </w:rPr>
              <w:t>5</w:t>
            </w:r>
          </w:p>
        </w:tc>
        <w:tc>
          <w:tcPr>
            <w:tcW w:w="582" w:type="dxa"/>
            <w:vMerge/>
            <w:textDirection w:val="tbRlV"/>
            <w:vAlign w:val="center"/>
          </w:tcPr>
          <w:p w:rsidR="00BB197B" w:rsidRDefault="00BB197B" w:rsidP="00BB197B">
            <w:pPr>
              <w:ind w:left="113" w:right="113"/>
              <w:jc w:val="center"/>
            </w:pPr>
          </w:p>
        </w:tc>
        <w:tc>
          <w:tcPr>
            <w:tcW w:w="582" w:type="dxa"/>
            <w:vMerge/>
            <w:shd w:val="clear" w:color="auto" w:fill="auto"/>
            <w:textDirection w:val="tbRlV"/>
          </w:tcPr>
          <w:p w:rsidR="00BB197B" w:rsidRDefault="00BB197B" w:rsidP="00BB197B">
            <w:pPr>
              <w:ind w:left="113" w:right="113"/>
              <w:jc w:val="center"/>
            </w:pPr>
          </w:p>
        </w:tc>
        <w:tc>
          <w:tcPr>
            <w:tcW w:w="3155" w:type="dxa"/>
          </w:tcPr>
          <w:p w:rsidR="00BB197B" w:rsidRDefault="00BB197B" w:rsidP="005A48D7">
            <w:r>
              <w:rPr>
                <w:rFonts w:hint="eastAsia"/>
              </w:rPr>
              <w:t>MySQL</w:t>
            </w:r>
          </w:p>
          <w:p w:rsidR="00BB41E7" w:rsidRDefault="00BB41E7" w:rsidP="005A48D7">
            <w:r>
              <w:rPr>
                <w:rFonts w:hint="eastAsia"/>
              </w:rPr>
              <w:t>（</w:t>
            </w:r>
            <w:r>
              <w:rPr>
                <w:rFonts w:hint="eastAsia"/>
              </w:rPr>
              <w:t>5.5.38</w:t>
            </w:r>
            <w:r>
              <w:rPr>
                <w:rFonts w:hint="eastAsia"/>
              </w:rPr>
              <w:t>）</w:t>
            </w:r>
          </w:p>
        </w:tc>
        <w:tc>
          <w:tcPr>
            <w:tcW w:w="6293" w:type="dxa"/>
          </w:tcPr>
          <w:p w:rsidR="00BB197B" w:rsidRDefault="00BB197B" w:rsidP="005A48D7">
            <w:r>
              <w:rPr>
                <w:rFonts w:hint="eastAsia"/>
              </w:rPr>
              <w:t>オープンソースで利用できるリレーショナルデータベース管理システム。</w:t>
            </w:r>
          </w:p>
        </w:tc>
      </w:tr>
      <w:tr w:rsidR="00BB197B" w:rsidTr="00692DEA">
        <w:trPr>
          <w:cantSplit/>
          <w:trHeight w:val="786"/>
          <w:jc w:val="center"/>
        </w:trPr>
        <w:tc>
          <w:tcPr>
            <w:tcW w:w="450" w:type="dxa"/>
            <w:shd w:val="clear" w:color="auto" w:fill="D9D9D9" w:themeFill="background1" w:themeFillShade="D9"/>
            <w:vAlign w:val="center"/>
          </w:tcPr>
          <w:p w:rsidR="00BB197B" w:rsidRDefault="00BB197B" w:rsidP="00BB197B">
            <w:pPr>
              <w:jc w:val="center"/>
            </w:pPr>
            <w:r>
              <w:rPr>
                <w:rFonts w:hint="eastAsia"/>
              </w:rPr>
              <w:t>6</w:t>
            </w:r>
          </w:p>
        </w:tc>
        <w:tc>
          <w:tcPr>
            <w:tcW w:w="582" w:type="dxa"/>
            <w:vMerge/>
            <w:shd w:val="clear" w:color="auto" w:fill="FDE9D9" w:themeFill="accent6" w:themeFillTint="33"/>
            <w:textDirection w:val="tbRlV"/>
            <w:vAlign w:val="center"/>
          </w:tcPr>
          <w:p w:rsidR="00BB197B" w:rsidRDefault="00BB197B" w:rsidP="00BB197B">
            <w:pPr>
              <w:ind w:left="113" w:right="113"/>
              <w:jc w:val="center"/>
            </w:pPr>
          </w:p>
        </w:tc>
        <w:tc>
          <w:tcPr>
            <w:tcW w:w="582" w:type="dxa"/>
            <w:vMerge/>
            <w:shd w:val="clear" w:color="auto" w:fill="auto"/>
            <w:textDirection w:val="tbRlV"/>
          </w:tcPr>
          <w:p w:rsidR="00BB197B" w:rsidRDefault="00BB197B" w:rsidP="00BB197B">
            <w:pPr>
              <w:ind w:left="113" w:right="113"/>
              <w:jc w:val="center"/>
            </w:pPr>
          </w:p>
        </w:tc>
        <w:tc>
          <w:tcPr>
            <w:tcW w:w="3155" w:type="dxa"/>
            <w:shd w:val="clear" w:color="auto" w:fill="D9D9D9" w:themeFill="background1" w:themeFillShade="D9"/>
          </w:tcPr>
          <w:p w:rsidR="00BB197B" w:rsidRDefault="00A67B32" w:rsidP="005A48D7">
            <w:r>
              <w:rPr>
                <w:rFonts w:hint="eastAsia"/>
              </w:rPr>
              <w:t>PHP:Hypertext Preprocessor</w:t>
            </w:r>
          </w:p>
          <w:p w:rsidR="00BB41E7" w:rsidRDefault="00BB41E7" w:rsidP="005A48D7">
            <w:r>
              <w:rPr>
                <w:rFonts w:hint="eastAsia"/>
              </w:rPr>
              <w:t>（</w:t>
            </w:r>
            <w:r>
              <w:rPr>
                <w:rFonts w:hint="eastAsia"/>
              </w:rPr>
              <w:t>5.5</w:t>
            </w:r>
            <w:r w:rsidR="009C694C">
              <w:rPr>
                <w:rFonts w:hint="eastAsia"/>
              </w:rPr>
              <w:t>.17</w:t>
            </w:r>
            <w:r>
              <w:rPr>
                <w:rFonts w:hint="eastAsia"/>
              </w:rPr>
              <w:t>）</w:t>
            </w:r>
          </w:p>
        </w:tc>
        <w:tc>
          <w:tcPr>
            <w:tcW w:w="6293" w:type="dxa"/>
            <w:shd w:val="clear" w:color="auto" w:fill="D9D9D9" w:themeFill="background1" w:themeFillShade="D9"/>
          </w:tcPr>
          <w:p w:rsidR="00BB197B" w:rsidRDefault="00BB197B" w:rsidP="00726B43">
            <w:r>
              <w:rPr>
                <w:rFonts w:hint="eastAsia"/>
              </w:rPr>
              <w:t>オープンソースで</w:t>
            </w:r>
            <w:r>
              <w:rPr>
                <w:rFonts w:hint="eastAsia"/>
              </w:rPr>
              <w:t>Web</w:t>
            </w:r>
            <w:r>
              <w:rPr>
                <w:rFonts w:hint="eastAsia"/>
              </w:rPr>
              <w:t>ページを記述することに特化した、サーバサイドスクリプト言語。</w:t>
            </w:r>
            <w:r>
              <w:rPr>
                <w:rFonts w:hint="eastAsia"/>
              </w:rPr>
              <w:t>HTML</w:t>
            </w:r>
            <w:r>
              <w:rPr>
                <w:rFonts w:hint="eastAsia"/>
              </w:rPr>
              <w:t>に埋め込むことができる。</w:t>
            </w:r>
          </w:p>
        </w:tc>
      </w:tr>
      <w:tr w:rsidR="00963D0D" w:rsidTr="00692DEA">
        <w:trPr>
          <w:cantSplit/>
          <w:trHeight w:val="1134"/>
          <w:jc w:val="center"/>
        </w:trPr>
        <w:tc>
          <w:tcPr>
            <w:tcW w:w="450" w:type="dxa"/>
            <w:vAlign w:val="center"/>
          </w:tcPr>
          <w:p w:rsidR="00963D0D" w:rsidRDefault="00963D0D" w:rsidP="00BB197B">
            <w:pPr>
              <w:jc w:val="center"/>
            </w:pPr>
            <w:r>
              <w:rPr>
                <w:rFonts w:hint="eastAsia"/>
              </w:rPr>
              <w:t>7</w:t>
            </w:r>
          </w:p>
        </w:tc>
        <w:tc>
          <w:tcPr>
            <w:tcW w:w="582" w:type="dxa"/>
            <w:vMerge w:val="restart"/>
            <w:shd w:val="clear" w:color="auto" w:fill="auto"/>
            <w:textDirection w:val="tbRlV"/>
            <w:vAlign w:val="center"/>
          </w:tcPr>
          <w:p w:rsidR="00963D0D" w:rsidRDefault="00963D0D" w:rsidP="00BB197B">
            <w:pPr>
              <w:ind w:left="113" w:right="113"/>
              <w:jc w:val="center"/>
            </w:pPr>
            <w:r>
              <w:rPr>
                <w:rFonts w:hint="eastAsia"/>
              </w:rPr>
              <w:t>NC3</w:t>
            </w:r>
            <w:r>
              <w:rPr>
                <w:rFonts w:hint="eastAsia"/>
              </w:rPr>
              <w:t>動作</w:t>
            </w:r>
          </w:p>
        </w:tc>
        <w:tc>
          <w:tcPr>
            <w:tcW w:w="582" w:type="dxa"/>
            <w:shd w:val="clear" w:color="auto" w:fill="auto"/>
            <w:textDirection w:val="tbRlV"/>
            <w:vAlign w:val="center"/>
          </w:tcPr>
          <w:p w:rsidR="00963D0D" w:rsidRDefault="00963D0D" w:rsidP="00BB197B">
            <w:pPr>
              <w:ind w:left="113" w:right="113"/>
              <w:jc w:val="center"/>
            </w:pPr>
            <w:r>
              <w:rPr>
                <w:rFonts w:hint="eastAsia"/>
              </w:rPr>
              <w:t>依存関係管理</w:t>
            </w:r>
          </w:p>
        </w:tc>
        <w:tc>
          <w:tcPr>
            <w:tcW w:w="3155" w:type="dxa"/>
            <w:shd w:val="clear" w:color="auto" w:fill="auto"/>
          </w:tcPr>
          <w:p w:rsidR="00963D0D" w:rsidRDefault="00963D0D" w:rsidP="005A48D7">
            <w:r>
              <w:rPr>
                <w:rFonts w:hint="eastAsia"/>
              </w:rPr>
              <w:t>Composer</w:t>
            </w:r>
          </w:p>
        </w:tc>
        <w:tc>
          <w:tcPr>
            <w:tcW w:w="6293" w:type="dxa"/>
            <w:shd w:val="clear" w:color="auto" w:fill="auto"/>
          </w:tcPr>
          <w:p w:rsidR="00963D0D" w:rsidRDefault="00963D0D" w:rsidP="001D65D2">
            <w:r>
              <w:rPr>
                <w:rFonts w:hint="eastAsia"/>
              </w:rPr>
              <w:t>ライブラリの依存関係を管理するツール。</w:t>
            </w:r>
            <w:r>
              <w:t>composer</w:t>
            </w:r>
            <w:r>
              <w:rPr>
                <w:rFonts w:hint="eastAsia"/>
              </w:rPr>
              <w:t>.json</w:t>
            </w:r>
            <w:r>
              <w:rPr>
                <w:rFonts w:hint="eastAsia"/>
              </w:rPr>
              <w:t>というファイル</w:t>
            </w:r>
            <w:r w:rsidR="009D7C47">
              <w:rPr>
                <w:rFonts w:hint="eastAsia"/>
              </w:rPr>
              <w:t>中に、使用する</w:t>
            </w:r>
            <w:r>
              <w:rPr>
                <w:rFonts w:hint="eastAsia"/>
              </w:rPr>
              <w:t>ライブラリ名、バージョン等の一覧を記述し、コマンドを実行することで必要なライブラリを一括でインストールすることができる。</w:t>
            </w:r>
          </w:p>
          <w:p w:rsidR="001D65D2" w:rsidRDefault="001D65D2" w:rsidP="001D65D2"/>
        </w:tc>
      </w:tr>
      <w:tr w:rsidR="00092FA8" w:rsidTr="00692DEA">
        <w:trPr>
          <w:cantSplit/>
          <w:trHeight w:val="1109"/>
          <w:jc w:val="center"/>
        </w:trPr>
        <w:tc>
          <w:tcPr>
            <w:tcW w:w="450" w:type="dxa"/>
            <w:shd w:val="clear" w:color="auto" w:fill="D9D9D9" w:themeFill="background1" w:themeFillShade="D9"/>
            <w:vAlign w:val="center"/>
          </w:tcPr>
          <w:p w:rsidR="00092FA8" w:rsidRDefault="00092FA8" w:rsidP="00BB197B">
            <w:pPr>
              <w:jc w:val="center"/>
            </w:pPr>
            <w:r>
              <w:rPr>
                <w:rFonts w:hint="eastAsia"/>
              </w:rPr>
              <w:t>8</w:t>
            </w:r>
          </w:p>
        </w:tc>
        <w:tc>
          <w:tcPr>
            <w:tcW w:w="582" w:type="dxa"/>
            <w:vMerge/>
            <w:shd w:val="clear" w:color="auto" w:fill="FDE9D9" w:themeFill="accent6" w:themeFillTint="33"/>
            <w:textDirection w:val="tbRlV"/>
            <w:vAlign w:val="center"/>
          </w:tcPr>
          <w:p w:rsidR="00092FA8" w:rsidRDefault="00092FA8" w:rsidP="00BB197B">
            <w:pPr>
              <w:ind w:left="113" w:right="113"/>
              <w:jc w:val="center"/>
            </w:pPr>
          </w:p>
        </w:tc>
        <w:tc>
          <w:tcPr>
            <w:tcW w:w="582" w:type="dxa"/>
            <w:vMerge w:val="restart"/>
            <w:shd w:val="clear" w:color="auto" w:fill="auto"/>
            <w:textDirection w:val="tbRlV"/>
            <w:vAlign w:val="center"/>
          </w:tcPr>
          <w:p w:rsidR="00092FA8" w:rsidRDefault="00E264E3" w:rsidP="00BB197B">
            <w:pPr>
              <w:ind w:left="113" w:right="113"/>
              <w:jc w:val="center"/>
            </w:pPr>
            <w:r>
              <w:rPr>
                <w:rFonts w:hint="eastAsia"/>
              </w:rPr>
              <w:t>NC3</w:t>
            </w:r>
          </w:p>
        </w:tc>
        <w:tc>
          <w:tcPr>
            <w:tcW w:w="3155" w:type="dxa"/>
            <w:shd w:val="clear" w:color="auto" w:fill="D9D9D9" w:themeFill="background1" w:themeFillShade="D9"/>
          </w:tcPr>
          <w:p w:rsidR="00092FA8" w:rsidRDefault="00092FA8" w:rsidP="005A48D7">
            <w:r>
              <w:rPr>
                <w:rFonts w:hint="eastAsia"/>
              </w:rPr>
              <w:t>Core</w:t>
            </w:r>
            <w:r w:rsidR="00BB41E7">
              <w:rPr>
                <w:rFonts w:hint="eastAsia"/>
              </w:rPr>
              <w:t>：</w:t>
            </w:r>
            <w:r w:rsidR="00E264E3">
              <w:rPr>
                <w:rFonts w:hint="eastAsia"/>
              </w:rPr>
              <w:t>本体</w:t>
            </w:r>
          </w:p>
        </w:tc>
        <w:tc>
          <w:tcPr>
            <w:tcW w:w="6293" w:type="dxa"/>
            <w:shd w:val="clear" w:color="auto" w:fill="D9D9D9" w:themeFill="background1" w:themeFillShade="D9"/>
          </w:tcPr>
          <w:p w:rsidR="009A7EB7" w:rsidRDefault="007D5D14" w:rsidP="007D5D14">
            <w:r>
              <w:rPr>
                <w:rFonts w:hint="eastAsia"/>
              </w:rPr>
              <w:t>NC3</w:t>
            </w:r>
            <w:r>
              <w:rPr>
                <w:rFonts w:hint="eastAsia"/>
              </w:rPr>
              <w:t>を構成するソフトウェアの設定や</w:t>
            </w:r>
            <w:r>
              <w:rPr>
                <w:rFonts w:hint="eastAsia"/>
              </w:rPr>
              <w:t>NC3</w:t>
            </w:r>
            <w:r>
              <w:rPr>
                <w:rFonts w:hint="eastAsia"/>
              </w:rPr>
              <w:t>のプラグインを動作させるために必要となるプログラム群。</w:t>
            </w:r>
          </w:p>
        </w:tc>
      </w:tr>
      <w:tr w:rsidR="00092FA8" w:rsidTr="00692DEA">
        <w:trPr>
          <w:cantSplit/>
          <w:trHeight w:val="828"/>
          <w:jc w:val="center"/>
        </w:trPr>
        <w:tc>
          <w:tcPr>
            <w:tcW w:w="450" w:type="dxa"/>
            <w:shd w:val="clear" w:color="auto" w:fill="auto"/>
            <w:vAlign w:val="center"/>
          </w:tcPr>
          <w:p w:rsidR="00092FA8" w:rsidRDefault="00092FA8" w:rsidP="00BB197B">
            <w:pPr>
              <w:jc w:val="center"/>
            </w:pPr>
            <w:r>
              <w:rPr>
                <w:rFonts w:hint="eastAsia"/>
              </w:rPr>
              <w:t>9</w:t>
            </w:r>
          </w:p>
        </w:tc>
        <w:tc>
          <w:tcPr>
            <w:tcW w:w="582" w:type="dxa"/>
            <w:vMerge/>
            <w:shd w:val="clear" w:color="auto" w:fill="FDE9D9" w:themeFill="accent6" w:themeFillTint="33"/>
            <w:textDirection w:val="tbRlV"/>
            <w:vAlign w:val="center"/>
          </w:tcPr>
          <w:p w:rsidR="00092FA8" w:rsidRDefault="00092FA8" w:rsidP="00BB197B">
            <w:pPr>
              <w:ind w:left="113" w:right="113"/>
              <w:jc w:val="center"/>
            </w:pPr>
          </w:p>
        </w:tc>
        <w:tc>
          <w:tcPr>
            <w:tcW w:w="582" w:type="dxa"/>
            <w:vMerge/>
            <w:shd w:val="clear" w:color="auto" w:fill="auto"/>
            <w:textDirection w:val="tbRlV"/>
            <w:vAlign w:val="center"/>
          </w:tcPr>
          <w:p w:rsidR="00092FA8" w:rsidRDefault="00092FA8" w:rsidP="00BB197B">
            <w:pPr>
              <w:ind w:left="113" w:right="113"/>
              <w:jc w:val="center"/>
            </w:pPr>
          </w:p>
        </w:tc>
        <w:tc>
          <w:tcPr>
            <w:tcW w:w="3155" w:type="dxa"/>
            <w:shd w:val="clear" w:color="auto" w:fill="auto"/>
          </w:tcPr>
          <w:p w:rsidR="00092FA8" w:rsidRDefault="007D5D14" w:rsidP="005A48D7">
            <w:r>
              <w:rPr>
                <w:rFonts w:hint="eastAsia"/>
              </w:rPr>
              <w:t>Plugin</w:t>
            </w:r>
            <w:r w:rsidR="00BB41E7">
              <w:rPr>
                <w:rFonts w:hint="eastAsia"/>
              </w:rPr>
              <w:t>：</w:t>
            </w:r>
            <w:r w:rsidR="00E264E3">
              <w:rPr>
                <w:rFonts w:hint="eastAsia"/>
              </w:rPr>
              <w:t>プラグイン</w:t>
            </w:r>
          </w:p>
        </w:tc>
        <w:tc>
          <w:tcPr>
            <w:tcW w:w="6293" w:type="dxa"/>
            <w:shd w:val="clear" w:color="auto" w:fill="auto"/>
          </w:tcPr>
          <w:p w:rsidR="009A7EB7" w:rsidRDefault="007D5D14" w:rsidP="001D65D2">
            <w:r>
              <w:rPr>
                <w:rFonts w:hint="eastAsia"/>
              </w:rPr>
              <w:t>CakePHP</w:t>
            </w:r>
            <w:r>
              <w:rPr>
                <w:rFonts w:hint="eastAsia"/>
              </w:rPr>
              <w:t>のアプリケーションの単位。</w:t>
            </w:r>
            <w:r w:rsidR="001D65D2">
              <w:rPr>
                <w:rFonts w:hint="eastAsia"/>
              </w:rPr>
              <w:t>開発はこの</w:t>
            </w:r>
            <w:r w:rsidR="001D65D2">
              <w:rPr>
                <w:rFonts w:hint="eastAsia"/>
              </w:rPr>
              <w:t>Plugin</w:t>
            </w:r>
            <w:r w:rsidR="001D65D2">
              <w:rPr>
                <w:rFonts w:hint="eastAsia"/>
              </w:rPr>
              <w:t>単位に行う。</w:t>
            </w:r>
          </w:p>
        </w:tc>
      </w:tr>
    </w:tbl>
    <w:p w:rsidR="009A7EB7" w:rsidRDefault="009A7EB7">
      <w:pPr>
        <w:widowControl/>
        <w:adjustRightInd/>
        <w:spacing w:line="240" w:lineRule="auto"/>
        <w:jc w:val="left"/>
        <w:textAlignment w:val="auto"/>
        <w:rPr>
          <w:color w:val="FF0000"/>
        </w:rPr>
      </w:pPr>
      <w:r>
        <w:rPr>
          <w:color w:val="FF0000"/>
        </w:rPr>
        <w:br w:type="page"/>
      </w:r>
    </w:p>
    <w:tbl>
      <w:tblPr>
        <w:tblStyle w:val="af1"/>
        <w:tblW w:w="11062" w:type="dxa"/>
        <w:jc w:val="center"/>
        <w:tblInd w:w="305" w:type="dxa"/>
        <w:tblLook w:val="04A0"/>
      </w:tblPr>
      <w:tblGrid>
        <w:gridCol w:w="450"/>
        <w:gridCol w:w="651"/>
        <w:gridCol w:w="651"/>
        <w:gridCol w:w="3017"/>
        <w:gridCol w:w="6293"/>
      </w:tblGrid>
      <w:tr w:rsidR="00092FA8" w:rsidTr="00692DEA">
        <w:trPr>
          <w:cantSplit/>
          <w:trHeight w:val="1134"/>
          <w:jc w:val="center"/>
        </w:trPr>
        <w:tc>
          <w:tcPr>
            <w:tcW w:w="450" w:type="dxa"/>
            <w:shd w:val="clear" w:color="auto" w:fill="DAEEF3" w:themeFill="accent5" w:themeFillTint="33"/>
            <w:vAlign w:val="center"/>
          </w:tcPr>
          <w:p w:rsidR="00092FA8" w:rsidRDefault="00092FA8" w:rsidP="008A7EF0">
            <w:pPr>
              <w:jc w:val="center"/>
            </w:pPr>
            <w:r>
              <w:rPr>
                <w:rFonts w:hint="eastAsia"/>
              </w:rPr>
              <w:lastRenderedPageBreak/>
              <w:t>項番</w:t>
            </w:r>
          </w:p>
        </w:tc>
        <w:tc>
          <w:tcPr>
            <w:tcW w:w="651" w:type="dxa"/>
            <w:shd w:val="clear" w:color="auto" w:fill="DAEEF3" w:themeFill="accent5" w:themeFillTint="33"/>
            <w:textDirection w:val="tbRlV"/>
            <w:vAlign w:val="center"/>
          </w:tcPr>
          <w:p w:rsidR="00092FA8" w:rsidRDefault="00092FA8" w:rsidP="008A7EF0">
            <w:pPr>
              <w:ind w:left="113" w:right="113"/>
              <w:jc w:val="center"/>
            </w:pPr>
            <w:r>
              <w:rPr>
                <w:rFonts w:hint="eastAsia"/>
              </w:rPr>
              <w:t>大分類</w:t>
            </w:r>
          </w:p>
        </w:tc>
        <w:tc>
          <w:tcPr>
            <w:tcW w:w="651" w:type="dxa"/>
            <w:shd w:val="clear" w:color="auto" w:fill="DAEEF3" w:themeFill="accent5" w:themeFillTint="33"/>
            <w:textDirection w:val="tbRlV"/>
            <w:vAlign w:val="center"/>
          </w:tcPr>
          <w:p w:rsidR="00092FA8" w:rsidRDefault="00092FA8" w:rsidP="008A7EF0">
            <w:pPr>
              <w:ind w:left="113" w:right="113"/>
              <w:jc w:val="center"/>
            </w:pPr>
            <w:r>
              <w:rPr>
                <w:rFonts w:hint="eastAsia"/>
              </w:rPr>
              <w:t>小分類</w:t>
            </w:r>
          </w:p>
        </w:tc>
        <w:tc>
          <w:tcPr>
            <w:tcW w:w="3017" w:type="dxa"/>
            <w:shd w:val="clear" w:color="auto" w:fill="DAEEF3" w:themeFill="accent5" w:themeFillTint="33"/>
            <w:vAlign w:val="center"/>
          </w:tcPr>
          <w:p w:rsidR="00092FA8" w:rsidRDefault="000F3DC8" w:rsidP="008A7EF0">
            <w:pPr>
              <w:jc w:val="center"/>
            </w:pPr>
            <w:r>
              <w:rPr>
                <w:rFonts w:hint="eastAsia"/>
              </w:rPr>
              <w:t>ソフトウェア</w:t>
            </w:r>
            <w:r w:rsidR="00092FA8">
              <w:rPr>
                <w:rFonts w:hint="eastAsia"/>
              </w:rPr>
              <w:t>名</w:t>
            </w:r>
          </w:p>
        </w:tc>
        <w:tc>
          <w:tcPr>
            <w:tcW w:w="6293" w:type="dxa"/>
            <w:shd w:val="clear" w:color="auto" w:fill="DAEEF3" w:themeFill="accent5" w:themeFillTint="33"/>
            <w:vAlign w:val="center"/>
          </w:tcPr>
          <w:p w:rsidR="00092FA8" w:rsidRDefault="00092FA8" w:rsidP="008A7EF0">
            <w:pPr>
              <w:jc w:val="center"/>
            </w:pPr>
            <w:r>
              <w:rPr>
                <w:rFonts w:hint="eastAsia"/>
              </w:rPr>
              <w:t>概要</w:t>
            </w:r>
          </w:p>
        </w:tc>
      </w:tr>
      <w:tr w:rsidR="004803C0" w:rsidTr="00692DEA">
        <w:trPr>
          <w:cantSplit/>
          <w:trHeight w:val="1134"/>
          <w:jc w:val="center"/>
        </w:trPr>
        <w:tc>
          <w:tcPr>
            <w:tcW w:w="450" w:type="dxa"/>
            <w:shd w:val="clear" w:color="auto" w:fill="D9D9D9" w:themeFill="background1" w:themeFillShade="D9"/>
            <w:vAlign w:val="center"/>
          </w:tcPr>
          <w:p w:rsidR="00092FA8" w:rsidRDefault="00092FA8" w:rsidP="008A7EF0">
            <w:pPr>
              <w:jc w:val="center"/>
            </w:pPr>
            <w:r>
              <w:rPr>
                <w:rFonts w:hint="eastAsia"/>
              </w:rPr>
              <w:t>10</w:t>
            </w:r>
          </w:p>
        </w:tc>
        <w:tc>
          <w:tcPr>
            <w:tcW w:w="651" w:type="dxa"/>
            <w:vMerge w:val="restart"/>
            <w:shd w:val="clear" w:color="auto" w:fill="auto"/>
            <w:textDirection w:val="tbRlV"/>
            <w:vAlign w:val="center"/>
          </w:tcPr>
          <w:p w:rsidR="00092FA8" w:rsidRDefault="009A7EB7" w:rsidP="008A7EF0">
            <w:pPr>
              <w:ind w:left="113" w:right="113"/>
              <w:jc w:val="center"/>
            </w:pPr>
            <w:r>
              <w:rPr>
                <w:rFonts w:hint="eastAsia"/>
              </w:rPr>
              <w:t>NC3</w:t>
            </w:r>
            <w:r>
              <w:rPr>
                <w:rFonts w:hint="eastAsia"/>
              </w:rPr>
              <w:t>動作</w:t>
            </w:r>
          </w:p>
        </w:tc>
        <w:tc>
          <w:tcPr>
            <w:tcW w:w="651" w:type="dxa"/>
            <w:vMerge w:val="restart"/>
            <w:shd w:val="clear" w:color="auto" w:fill="auto"/>
            <w:textDirection w:val="tbRlV"/>
            <w:vAlign w:val="center"/>
          </w:tcPr>
          <w:p w:rsidR="00092FA8" w:rsidRDefault="00092FA8" w:rsidP="008A7EF0">
            <w:pPr>
              <w:ind w:left="113" w:right="113"/>
              <w:jc w:val="center"/>
            </w:pPr>
            <w:r>
              <w:rPr>
                <w:rFonts w:hint="eastAsia"/>
              </w:rPr>
              <w:t>フレームワーク</w:t>
            </w:r>
          </w:p>
        </w:tc>
        <w:tc>
          <w:tcPr>
            <w:tcW w:w="3017" w:type="dxa"/>
            <w:shd w:val="clear" w:color="auto" w:fill="D9D9D9" w:themeFill="background1" w:themeFillShade="D9"/>
          </w:tcPr>
          <w:p w:rsidR="00092FA8" w:rsidRDefault="00092FA8" w:rsidP="008A7EF0">
            <w:r>
              <w:rPr>
                <w:rFonts w:hint="eastAsia"/>
              </w:rPr>
              <w:t>CakePHP</w:t>
            </w:r>
          </w:p>
          <w:p w:rsidR="002D5B0C" w:rsidRDefault="002D5B0C" w:rsidP="008A7EF0">
            <w:r>
              <w:rPr>
                <w:rFonts w:hint="eastAsia"/>
              </w:rPr>
              <w:t>（</w:t>
            </w:r>
            <w:r w:rsidRPr="002D5B0C">
              <w:t>2.4.5</w:t>
            </w:r>
            <w:r>
              <w:rPr>
                <w:rFonts w:hint="eastAsia"/>
              </w:rPr>
              <w:t>）</w:t>
            </w:r>
          </w:p>
        </w:tc>
        <w:tc>
          <w:tcPr>
            <w:tcW w:w="6293" w:type="dxa"/>
            <w:shd w:val="clear" w:color="auto" w:fill="D9D9D9" w:themeFill="background1" w:themeFillShade="D9"/>
          </w:tcPr>
          <w:p w:rsidR="0017480C" w:rsidRDefault="00092FA8" w:rsidP="0017480C">
            <w:r>
              <w:rPr>
                <w:rFonts w:hint="eastAsia"/>
              </w:rPr>
              <w:t>オープンソースで公開されている</w:t>
            </w:r>
            <w:r>
              <w:rPr>
                <w:rFonts w:hint="eastAsia"/>
              </w:rPr>
              <w:t>RAD</w:t>
            </w:r>
            <w:r w:rsidRPr="00930C6F">
              <w:rPr>
                <w:rFonts w:hint="eastAsia"/>
              </w:rPr>
              <w:t>（</w:t>
            </w:r>
            <w:r w:rsidRPr="00930C6F">
              <w:rPr>
                <w:rFonts w:hint="eastAsia"/>
              </w:rPr>
              <w:t>Rapid Application Development</w:t>
            </w:r>
            <w:r w:rsidRPr="00930C6F">
              <w:rPr>
                <w:rFonts w:hint="eastAsia"/>
              </w:rPr>
              <w:t>）</w:t>
            </w:r>
            <w:r>
              <w:rPr>
                <w:rFonts w:hint="eastAsia"/>
              </w:rPr>
              <w:t>型の</w:t>
            </w:r>
            <w:r>
              <w:rPr>
                <w:rFonts w:hint="eastAsia"/>
              </w:rPr>
              <w:t>PHP</w:t>
            </w:r>
            <w:r>
              <w:rPr>
                <w:rFonts w:hint="eastAsia"/>
              </w:rPr>
              <w:t>フレームワーク。</w:t>
            </w:r>
            <w:r>
              <w:rPr>
                <w:rFonts w:hint="eastAsia"/>
              </w:rPr>
              <w:t>MVC</w:t>
            </w:r>
            <w:r>
              <w:rPr>
                <w:rFonts w:hint="eastAsia"/>
              </w:rPr>
              <w:t>モデルが採用され、プログラムのメンテナンス等が容易になる。</w:t>
            </w:r>
          </w:p>
        </w:tc>
      </w:tr>
      <w:tr w:rsidR="00092FA8" w:rsidTr="00692DEA">
        <w:trPr>
          <w:cantSplit/>
          <w:trHeight w:val="1134"/>
          <w:jc w:val="center"/>
        </w:trPr>
        <w:tc>
          <w:tcPr>
            <w:tcW w:w="450" w:type="dxa"/>
            <w:vAlign w:val="center"/>
          </w:tcPr>
          <w:p w:rsidR="00092FA8" w:rsidRDefault="00092FA8" w:rsidP="008A7EF0">
            <w:pPr>
              <w:jc w:val="center"/>
            </w:pPr>
            <w:r>
              <w:rPr>
                <w:rFonts w:hint="eastAsia"/>
              </w:rPr>
              <w:t>11</w:t>
            </w:r>
          </w:p>
        </w:tc>
        <w:tc>
          <w:tcPr>
            <w:tcW w:w="651" w:type="dxa"/>
            <w:vMerge/>
            <w:shd w:val="clear" w:color="auto" w:fill="auto"/>
            <w:textDirection w:val="tbRlV"/>
            <w:vAlign w:val="center"/>
          </w:tcPr>
          <w:p w:rsidR="00092FA8" w:rsidRDefault="00092FA8" w:rsidP="008A7EF0">
            <w:pPr>
              <w:ind w:left="113" w:right="113"/>
              <w:jc w:val="center"/>
            </w:pPr>
          </w:p>
        </w:tc>
        <w:tc>
          <w:tcPr>
            <w:tcW w:w="651" w:type="dxa"/>
            <w:vMerge/>
            <w:shd w:val="clear" w:color="auto" w:fill="auto"/>
            <w:textDirection w:val="tbRlV"/>
          </w:tcPr>
          <w:p w:rsidR="00092FA8" w:rsidRDefault="00092FA8" w:rsidP="008A7EF0">
            <w:pPr>
              <w:ind w:left="113" w:right="113"/>
              <w:jc w:val="center"/>
            </w:pPr>
          </w:p>
        </w:tc>
        <w:tc>
          <w:tcPr>
            <w:tcW w:w="3017" w:type="dxa"/>
            <w:shd w:val="clear" w:color="auto" w:fill="auto"/>
          </w:tcPr>
          <w:p w:rsidR="00092FA8" w:rsidRDefault="00092FA8" w:rsidP="008A7EF0">
            <w:r>
              <w:rPr>
                <w:rFonts w:hint="eastAsia"/>
              </w:rPr>
              <w:t>AngularJS</w:t>
            </w:r>
          </w:p>
          <w:p w:rsidR="00E9729C" w:rsidRDefault="009D4C4C" w:rsidP="008A7EF0">
            <w:r>
              <w:rPr>
                <w:rFonts w:hint="eastAsia"/>
              </w:rPr>
              <w:t>（</w:t>
            </w:r>
            <w:r w:rsidRPr="009D4C4C">
              <w:t>1.2.16</w:t>
            </w:r>
            <w:r>
              <w:rPr>
                <w:rFonts w:hint="eastAsia"/>
              </w:rPr>
              <w:t>）</w:t>
            </w:r>
          </w:p>
        </w:tc>
        <w:tc>
          <w:tcPr>
            <w:tcW w:w="6293" w:type="dxa"/>
            <w:shd w:val="clear" w:color="auto" w:fill="auto"/>
          </w:tcPr>
          <w:p w:rsidR="0017480C" w:rsidRDefault="00092FA8" w:rsidP="0017480C">
            <w:r>
              <w:rPr>
                <w:rFonts w:hint="eastAsia"/>
              </w:rPr>
              <w:t>Google</w:t>
            </w:r>
            <w:r>
              <w:rPr>
                <w:rFonts w:hint="eastAsia"/>
              </w:rPr>
              <w:t>が中心となってオープンソースで開発されている</w:t>
            </w:r>
            <w:r>
              <w:rPr>
                <w:rFonts w:hint="eastAsia"/>
              </w:rPr>
              <w:t>Javascript</w:t>
            </w:r>
            <w:r>
              <w:rPr>
                <w:rFonts w:hint="eastAsia"/>
              </w:rPr>
              <w:t>フレームワーク。</w:t>
            </w:r>
            <w:r>
              <w:rPr>
                <w:rFonts w:hint="eastAsia"/>
              </w:rPr>
              <w:t>MVC</w:t>
            </w:r>
            <w:r>
              <w:rPr>
                <w:rFonts w:hint="eastAsia"/>
              </w:rPr>
              <w:t>モデルが採用されている。双方向データバインディング等の特徴を持つ。</w:t>
            </w:r>
          </w:p>
        </w:tc>
      </w:tr>
      <w:tr w:rsidR="004803C0" w:rsidTr="00692DEA">
        <w:trPr>
          <w:cantSplit/>
          <w:trHeight w:val="1134"/>
          <w:jc w:val="center"/>
        </w:trPr>
        <w:tc>
          <w:tcPr>
            <w:tcW w:w="450" w:type="dxa"/>
            <w:shd w:val="clear" w:color="auto" w:fill="D9D9D9" w:themeFill="background1" w:themeFillShade="D9"/>
            <w:vAlign w:val="center"/>
          </w:tcPr>
          <w:p w:rsidR="00092FA8" w:rsidRDefault="00092FA8" w:rsidP="00092FA8">
            <w:pPr>
              <w:jc w:val="center"/>
            </w:pPr>
            <w:r>
              <w:rPr>
                <w:rFonts w:hint="eastAsia"/>
              </w:rPr>
              <w:t>12</w:t>
            </w:r>
          </w:p>
        </w:tc>
        <w:tc>
          <w:tcPr>
            <w:tcW w:w="651" w:type="dxa"/>
            <w:vMerge/>
            <w:shd w:val="clear" w:color="auto" w:fill="auto"/>
            <w:textDirection w:val="tbRlV"/>
            <w:vAlign w:val="center"/>
          </w:tcPr>
          <w:p w:rsidR="00092FA8" w:rsidRDefault="00092FA8" w:rsidP="008A7EF0">
            <w:pPr>
              <w:ind w:left="113" w:right="113"/>
              <w:jc w:val="center"/>
            </w:pPr>
          </w:p>
        </w:tc>
        <w:tc>
          <w:tcPr>
            <w:tcW w:w="651" w:type="dxa"/>
            <w:vMerge/>
            <w:shd w:val="clear" w:color="auto" w:fill="auto"/>
            <w:textDirection w:val="tbRlV"/>
          </w:tcPr>
          <w:p w:rsidR="00092FA8" w:rsidRDefault="00092FA8" w:rsidP="008A7EF0">
            <w:pPr>
              <w:ind w:left="113" w:right="113"/>
              <w:jc w:val="center"/>
            </w:pPr>
          </w:p>
        </w:tc>
        <w:tc>
          <w:tcPr>
            <w:tcW w:w="3017" w:type="dxa"/>
            <w:shd w:val="clear" w:color="auto" w:fill="D9D9D9" w:themeFill="background1" w:themeFillShade="D9"/>
          </w:tcPr>
          <w:p w:rsidR="00092FA8" w:rsidRDefault="00092FA8" w:rsidP="008A7EF0">
            <w:r>
              <w:rPr>
                <w:rFonts w:hint="eastAsia"/>
              </w:rPr>
              <w:t>Bootstrap</w:t>
            </w:r>
          </w:p>
          <w:p w:rsidR="009D4C4C" w:rsidRDefault="009D4C4C" w:rsidP="008A7EF0">
            <w:r>
              <w:rPr>
                <w:rFonts w:hint="eastAsia"/>
              </w:rPr>
              <w:t>（</w:t>
            </w:r>
            <w:r w:rsidRPr="009D4C4C">
              <w:t>3.1</w:t>
            </w:r>
            <w:r>
              <w:rPr>
                <w:rFonts w:hint="eastAsia"/>
              </w:rPr>
              <w:t>）</w:t>
            </w:r>
          </w:p>
        </w:tc>
        <w:tc>
          <w:tcPr>
            <w:tcW w:w="6293" w:type="dxa"/>
            <w:shd w:val="clear" w:color="auto" w:fill="D9D9D9" w:themeFill="background1" w:themeFillShade="D9"/>
          </w:tcPr>
          <w:p w:rsidR="0017480C" w:rsidRDefault="00092FA8" w:rsidP="0017480C">
            <w:r>
              <w:rPr>
                <w:rFonts w:hint="eastAsia"/>
              </w:rPr>
              <w:t>Twitter</w:t>
            </w:r>
            <w:r>
              <w:rPr>
                <w:rFonts w:hint="eastAsia"/>
              </w:rPr>
              <w:t>が公開する</w:t>
            </w:r>
            <w:r>
              <w:rPr>
                <w:rFonts w:hint="eastAsia"/>
              </w:rPr>
              <w:t>CSS</w:t>
            </w:r>
            <w:r>
              <w:rPr>
                <w:rFonts w:hint="eastAsia"/>
              </w:rPr>
              <w:t>フレームワーク。</w:t>
            </w:r>
            <w:r>
              <w:rPr>
                <w:rFonts w:hint="eastAsia"/>
              </w:rPr>
              <w:t>Twitter</w:t>
            </w:r>
            <w:r>
              <w:rPr>
                <w:rFonts w:hint="eastAsia"/>
              </w:rPr>
              <w:t>ライクなデザインで</w:t>
            </w:r>
            <w:r>
              <w:rPr>
                <w:rFonts w:hint="eastAsia"/>
              </w:rPr>
              <w:t>Web</w:t>
            </w:r>
            <w:r>
              <w:rPr>
                <w:rFonts w:hint="eastAsia"/>
              </w:rPr>
              <w:t>ページを作成でき、レスポンシブデザインを実現することができる。</w:t>
            </w:r>
          </w:p>
        </w:tc>
      </w:tr>
      <w:tr w:rsidR="00D57435" w:rsidTr="00692DEA">
        <w:trPr>
          <w:cantSplit/>
          <w:trHeight w:val="1134"/>
          <w:jc w:val="center"/>
        </w:trPr>
        <w:tc>
          <w:tcPr>
            <w:tcW w:w="450" w:type="dxa"/>
            <w:shd w:val="clear" w:color="auto" w:fill="auto"/>
            <w:vAlign w:val="center"/>
          </w:tcPr>
          <w:p w:rsidR="00092FA8" w:rsidRDefault="00092FA8" w:rsidP="00092FA8">
            <w:pPr>
              <w:jc w:val="center"/>
            </w:pPr>
            <w:r>
              <w:rPr>
                <w:rFonts w:hint="eastAsia"/>
              </w:rPr>
              <w:t>13</w:t>
            </w:r>
          </w:p>
        </w:tc>
        <w:tc>
          <w:tcPr>
            <w:tcW w:w="651" w:type="dxa"/>
            <w:vMerge/>
            <w:shd w:val="clear" w:color="auto" w:fill="auto"/>
            <w:textDirection w:val="tbRlV"/>
            <w:vAlign w:val="center"/>
          </w:tcPr>
          <w:p w:rsidR="00092FA8" w:rsidRDefault="00092FA8" w:rsidP="008A7EF0">
            <w:pPr>
              <w:ind w:left="113" w:right="113"/>
              <w:jc w:val="center"/>
            </w:pPr>
          </w:p>
        </w:tc>
        <w:tc>
          <w:tcPr>
            <w:tcW w:w="651" w:type="dxa"/>
            <w:shd w:val="clear" w:color="auto" w:fill="auto"/>
            <w:textDirection w:val="tbRlV"/>
          </w:tcPr>
          <w:p w:rsidR="00092FA8" w:rsidRDefault="00092FA8" w:rsidP="008A7EF0">
            <w:pPr>
              <w:ind w:left="113" w:right="113"/>
              <w:jc w:val="center"/>
            </w:pPr>
            <w:r>
              <w:rPr>
                <w:rFonts w:hint="eastAsia"/>
              </w:rPr>
              <w:t>ライブラリ</w:t>
            </w:r>
          </w:p>
          <w:p w:rsidR="00092FA8" w:rsidRDefault="00092FA8" w:rsidP="008A7EF0">
            <w:pPr>
              <w:ind w:left="113" w:right="113"/>
              <w:jc w:val="center"/>
            </w:pPr>
          </w:p>
        </w:tc>
        <w:tc>
          <w:tcPr>
            <w:tcW w:w="3017" w:type="dxa"/>
            <w:shd w:val="clear" w:color="auto" w:fill="auto"/>
          </w:tcPr>
          <w:p w:rsidR="00092FA8" w:rsidRDefault="00092FA8" w:rsidP="008A7EF0">
            <w:r>
              <w:rPr>
                <w:rFonts w:hint="eastAsia"/>
              </w:rPr>
              <w:t>jQuery</w:t>
            </w:r>
          </w:p>
          <w:p w:rsidR="009D4C4C" w:rsidRDefault="009D4C4C" w:rsidP="008A7EF0">
            <w:r>
              <w:rPr>
                <w:rFonts w:hint="eastAsia"/>
              </w:rPr>
              <w:t>（</w:t>
            </w:r>
            <w:r w:rsidRPr="009D4C4C">
              <w:t>2.1.1</w:t>
            </w:r>
            <w:r>
              <w:rPr>
                <w:rFonts w:hint="eastAsia"/>
              </w:rPr>
              <w:t>）</w:t>
            </w:r>
          </w:p>
        </w:tc>
        <w:tc>
          <w:tcPr>
            <w:tcW w:w="6293" w:type="dxa"/>
            <w:shd w:val="clear" w:color="auto" w:fill="auto"/>
          </w:tcPr>
          <w:p w:rsidR="0017480C" w:rsidRPr="0054147D" w:rsidRDefault="00092FA8" w:rsidP="0017480C">
            <w:r>
              <w:rPr>
                <w:rFonts w:hint="eastAsia"/>
              </w:rPr>
              <w:t>オープンソースの</w:t>
            </w:r>
            <w:r>
              <w:rPr>
                <w:rFonts w:hint="eastAsia"/>
              </w:rPr>
              <w:t>Javascript</w:t>
            </w:r>
            <w:r>
              <w:rPr>
                <w:rFonts w:hint="eastAsia"/>
              </w:rPr>
              <w:t>用ライブラリ。</w:t>
            </w:r>
            <w:r>
              <w:rPr>
                <w:rFonts w:hint="eastAsia"/>
              </w:rPr>
              <w:t>Ajax</w:t>
            </w:r>
            <w:r>
              <w:rPr>
                <w:rFonts w:hint="eastAsia"/>
              </w:rPr>
              <w:t>による非同期通信、</w:t>
            </w:r>
            <w:r>
              <w:rPr>
                <w:rFonts w:hint="eastAsia"/>
              </w:rPr>
              <w:t>DOM</w:t>
            </w:r>
            <w:r>
              <w:rPr>
                <w:rFonts w:hint="eastAsia"/>
              </w:rPr>
              <w:t>操作、ユーティリティの利用、プラグインによる機能拡張、</w:t>
            </w:r>
            <w:r>
              <w:rPr>
                <w:rFonts w:hint="eastAsia"/>
              </w:rPr>
              <w:t>CSS</w:t>
            </w:r>
            <w:r>
              <w:rPr>
                <w:rFonts w:hint="eastAsia"/>
              </w:rPr>
              <w:t>操作、ブラウザに依存しない等の特徴を持つ。これにより、</w:t>
            </w:r>
            <w:r>
              <w:rPr>
                <w:rFonts w:hint="eastAsia"/>
              </w:rPr>
              <w:t>Javascript</w:t>
            </w:r>
            <w:r>
              <w:rPr>
                <w:rFonts w:hint="eastAsia"/>
              </w:rPr>
              <w:t>のコード量を簡素化することができる。</w:t>
            </w:r>
          </w:p>
        </w:tc>
      </w:tr>
      <w:tr w:rsidR="009A7EB7" w:rsidTr="00692DEA">
        <w:trPr>
          <w:jc w:val="center"/>
        </w:trPr>
        <w:tc>
          <w:tcPr>
            <w:tcW w:w="450" w:type="dxa"/>
            <w:shd w:val="clear" w:color="auto" w:fill="D9D9D9" w:themeFill="background1" w:themeFillShade="D9"/>
            <w:vAlign w:val="center"/>
          </w:tcPr>
          <w:p w:rsidR="009A7EB7" w:rsidRDefault="005D72D3" w:rsidP="008A7EF0">
            <w:pPr>
              <w:jc w:val="center"/>
            </w:pPr>
            <w:r>
              <w:rPr>
                <w:rFonts w:hint="eastAsia"/>
              </w:rPr>
              <w:t>1</w:t>
            </w:r>
            <w:r w:rsidR="00355574">
              <w:rPr>
                <w:rFonts w:hint="eastAsia"/>
              </w:rPr>
              <w:t>4</w:t>
            </w:r>
          </w:p>
        </w:tc>
        <w:tc>
          <w:tcPr>
            <w:tcW w:w="1302" w:type="dxa"/>
            <w:gridSpan w:val="2"/>
            <w:textDirection w:val="tbRlV"/>
            <w:vAlign w:val="center"/>
          </w:tcPr>
          <w:p w:rsidR="00D57435" w:rsidRDefault="009A7EB7" w:rsidP="008A7EF0">
            <w:pPr>
              <w:ind w:left="113" w:right="113"/>
              <w:jc w:val="center"/>
            </w:pPr>
            <w:r>
              <w:rPr>
                <w:rFonts w:hint="eastAsia"/>
              </w:rPr>
              <w:t>バージョン管理</w:t>
            </w:r>
          </w:p>
          <w:p w:rsidR="009A7EB7" w:rsidRDefault="009A7EB7" w:rsidP="008A7EF0">
            <w:pPr>
              <w:ind w:left="113" w:right="113"/>
              <w:jc w:val="center"/>
            </w:pPr>
            <w:r>
              <w:rPr>
                <w:rFonts w:hint="eastAsia"/>
              </w:rPr>
              <w:t>システム</w:t>
            </w:r>
          </w:p>
        </w:tc>
        <w:tc>
          <w:tcPr>
            <w:tcW w:w="3017" w:type="dxa"/>
            <w:shd w:val="clear" w:color="auto" w:fill="D9D9D9" w:themeFill="background1" w:themeFillShade="D9"/>
          </w:tcPr>
          <w:p w:rsidR="00421F20" w:rsidRDefault="009A7EB7" w:rsidP="00421F20">
            <w:r>
              <w:rPr>
                <w:rFonts w:hint="eastAsia"/>
              </w:rPr>
              <w:t>Git</w:t>
            </w:r>
            <w:r w:rsidR="000F032B">
              <w:rPr>
                <w:rFonts w:hint="eastAsia"/>
              </w:rPr>
              <w:t>：</w:t>
            </w:r>
            <w:r w:rsidR="00421F20">
              <w:rPr>
                <w:rFonts w:hint="eastAsia"/>
              </w:rPr>
              <w:t>msysGit</w:t>
            </w:r>
          </w:p>
          <w:p w:rsidR="000F032B" w:rsidRDefault="000F032B" w:rsidP="00421F20">
            <w:r>
              <w:rPr>
                <w:rFonts w:hint="eastAsia"/>
              </w:rPr>
              <w:t>（</w:t>
            </w:r>
            <w:r>
              <w:rPr>
                <w:rFonts w:hint="eastAsia"/>
              </w:rPr>
              <w:t>1.9.2</w:t>
            </w:r>
            <w:r>
              <w:rPr>
                <w:rFonts w:hint="eastAsia"/>
              </w:rPr>
              <w:t>）</w:t>
            </w:r>
          </w:p>
        </w:tc>
        <w:tc>
          <w:tcPr>
            <w:tcW w:w="6293" w:type="dxa"/>
            <w:shd w:val="clear" w:color="auto" w:fill="D9D9D9" w:themeFill="background1" w:themeFillShade="D9"/>
          </w:tcPr>
          <w:p w:rsidR="0017480C" w:rsidRDefault="00277953" w:rsidP="0017480C">
            <w:r>
              <w:rPr>
                <w:rFonts w:hint="eastAsia"/>
              </w:rPr>
              <w:t>分散型</w:t>
            </w:r>
            <w:r w:rsidR="000A1A66">
              <w:rPr>
                <w:rFonts w:hint="eastAsia"/>
              </w:rPr>
              <w:t>の</w:t>
            </w:r>
            <w:r>
              <w:rPr>
                <w:rFonts w:hint="eastAsia"/>
              </w:rPr>
              <w:t>バージョン管理システム</w:t>
            </w:r>
            <w:r w:rsidR="00D57435">
              <w:rPr>
                <w:rFonts w:hint="eastAsia"/>
              </w:rPr>
              <w:t>で開発者それぞれがローカル環境にリポジトリを持つことができる。そのため</w:t>
            </w:r>
            <w:r w:rsidR="00966E81">
              <w:rPr>
                <w:rFonts w:hint="eastAsia"/>
              </w:rPr>
              <w:t>ネットワークにアクセスできない環境</w:t>
            </w:r>
            <w:r w:rsidR="00312D5C">
              <w:rPr>
                <w:rFonts w:hint="eastAsia"/>
              </w:rPr>
              <w:t>であっても</w:t>
            </w:r>
            <w:r w:rsidR="00966E81">
              <w:rPr>
                <w:rFonts w:hint="eastAsia"/>
              </w:rPr>
              <w:t>、自らが作業した履歴の調査や変更の記録等、ほとんどの作業ができる。</w:t>
            </w:r>
          </w:p>
          <w:p w:rsidR="00421F20" w:rsidRDefault="00421F20" w:rsidP="0017480C">
            <w:r>
              <w:rPr>
                <w:rFonts w:hint="eastAsia"/>
              </w:rPr>
              <w:t>Windows</w:t>
            </w:r>
            <w:r>
              <w:rPr>
                <w:rFonts w:hint="eastAsia"/>
              </w:rPr>
              <w:t>で</w:t>
            </w:r>
            <w:r>
              <w:rPr>
                <w:rFonts w:hint="eastAsia"/>
              </w:rPr>
              <w:t>Git</w:t>
            </w:r>
            <w:r>
              <w:rPr>
                <w:rFonts w:hint="eastAsia"/>
              </w:rPr>
              <w:t>を使用するために</w:t>
            </w:r>
            <w:r w:rsidR="00CC24B3">
              <w:rPr>
                <w:rFonts w:hint="eastAsia"/>
              </w:rPr>
              <w:t>は</w:t>
            </w:r>
            <w:r>
              <w:rPr>
                <w:rFonts w:hint="eastAsia"/>
              </w:rPr>
              <w:t>、</w:t>
            </w:r>
            <w:r>
              <w:rPr>
                <w:rFonts w:hint="eastAsia"/>
              </w:rPr>
              <w:t>msysGit</w:t>
            </w:r>
            <w:r>
              <w:rPr>
                <w:rFonts w:hint="eastAsia"/>
              </w:rPr>
              <w:t>を使用する。</w:t>
            </w:r>
          </w:p>
        </w:tc>
      </w:tr>
      <w:tr w:rsidR="009A7EB7" w:rsidTr="00692DEA">
        <w:trPr>
          <w:jc w:val="center"/>
        </w:trPr>
        <w:tc>
          <w:tcPr>
            <w:tcW w:w="450" w:type="dxa"/>
            <w:shd w:val="clear" w:color="auto" w:fill="auto"/>
            <w:vAlign w:val="center"/>
          </w:tcPr>
          <w:p w:rsidR="009A7EB7" w:rsidRDefault="005D72D3" w:rsidP="008A7EF0">
            <w:pPr>
              <w:jc w:val="center"/>
            </w:pPr>
            <w:r>
              <w:rPr>
                <w:rFonts w:hint="eastAsia"/>
              </w:rPr>
              <w:t>1</w:t>
            </w:r>
            <w:r w:rsidR="00355574">
              <w:rPr>
                <w:rFonts w:hint="eastAsia"/>
              </w:rPr>
              <w:t>5</w:t>
            </w:r>
          </w:p>
        </w:tc>
        <w:tc>
          <w:tcPr>
            <w:tcW w:w="1302" w:type="dxa"/>
            <w:gridSpan w:val="2"/>
            <w:shd w:val="clear" w:color="auto" w:fill="auto"/>
            <w:textDirection w:val="tbRlV"/>
            <w:vAlign w:val="center"/>
          </w:tcPr>
          <w:p w:rsidR="00D57435" w:rsidRDefault="009A7EB7" w:rsidP="008A7EF0">
            <w:pPr>
              <w:ind w:left="113" w:right="113"/>
              <w:jc w:val="center"/>
            </w:pPr>
            <w:r>
              <w:rPr>
                <w:rFonts w:hint="eastAsia"/>
              </w:rPr>
              <w:t>プロジェクト</w:t>
            </w:r>
          </w:p>
          <w:p w:rsidR="00D57435" w:rsidRDefault="009A7EB7" w:rsidP="008A7EF0">
            <w:pPr>
              <w:ind w:left="113" w:right="113"/>
              <w:jc w:val="center"/>
            </w:pPr>
            <w:r>
              <w:rPr>
                <w:rFonts w:hint="eastAsia"/>
              </w:rPr>
              <w:t>ホスティング</w:t>
            </w:r>
          </w:p>
          <w:p w:rsidR="009A7EB7" w:rsidRDefault="009A7EB7" w:rsidP="008A7EF0">
            <w:pPr>
              <w:ind w:left="113" w:right="113"/>
              <w:jc w:val="center"/>
            </w:pPr>
            <w:r>
              <w:rPr>
                <w:rFonts w:hint="eastAsia"/>
              </w:rPr>
              <w:t>サービス</w:t>
            </w:r>
          </w:p>
        </w:tc>
        <w:tc>
          <w:tcPr>
            <w:tcW w:w="3017" w:type="dxa"/>
            <w:shd w:val="clear" w:color="auto" w:fill="auto"/>
          </w:tcPr>
          <w:p w:rsidR="000F032B" w:rsidRDefault="009A7EB7" w:rsidP="008A7EF0">
            <w:r>
              <w:rPr>
                <w:rFonts w:hint="eastAsia"/>
              </w:rPr>
              <w:t>GitHub</w:t>
            </w:r>
          </w:p>
        </w:tc>
        <w:tc>
          <w:tcPr>
            <w:tcW w:w="6293" w:type="dxa"/>
            <w:shd w:val="clear" w:color="auto" w:fill="auto"/>
          </w:tcPr>
          <w:p w:rsidR="003F0086" w:rsidRDefault="008A7EF0" w:rsidP="0017480C">
            <w:r>
              <w:rPr>
                <w:rFonts w:hint="eastAsia"/>
              </w:rPr>
              <w:t>Git</w:t>
            </w:r>
            <w:r>
              <w:rPr>
                <w:rFonts w:hint="eastAsia"/>
              </w:rPr>
              <w:t>のリポジトリをホスティングするサービスで、</w:t>
            </w:r>
            <w:r>
              <w:rPr>
                <w:rFonts w:hint="eastAsia"/>
              </w:rPr>
              <w:t>Git</w:t>
            </w:r>
            <w:r>
              <w:rPr>
                <w:rFonts w:hint="eastAsia"/>
              </w:rPr>
              <w:t>はコマンドラインツールであるのに対し、</w:t>
            </w:r>
            <w:r>
              <w:rPr>
                <w:rFonts w:hint="eastAsia"/>
              </w:rPr>
              <w:t>GitHub</w:t>
            </w:r>
            <w:r>
              <w:rPr>
                <w:rFonts w:hint="eastAsia"/>
              </w:rPr>
              <w:t>は</w:t>
            </w:r>
            <w:r>
              <w:rPr>
                <w:rFonts w:hint="eastAsia"/>
              </w:rPr>
              <w:t>Web</w:t>
            </w:r>
            <w:r w:rsidR="00355574">
              <w:rPr>
                <w:rFonts w:hint="eastAsia"/>
              </w:rPr>
              <w:t>ブラウザ</w:t>
            </w:r>
            <w:r>
              <w:rPr>
                <w:rFonts w:hint="eastAsia"/>
              </w:rPr>
              <w:t>でグラフィカルなユーザインターフェースを提供する。</w:t>
            </w:r>
            <w:r w:rsidR="003F0086">
              <w:rPr>
                <w:rFonts w:hint="eastAsia"/>
              </w:rPr>
              <w:t>アカウントを登録し、制限</w:t>
            </w:r>
            <w:r w:rsidR="0017480C">
              <w:rPr>
                <w:rFonts w:hint="eastAsia"/>
              </w:rPr>
              <w:t>内は</w:t>
            </w:r>
            <w:r w:rsidR="003F0086">
              <w:rPr>
                <w:rFonts w:hint="eastAsia"/>
              </w:rPr>
              <w:t>無料で利用することができる。</w:t>
            </w:r>
          </w:p>
          <w:p w:rsidR="0017480C" w:rsidRDefault="0017480C" w:rsidP="0017480C"/>
        </w:tc>
      </w:tr>
    </w:tbl>
    <w:p w:rsidR="009A7EB7" w:rsidRDefault="009A7EB7">
      <w:pPr>
        <w:widowControl/>
        <w:adjustRightInd/>
        <w:spacing w:line="240" w:lineRule="auto"/>
        <w:jc w:val="left"/>
        <w:textAlignment w:val="auto"/>
        <w:rPr>
          <w:color w:val="FF0000"/>
        </w:rPr>
      </w:pPr>
      <w:r>
        <w:rPr>
          <w:color w:val="FF0000"/>
        </w:rPr>
        <w:br w:type="page"/>
      </w:r>
    </w:p>
    <w:tbl>
      <w:tblPr>
        <w:tblStyle w:val="af1"/>
        <w:tblW w:w="11062" w:type="dxa"/>
        <w:jc w:val="center"/>
        <w:tblInd w:w="305" w:type="dxa"/>
        <w:tblLook w:val="04A0"/>
      </w:tblPr>
      <w:tblGrid>
        <w:gridCol w:w="450"/>
        <w:gridCol w:w="582"/>
        <w:gridCol w:w="582"/>
        <w:gridCol w:w="3155"/>
        <w:gridCol w:w="6293"/>
      </w:tblGrid>
      <w:tr w:rsidR="009A7EB7" w:rsidTr="00692DEA">
        <w:trPr>
          <w:cantSplit/>
          <w:trHeight w:val="1134"/>
          <w:jc w:val="center"/>
        </w:trPr>
        <w:tc>
          <w:tcPr>
            <w:tcW w:w="450" w:type="dxa"/>
            <w:shd w:val="clear" w:color="auto" w:fill="DAEEF3" w:themeFill="accent5" w:themeFillTint="33"/>
            <w:vAlign w:val="center"/>
          </w:tcPr>
          <w:p w:rsidR="009A7EB7" w:rsidRDefault="009A7EB7" w:rsidP="008A7EF0">
            <w:pPr>
              <w:jc w:val="center"/>
            </w:pPr>
            <w:r>
              <w:rPr>
                <w:rFonts w:hint="eastAsia"/>
              </w:rPr>
              <w:lastRenderedPageBreak/>
              <w:t>項番</w:t>
            </w:r>
          </w:p>
        </w:tc>
        <w:tc>
          <w:tcPr>
            <w:tcW w:w="582" w:type="dxa"/>
            <w:shd w:val="clear" w:color="auto" w:fill="DAEEF3" w:themeFill="accent5" w:themeFillTint="33"/>
            <w:textDirection w:val="tbRlV"/>
            <w:vAlign w:val="center"/>
          </w:tcPr>
          <w:p w:rsidR="009A7EB7" w:rsidRDefault="009A7EB7" w:rsidP="008A7EF0">
            <w:pPr>
              <w:ind w:left="113" w:right="113"/>
              <w:jc w:val="center"/>
            </w:pPr>
            <w:r>
              <w:rPr>
                <w:rFonts w:hint="eastAsia"/>
              </w:rPr>
              <w:t>大分類</w:t>
            </w:r>
          </w:p>
        </w:tc>
        <w:tc>
          <w:tcPr>
            <w:tcW w:w="582" w:type="dxa"/>
            <w:shd w:val="clear" w:color="auto" w:fill="DAEEF3" w:themeFill="accent5" w:themeFillTint="33"/>
            <w:textDirection w:val="tbRlV"/>
            <w:vAlign w:val="center"/>
          </w:tcPr>
          <w:p w:rsidR="009A7EB7" w:rsidRDefault="009A7EB7" w:rsidP="008A7EF0">
            <w:pPr>
              <w:ind w:left="113" w:right="113"/>
              <w:jc w:val="center"/>
            </w:pPr>
            <w:r>
              <w:rPr>
                <w:rFonts w:hint="eastAsia"/>
              </w:rPr>
              <w:t>小分類</w:t>
            </w:r>
          </w:p>
        </w:tc>
        <w:tc>
          <w:tcPr>
            <w:tcW w:w="3155" w:type="dxa"/>
            <w:shd w:val="clear" w:color="auto" w:fill="DAEEF3" w:themeFill="accent5" w:themeFillTint="33"/>
            <w:vAlign w:val="center"/>
          </w:tcPr>
          <w:p w:rsidR="009A7EB7" w:rsidRDefault="000F3DC8" w:rsidP="008A7EF0">
            <w:pPr>
              <w:jc w:val="center"/>
            </w:pPr>
            <w:r>
              <w:rPr>
                <w:rFonts w:hint="eastAsia"/>
              </w:rPr>
              <w:t>ソフトウェア</w:t>
            </w:r>
            <w:r w:rsidR="009A7EB7">
              <w:rPr>
                <w:rFonts w:hint="eastAsia"/>
              </w:rPr>
              <w:t>名</w:t>
            </w:r>
          </w:p>
        </w:tc>
        <w:tc>
          <w:tcPr>
            <w:tcW w:w="6293" w:type="dxa"/>
            <w:shd w:val="clear" w:color="auto" w:fill="DAEEF3" w:themeFill="accent5" w:themeFillTint="33"/>
            <w:vAlign w:val="center"/>
          </w:tcPr>
          <w:p w:rsidR="009A7EB7" w:rsidRDefault="009A7EB7" w:rsidP="008A7EF0">
            <w:pPr>
              <w:jc w:val="center"/>
            </w:pPr>
            <w:r>
              <w:rPr>
                <w:rFonts w:hint="eastAsia"/>
              </w:rPr>
              <w:t>概要</w:t>
            </w:r>
          </w:p>
        </w:tc>
      </w:tr>
      <w:tr w:rsidR="009A7EB7" w:rsidTr="00692DEA">
        <w:trPr>
          <w:jc w:val="center"/>
        </w:trPr>
        <w:tc>
          <w:tcPr>
            <w:tcW w:w="450" w:type="dxa"/>
            <w:vAlign w:val="center"/>
          </w:tcPr>
          <w:p w:rsidR="009A7EB7" w:rsidRDefault="005D72D3" w:rsidP="008A7EF0">
            <w:pPr>
              <w:jc w:val="center"/>
            </w:pPr>
            <w:r>
              <w:rPr>
                <w:rFonts w:hint="eastAsia"/>
              </w:rPr>
              <w:t>1</w:t>
            </w:r>
            <w:r w:rsidR="00981E7A">
              <w:rPr>
                <w:rFonts w:hint="eastAsia"/>
              </w:rPr>
              <w:t>6</w:t>
            </w:r>
          </w:p>
        </w:tc>
        <w:tc>
          <w:tcPr>
            <w:tcW w:w="582" w:type="dxa"/>
            <w:vMerge w:val="restart"/>
            <w:textDirection w:val="tbRlV"/>
            <w:vAlign w:val="center"/>
          </w:tcPr>
          <w:p w:rsidR="009A7EB7" w:rsidRDefault="009A7EB7" w:rsidP="008A7EF0">
            <w:pPr>
              <w:ind w:left="113" w:right="113"/>
              <w:jc w:val="center"/>
            </w:pPr>
            <w:r>
              <w:rPr>
                <w:rFonts w:hint="eastAsia"/>
              </w:rPr>
              <w:t>テスト</w:t>
            </w:r>
          </w:p>
        </w:tc>
        <w:tc>
          <w:tcPr>
            <w:tcW w:w="582" w:type="dxa"/>
            <w:textDirection w:val="tbRlV"/>
          </w:tcPr>
          <w:p w:rsidR="009A7EB7" w:rsidRDefault="009A7EB7" w:rsidP="008A7EF0">
            <w:pPr>
              <w:ind w:left="113" w:right="113"/>
              <w:jc w:val="center"/>
            </w:pPr>
            <w:r>
              <w:rPr>
                <w:rFonts w:hint="eastAsia"/>
              </w:rPr>
              <w:t>CI</w:t>
            </w:r>
          </w:p>
        </w:tc>
        <w:tc>
          <w:tcPr>
            <w:tcW w:w="3155" w:type="dxa"/>
          </w:tcPr>
          <w:p w:rsidR="009A7EB7" w:rsidRDefault="009A7EB7" w:rsidP="008A7EF0">
            <w:r>
              <w:rPr>
                <w:rFonts w:hint="eastAsia"/>
              </w:rPr>
              <w:t>TravisCI</w:t>
            </w:r>
          </w:p>
        </w:tc>
        <w:tc>
          <w:tcPr>
            <w:tcW w:w="6293" w:type="dxa"/>
          </w:tcPr>
          <w:p w:rsidR="0017480C" w:rsidRDefault="009A7EB7" w:rsidP="008A7EF0">
            <w:r>
              <w:rPr>
                <w:rFonts w:hint="eastAsia"/>
              </w:rPr>
              <w:t>オープンソースコミュニティのための</w:t>
            </w:r>
            <w:r>
              <w:rPr>
                <w:rFonts w:hint="eastAsia"/>
              </w:rPr>
              <w:t>CI</w:t>
            </w:r>
            <w:r>
              <w:rPr>
                <w:rFonts w:hint="eastAsia"/>
              </w:rPr>
              <w:t>（継続的インテグレーション）※サービス。</w:t>
            </w:r>
            <w:r>
              <w:rPr>
                <w:rFonts w:hint="eastAsia"/>
              </w:rPr>
              <w:t>GitHub</w:t>
            </w:r>
            <w:r>
              <w:rPr>
                <w:rFonts w:hint="eastAsia"/>
              </w:rPr>
              <w:t>と連携しており、</w:t>
            </w:r>
            <w:r>
              <w:rPr>
                <w:rFonts w:hint="eastAsia"/>
              </w:rPr>
              <w:t>CI</w:t>
            </w:r>
            <w:r>
              <w:rPr>
                <w:rFonts w:hint="eastAsia"/>
              </w:rPr>
              <w:t>したいリポジトリを接続することで</w:t>
            </w:r>
            <w:r>
              <w:rPr>
                <w:rFonts w:hint="eastAsia"/>
              </w:rPr>
              <w:t>TravisCI</w:t>
            </w:r>
            <w:r>
              <w:rPr>
                <w:rFonts w:hint="eastAsia"/>
              </w:rPr>
              <w:t>がコミットを取得して設定通りにビルド</w:t>
            </w:r>
            <w:r w:rsidR="0099441C">
              <w:rPr>
                <w:rFonts w:hint="eastAsia"/>
              </w:rPr>
              <w:t>・</w:t>
            </w:r>
            <w:r>
              <w:rPr>
                <w:rFonts w:hint="eastAsia"/>
              </w:rPr>
              <w:t>テストを実行する。失敗するとメール等で結果が送信される。</w:t>
            </w:r>
          </w:p>
        </w:tc>
      </w:tr>
      <w:tr w:rsidR="009A7EB7" w:rsidTr="00692DEA">
        <w:trPr>
          <w:cantSplit/>
          <w:trHeight w:val="654"/>
          <w:jc w:val="center"/>
        </w:trPr>
        <w:tc>
          <w:tcPr>
            <w:tcW w:w="450" w:type="dxa"/>
            <w:shd w:val="clear" w:color="auto" w:fill="D9D9D9" w:themeFill="background1" w:themeFillShade="D9"/>
            <w:vAlign w:val="center"/>
          </w:tcPr>
          <w:p w:rsidR="009A7EB7" w:rsidRDefault="005D72D3" w:rsidP="008A7EF0">
            <w:pPr>
              <w:jc w:val="center"/>
            </w:pPr>
            <w:r>
              <w:rPr>
                <w:rFonts w:hint="eastAsia"/>
              </w:rPr>
              <w:t>1</w:t>
            </w:r>
            <w:r w:rsidR="00981E7A">
              <w:rPr>
                <w:rFonts w:hint="eastAsia"/>
              </w:rPr>
              <w:t>7</w:t>
            </w:r>
          </w:p>
        </w:tc>
        <w:tc>
          <w:tcPr>
            <w:tcW w:w="582" w:type="dxa"/>
            <w:vMerge/>
            <w:textDirection w:val="tbRlV"/>
            <w:vAlign w:val="center"/>
          </w:tcPr>
          <w:p w:rsidR="009A7EB7" w:rsidRDefault="009A7EB7" w:rsidP="008A7EF0">
            <w:pPr>
              <w:ind w:left="113" w:right="113"/>
              <w:jc w:val="center"/>
            </w:pPr>
          </w:p>
        </w:tc>
        <w:tc>
          <w:tcPr>
            <w:tcW w:w="582" w:type="dxa"/>
            <w:vMerge w:val="restart"/>
            <w:shd w:val="clear" w:color="auto" w:fill="auto"/>
            <w:textDirection w:val="tbRlV"/>
            <w:vAlign w:val="center"/>
          </w:tcPr>
          <w:p w:rsidR="009A7EB7" w:rsidRDefault="009A7EB7" w:rsidP="008A7EF0">
            <w:pPr>
              <w:ind w:left="113" w:right="113"/>
              <w:jc w:val="center"/>
            </w:pPr>
            <w:r>
              <w:rPr>
                <w:rFonts w:hint="eastAsia"/>
              </w:rPr>
              <w:t>TravisCI</w:t>
            </w:r>
            <w:r>
              <w:rPr>
                <w:rFonts w:hint="eastAsia"/>
              </w:rPr>
              <w:t>によるテスト</w:t>
            </w:r>
          </w:p>
        </w:tc>
        <w:tc>
          <w:tcPr>
            <w:tcW w:w="3155" w:type="dxa"/>
            <w:shd w:val="clear" w:color="auto" w:fill="D9D9D9" w:themeFill="background1" w:themeFillShade="D9"/>
          </w:tcPr>
          <w:p w:rsidR="009A7EB7" w:rsidRDefault="00786304" w:rsidP="008A7EF0">
            <w:r>
              <w:rPr>
                <w:rFonts w:hint="eastAsia"/>
              </w:rPr>
              <w:t>PHPUnit</w:t>
            </w:r>
          </w:p>
          <w:p w:rsidR="00502A29" w:rsidRDefault="00502A29" w:rsidP="008A7EF0">
            <w:r>
              <w:rPr>
                <w:rFonts w:hint="eastAsia"/>
              </w:rPr>
              <w:t>（</w:t>
            </w:r>
            <w:r>
              <w:rPr>
                <w:rFonts w:hint="eastAsia"/>
              </w:rPr>
              <w:t>3.7.32</w:t>
            </w:r>
            <w:r>
              <w:rPr>
                <w:rFonts w:hint="eastAsia"/>
              </w:rPr>
              <w:t>）</w:t>
            </w:r>
          </w:p>
        </w:tc>
        <w:tc>
          <w:tcPr>
            <w:tcW w:w="6293" w:type="dxa"/>
            <w:shd w:val="clear" w:color="auto" w:fill="D9D9D9" w:themeFill="background1" w:themeFillShade="D9"/>
          </w:tcPr>
          <w:p w:rsidR="00FE7965" w:rsidRPr="00BB4363" w:rsidRDefault="00786304" w:rsidP="008A7EF0">
            <w:r>
              <w:rPr>
                <w:rFonts w:hint="eastAsia"/>
              </w:rPr>
              <w:t>xUnit</w:t>
            </w:r>
            <w:r>
              <w:rPr>
                <w:rFonts w:hint="eastAsia"/>
              </w:rPr>
              <w:t>系</w:t>
            </w:r>
            <w:r w:rsidR="00BB4363">
              <w:rPr>
                <w:rFonts w:hint="eastAsia"/>
              </w:rPr>
              <w:t>ユニットテスト</w:t>
            </w:r>
            <w:r>
              <w:rPr>
                <w:rFonts w:hint="eastAsia"/>
              </w:rPr>
              <w:t>フレームワーク</w:t>
            </w:r>
            <w:r w:rsidR="00692DEA">
              <w:rPr>
                <w:rFonts w:hint="eastAsia"/>
              </w:rPr>
              <w:t>。</w:t>
            </w:r>
            <w:r w:rsidR="00BB4363">
              <w:rPr>
                <w:rFonts w:hint="eastAsia"/>
              </w:rPr>
              <w:t>ユニットテストを</w:t>
            </w:r>
            <w:r w:rsidR="00BB4363">
              <w:rPr>
                <w:rFonts w:hint="eastAsia"/>
              </w:rPr>
              <w:t>PHP</w:t>
            </w:r>
            <w:r w:rsidR="00BB4363">
              <w:rPr>
                <w:rFonts w:hint="eastAsia"/>
              </w:rPr>
              <w:t>プログラムとして作成し、コマンドラインからバッチ処理的に実行することができる。</w:t>
            </w:r>
          </w:p>
        </w:tc>
      </w:tr>
      <w:tr w:rsidR="009A7EB7" w:rsidTr="00692DEA">
        <w:trPr>
          <w:cantSplit/>
          <w:trHeight w:val="784"/>
          <w:jc w:val="center"/>
        </w:trPr>
        <w:tc>
          <w:tcPr>
            <w:tcW w:w="450" w:type="dxa"/>
            <w:vAlign w:val="center"/>
          </w:tcPr>
          <w:p w:rsidR="009A7EB7" w:rsidRDefault="005D72D3" w:rsidP="008A7EF0">
            <w:pPr>
              <w:jc w:val="center"/>
            </w:pPr>
            <w:r>
              <w:rPr>
                <w:rFonts w:hint="eastAsia"/>
              </w:rPr>
              <w:t>1</w:t>
            </w:r>
            <w:r w:rsidR="00981E7A">
              <w:rPr>
                <w:rFonts w:hint="eastAsia"/>
              </w:rPr>
              <w:t>8</w:t>
            </w:r>
          </w:p>
        </w:tc>
        <w:tc>
          <w:tcPr>
            <w:tcW w:w="582" w:type="dxa"/>
            <w:vMerge/>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tcPr>
          <w:p w:rsidR="009A7EB7" w:rsidRDefault="000F032B" w:rsidP="008A7EF0">
            <w:r w:rsidRPr="000F032B">
              <w:t>PHP_CodeSniffer</w:t>
            </w:r>
          </w:p>
          <w:p w:rsidR="000F032B" w:rsidRDefault="000F032B" w:rsidP="008A7EF0">
            <w:r>
              <w:rPr>
                <w:rFonts w:hint="eastAsia"/>
              </w:rPr>
              <w:t>（</w:t>
            </w:r>
            <w:r w:rsidRPr="000F032B">
              <w:t>1.5.4</w:t>
            </w:r>
            <w:r>
              <w:rPr>
                <w:rFonts w:hint="eastAsia"/>
              </w:rPr>
              <w:t>）</w:t>
            </w:r>
          </w:p>
        </w:tc>
        <w:tc>
          <w:tcPr>
            <w:tcW w:w="6293" w:type="dxa"/>
          </w:tcPr>
          <w:p w:rsidR="009A7EB7" w:rsidRDefault="001C2A3F" w:rsidP="008A7EF0">
            <w:r>
              <w:rPr>
                <w:rFonts w:hint="eastAsia"/>
              </w:rPr>
              <w:t>PEAR</w:t>
            </w:r>
            <w:r w:rsidR="00044C8A">
              <w:rPr>
                <w:rFonts w:hint="eastAsia"/>
              </w:rPr>
              <w:t>（</w:t>
            </w:r>
            <w:r w:rsidR="00044C8A">
              <w:rPr>
                <w:rFonts w:hint="eastAsia"/>
              </w:rPr>
              <w:t>PHP Extension and Application Repository</w:t>
            </w:r>
            <w:r w:rsidR="00044C8A">
              <w:rPr>
                <w:rFonts w:hint="eastAsia"/>
              </w:rPr>
              <w:t>）により</w:t>
            </w:r>
            <w:r>
              <w:rPr>
                <w:rFonts w:hint="eastAsia"/>
              </w:rPr>
              <w:t>提供され</w:t>
            </w:r>
            <w:r w:rsidR="00981E7A">
              <w:rPr>
                <w:rFonts w:hint="eastAsia"/>
              </w:rPr>
              <w:t>て</w:t>
            </w:r>
            <w:r>
              <w:rPr>
                <w:rFonts w:hint="eastAsia"/>
              </w:rPr>
              <w:t>いるコ</w:t>
            </w:r>
            <w:r w:rsidR="009A7EB7">
              <w:rPr>
                <w:rFonts w:hint="eastAsia"/>
              </w:rPr>
              <w:t>ーディング規約のチェッ</w:t>
            </w:r>
            <w:r w:rsidR="00502A29">
              <w:rPr>
                <w:rFonts w:hint="eastAsia"/>
              </w:rPr>
              <w:t>クツール</w:t>
            </w:r>
            <w:r w:rsidR="00FE7965">
              <w:rPr>
                <w:rFonts w:hint="eastAsia"/>
              </w:rPr>
              <w:t>。</w:t>
            </w:r>
            <w:r w:rsidR="00502A29">
              <w:rPr>
                <w:rFonts w:hint="eastAsia"/>
              </w:rPr>
              <w:t>下記のように行単位でコーディング規約違反を出力する。</w:t>
            </w:r>
          </w:p>
          <w:p w:rsidR="00FE7965" w:rsidRPr="00FE7965" w:rsidRDefault="00502A29" w:rsidP="008A7EF0">
            <w:pPr>
              <w:rPr>
                <w:color w:val="FF0000"/>
              </w:rPr>
            </w:pPr>
            <w:r>
              <w:rPr>
                <w:noProof/>
                <w:color w:val="FF0000"/>
              </w:rPr>
              <w:drawing>
                <wp:inline distT="0" distB="0" distL="0" distR="0">
                  <wp:extent cx="3782774" cy="1311215"/>
                  <wp:effectExtent l="19050" t="0" r="8176"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r="4133"/>
                          <a:stretch>
                            <a:fillRect/>
                          </a:stretch>
                        </pic:blipFill>
                        <pic:spPr bwMode="auto">
                          <a:xfrm>
                            <a:off x="0" y="0"/>
                            <a:ext cx="3782774" cy="1311215"/>
                          </a:xfrm>
                          <a:prstGeom prst="rect">
                            <a:avLst/>
                          </a:prstGeom>
                          <a:noFill/>
                          <a:ln w="9525">
                            <a:noFill/>
                            <a:miter lim="800000"/>
                            <a:headEnd/>
                            <a:tailEnd/>
                          </a:ln>
                        </pic:spPr>
                      </pic:pic>
                    </a:graphicData>
                  </a:graphic>
                </wp:inline>
              </w:drawing>
            </w:r>
          </w:p>
        </w:tc>
      </w:tr>
      <w:tr w:rsidR="009A7EB7" w:rsidTr="00692DEA">
        <w:trPr>
          <w:cantSplit/>
          <w:trHeight w:val="786"/>
          <w:jc w:val="center"/>
        </w:trPr>
        <w:tc>
          <w:tcPr>
            <w:tcW w:w="450" w:type="dxa"/>
            <w:shd w:val="clear" w:color="auto" w:fill="D9D9D9" w:themeFill="background1" w:themeFillShade="D9"/>
            <w:vAlign w:val="center"/>
          </w:tcPr>
          <w:p w:rsidR="009A7EB7" w:rsidRDefault="00981E7A" w:rsidP="008A7EF0">
            <w:pPr>
              <w:jc w:val="center"/>
            </w:pPr>
            <w:r>
              <w:rPr>
                <w:rFonts w:hint="eastAsia"/>
              </w:rPr>
              <w:t>19</w:t>
            </w:r>
          </w:p>
        </w:tc>
        <w:tc>
          <w:tcPr>
            <w:tcW w:w="582" w:type="dxa"/>
            <w:vMerge/>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shd w:val="clear" w:color="auto" w:fill="D9D9D9" w:themeFill="background1" w:themeFillShade="D9"/>
          </w:tcPr>
          <w:p w:rsidR="009A7EB7" w:rsidRDefault="00502A29" w:rsidP="008A7EF0">
            <w:r>
              <w:rPr>
                <w:rFonts w:hint="eastAsia"/>
              </w:rPr>
              <w:t>PHP Mess Detector</w:t>
            </w:r>
          </w:p>
          <w:p w:rsidR="000F032B" w:rsidRDefault="000F032B" w:rsidP="008A7EF0">
            <w:r>
              <w:rPr>
                <w:rFonts w:hint="eastAsia"/>
              </w:rPr>
              <w:t>（</w:t>
            </w:r>
            <w:r w:rsidRPr="000F032B">
              <w:t>1.5.0</w:t>
            </w:r>
            <w:r>
              <w:rPr>
                <w:rFonts w:hint="eastAsia"/>
              </w:rPr>
              <w:t>）</w:t>
            </w:r>
          </w:p>
        </w:tc>
        <w:tc>
          <w:tcPr>
            <w:tcW w:w="6293" w:type="dxa"/>
            <w:shd w:val="clear" w:color="auto" w:fill="D9D9D9" w:themeFill="background1" w:themeFillShade="D9"/>
          </w:tcPr>
          <w:p w:rsidR="001C2A3F" w:rsidRDefault="009A7EB7" w:rsidP="008A7EF0">
            <w:r>
              <w:rPr>
                <w:rFonts w:hint="eastAsia"/>
              </w:rPr>
              <w:t>一般的なコーディング作法チェッ</w:t>
            </w:r>
            <w:r w:rsidR="00502A29">
              <w:rPr>
                <w:rFonts w:hint="eastAsia"/>
              </w:rPr>
              <w:t>クツール</w:t>
            </w:r>
            <w:r w:rsidR="00FE7965">
              <w:rPr>
                <w:rFonts w:hint="eastAsia"/>
              </w:rPr>
              <w:t>。</w:t>
            </w:r>
            <w:r w:rsidR="001C2A3F">
              <w:rPr>
                <w:rFonts w:hint="eastAsia"/>
              </w:rPr>
              <w:t>行単位でチェックを行い、使われていない変数名がある時は以下のように出力する。</w:t>
            </w:r>
          </w:p>
          <w:p w:rsidR="00FE7965" w:rsidRPr="00FE7965" w:rsidRDefault="001C2A3F" w:rsidP="001C2A3F">
            <w:pPr>
              <w:jc w:val="center"/>
              <w:rPr>
                <w:color w:val="FF0000"/>
              </w:rPr>
            </w:pPr>
            <w:r>
              <w:rPr>
                <w:noProof/>
                <w:color w:val="FF0000"/>
              </w:rPr>
              <w:drawing>
                <wp:inline distT="0" distB="0" distL="0" distR="0">
                  <wp:extent cx="2344588" cy="646947"/>
                  <wp:effectExtent l="19050" t="0" r="0" b="0"/>
                  <wp:docPr id="15"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b="1904"/>
                          <a:stretch>
                            <a:fillRect/>
                          </a:stretch>
                        </pic:blipFill>
                        <pic:spPr bwMode="auto">
                          <a:xfrm>
                            <a:off x="0" y="0"/>
                            <a:ext cx="2356784" cy="650312"/>
                          </a:xfrm>
                          <a:prstGeom prst="rect">
                            <a:avLst/>
                          </a:prstGeom>
                          <a:noFill/>
                          <a:ln w="9525">
                            <a:noFill/>
                            <a:miter lim="800000"/>
                            <a:headEnd/>
                            <a:tailEnd/>
                          </a:ln>
                        </pic:spPr>
                      </pic:pic>
                    </a:graphicData>
                  </a:graphic>
                </wp:inline>
              </w:drawing>
            </w:r>
          </w:p>
        </w:tc>
      </w:tr>
      <w:tr w:rsidR="009A7EB7" w:rsidTr="00692DEA">
        <w:trPr>
          <w:cantSplit/>
          <w:trHeight w:val="786"/>
          <w:jc w:val="center"/>
        </w:trPr>
        <w:tc>
          <w:tcPr>
            <w:tcW w:w="450" w:type="dxa"/>
            <w:shd w:val="clear" w:color="auto" w:fill="auto"/>
            <w:vAlign w:val="center"/>
          </w:tcPr>
          <w:p w:rsidR="009A7EB7" w:rsidRDefault="005D72D3" w:rsidP="008A7EF0">
            <w:pPr>
              <w:jc w:val="center"/>
            </w:pPr>
            <w:r>
              <w:rPr>
                <w:rFonts w:hint="eastAsia"/>
              </w:rPr>
              <w:t>2</w:t>
            </w:r>
            <w:r w:rsidR="00981E7A">
              <w:rPr>
                <w:rFonts w:hint="eastAsia"/>
              </w:rPr>
              <w:t>0</w:t>
            </w:r>
          </w:p>
        </w:tc>
        <w:tc>
          <w:tcPr>
            <w:tcW w:w="582" w:type="dxa"/>
            <w:vMerge/>
            <w:shd w:val="clear" w:color="auto" w:fill="FDE9D9" w:themeFill="accent6" w:themeFillTint="33"/>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shd w:val="clear" w:color="auto" w:fill="auto"/>
          </w:tcPr>
          <w:p w:rsidR="009A7EB7" w:rsidRDefault="00281A4E" w:rsidP="008A7EF0">
            <w:r>
              <w:rPr>
                <w:rFonts w:hint="eastAsia"/>
              </w:rPr>
              <w:t>PHP Copy/Paste Detector</w:t>
            </w:r>
          </w:p>
          <w:p w:rsidR="00A27484" w:rsidRDefault="00A27484" w:rsidP="008A7EF0">
            <w:r>
              <w:rPr>
                <w:rFonts w:hint="eastAsia"/>
              </w:rPr>
              <w:t>（</w:t>
            </w:r>
            <w:r w:rsidRPr="00A27484">
              <w:t>2.0.0</w:t>
            </w:r>
            <w:r>
              <w:rPr>
                <w:rFonts w:hint="eastAsia"/>
              </w:rPr>
              <w:t>）</w:t>
            </w:r>
          </w:p>
        </w:tc>
        <w:tc>
          <w:tcPr>
            <w:tcW w:w="6293" w:type="dxa"/>
            <w:shd w:val="clear" w:color="auto" w:fill="auto"/>
          </w:tcPr>
          <w:p w:rsidR="009A7EB7" w:rsidRDefault="001C2A3F" w:rsidP="008A7EF0">
            <w:r>
              <w:rPr>
                <w:rFonts w:hint="eastAsia"/>
              </w:rPr>
              <w:t>PEAR</w:t>
            </w:r>
            <w:r w:rsidR="00981984">
              <w:rPr>
                <w:rFonts w:hint="eastAsia"/>
              </w:rPr>
              <w:t>により</w:t>
            </w:r>
            <w:r>
              <w:rPr>
                <w:rFonts w:hint="eastAsia"/>
              </w:rPr>
              <w:t>提供され</w:t>
            </w:r>
            <w:r w:rsidR="0064329E">
              <w:rPr>
                <w:rFonts w:hint="eastAsia"/>
              </w:rPr>
              <w:t>て</w:t>
            </w:r>
            <w:r>
              <w:rPr>
                <w:rFonts w:hint="eastAsia"/>
              </w:rPr>
              <w:t>いる重複コードのチェックツール</w:t>
            </w:r>
            <w:r w:rsidR="00FE7965">
              <w:rPr>
                <w:rFonts w:hint="eastAsia"/>
              </w:rPr>
              <w:t>。</w:t>
            </w:r>
            <w:r w:rsidR="0064329E">
              <w:rPr>
                <w:rFonts w:hint="eastAsia"/>
              </w:rPr>
              <w:t>コードに重複がある場合、下記のように重複範囲を出力する</w:t>
            </w:r>
          </w:p>
          <w:p w:rsidR="00FE7965" w:rsidRPr="001C2A3F" w:rsidRDefault="001C2A3F" w:rsidP="001C2A3F">
            <w:pPr>
              <w:jc w:val="center"/>
            </w:pPr>
            <w:r>
              <w:rPr>
                <w:noProof/>
              </w:rPr>
              <w:drawing>
                <wp:inline distT="0" distB="0" distL="0" distR="0">
                  <wp:extent cx="3093624" cy="1112808"/>
                  <wp:effectExtent l="19050" t="0" r="0" b="0"/>
                  <wp:docPr id="16"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3099069" cy="1114767"/>
                          </a:xfrm>
                          <a:prstGeom prst="rect">
                            <a:avLst/>
                          </a:prstGeom>
                          <a:noFill/>
                          <a:ln w="9525">
                            <a:noFill/>
                            <a:miter lim="800000"/>
                            <a:headEnd/>
                            <a:tailEnd/>
                          </a:ln>
                        </pic:spPr>
                      </pic:pic>
                    </a:graphicData>
                  </a:graphic>
                </wp:inline>
              </w:drawing>
            </w:r>
          </w:p>
        </w:tc>
      </w:tr>
    </w:tbl>
    <w:p w:rsidR="009A7EB7" w:rsidRPr="007B522E" w:rsidRDefault="009A7EB7" w:rsidP="009A7EB7">
      <w:r>
        <w:rPr>
          <w:rFonts w:hint="eastAsia"/>
        </w:rPr>
        <w:t>※</w:t>
      </w:r>
      <w:r>
        <w:rPr>
          <w:rFonts w:hint="eastAsia"/>
        </w:rPr>
        <w:t>CI</w:t>
      </w:r>
      <w:r>
        <w:rPr>
          <w:rFonts w:hint="eastAsia"/>
        </w:rPr>
        <w:t>（</w:t>
      </w:r>
      <w:r w:rsidRPr="007B522E">
        <w:rPr>
          <w:rFonts w:hint="eastAsia"/>
        </w:rPr>
        <w:t>継続的インテグレーション</w:t>
      </w:r>
      <w:r>
        <w:rPr>
          <w:rFonts w:hint="eastAsia"/>
        </w:rPr>
        <w:t>）</w:t>
      </w:r>
    </w:p>
    <w:p w:rsidR="00A21BCE" w:rsidRPr="00A21BCE" w:rsidRDefault="009A7EB7" w:rsidP="005A48D7">
      <w:r w:rsidRPr="007B522E">
        <w:rPr>
          <w:rFonts w:hint="eastAsia"/>
        </w:rPr>
        <w:t xml:space="preserve">　主にプログラマーのアプリケーション作成時の品質改善や納期の短縮のための習慣のこと。</w:t>
      </w:r>
      <w:r w:rsidRPr="007B522E">
        <w:rPr>
          <w:rFonts w:hint="eastAsia"/>
        </w:rPr>
        <w:t>XP</w:t>
      </w:r>
      <w:r w:rsidRPr="007B522E">
        <w:rPr>
          <w:rFonts w:hint="eastAsia"/>
        </w:rPr>
        <w:t>（エクストリームプログラミング）のプラクティスの一つで、ビルドやテスト等を継続的に実行していくことを意味する。</w:t>
      </w:r>
    </w:p>
    <w:p w:rsidR="008C0EF5" w:rsidRDefault="008C0EF5">
      <w:pPr>
        <w:widowControl/>
        <w:adjustRightInd/>
        <w:spacing w:line="240" w:lineRule="auto"/>
        <w:jc w:val="left"/>
        <w:textAlignment w:val="auto"/>
      </w:pPr>
      <w:r>
        <w:br w:type="page"/>
      </w:r>
    </w:p>
    <w:p w:rsidR="00C47E3D" w:rsidRDefault="000024AF" w:rsidP="00C47E3D">
      <w:pPr>
        <w:pStyle w:val="30"/>
        <w:ind w:left="793"/>
      </w:pPr>
      <w:bookmarkStart w:id="491" w:name="_Toc404964156"/>
      <w:r>
        <w:rPr>
          <w:rFonts w:hint="eastAsia"/>
        </w:rPr>
        <w:lastRenderedPageBreak/>
        <w:t>開発</w:t>
      </w:r>
      <w:r w:rsidR="00C47E3D">
        <w:rPr>
          <w:rFonts w:hint="eastAsia"/>
        </w:rPr>
        <w:t>環境</w:t>
      </w:r>
      <w:r w:rsidR="00332169">
        <w:rPr>
          <w:rFonts w:hint="eastAsia"/>
        </w:rPr>
        <w:t>及び</w:t>
      </w:r>
      <w:r w:rsidR="009B3945">
        <w:rPr>
          <w:rFonts w:hint="eastAsia"/>
        </w:rPr>
        <w:t>、開発</w:t>
      </w:r>
      <w:r w:rsidR="000277E0">
        <w:rPr>
          <w:rFonts w:hint="eastAsia"/>
        </w:rPr>
        <w:t>プロセス</w:t>
      </w:r>
      <w:bookmarkEnd w:id="491"/>
    </w:p>
    <w:p w:rsidR="00332169" w:rsidRDefault="00332169" w:rsidP="008A16CF">
      <w:pPr>
        <w:ind w:firstLineChars="100" w:firstLine="210"/>
      </w:pPr>
      <w:r>
        <w:rPr>
          <w:rFonts w:hint="eastAsia"/>
        </w:rPr>
        <w:t>プラグイン毎に機能</w:t>
      </w:r>
      <w:r w:rsidR="00694ED6">
        <w:rPr>
          <w:rFonts w:hint="eastAsia"/>
        </w:rPr>
        <w:t>の</w:t>
      </w:r>
      <w:r>
        <w:rPr>
          <w:rFonts w:hint="eastAsia"/>
        </w:rPr>
        <w:t>規模が異なるが、おおよそ一カ月から数カ月の単位で開発が繰り返されるアジャイル開発となっている。仕様変更</w:t>
      </w:r>
      <w:r w:rsidR="008A16CF">
        <w:rPr>
          <w:rFonts w:hint="eastAsia"/>
        </w:rPr>
        <w:t>等</w:t>
      </w:r>
      <w:r>
        <w:rPr>
          <w:rFonts w:hint="eastAsia"/>
        </w:rPr>
        <w:t>により改修が必要になった場合</w:t>
      </w:r>
      <w:r w:rsidR="008A16CF">
        <w:rPr>
          <w:rFonts w:hint="eastAsia"/>
        </w:rPr>
        <w:t>、設計・実装・</w:t>
      </w:r>
      <w:r>
        <w:rPr>
          <w:rFonts w:hint="eastAsia"/>
        </w:rPr>
        <w:t>テストの繰り返しに柔軟に対応することができる。</w:t>
      </w:r>
      <w:del w:id="492" w:author="hokada" w:date="2014-12-01T15:47:00Z">
        <w:r w:rsidDel="000E3BF6">
          <w:rPr>
            <w:rFonts w:hint="eastAsia"/>
          </w:rPr>
          <w:delText>しかし</w:delText>
        </w:r>
      </w:del>
      <w:r>
        <w:rPr>
          <w:rFonts w:hint="eastAsia"/>
        </w:rPr>
        <w:t>その半面、これらの繰り返しにより開発スケジュールが遅れるデメリットがある</w:t>
      </w:r>
      <w:ins w:id="493" w:author="hokada" w:date="2014-12-01T15:47:00Z">
        <w:r w:rsidR="000E3BF6">
          <w:rPr>
            <w:rFonts w:hint="eastAsia"/>
          </w:rPr>
          <w:t>が、</w:t>
        </w:r>
        <w:r w:rsidR="000E3BF6">
          <w:rPr>
            <w:rFonts w:hint="eastAsia"/>
          </w:rPr>
          <w:t>CI</w:t>
        </w:r>
        <w:r w:rsidR="000E3BF6">
          <w:rPr>
            <w:rFonts w:hint="eastAsia"/>
          </w:rPr>
          <w:t>の導入などにより</w:t>
        </w:r>
      </w:ins>
      <w:ins w:id="494" w:author="hokada" w:date="2014-12-01T15:48:00Z">
        <w:r w:rsidR="000E3BF6">
          <w:rPr>
            <w:rFonts w:hint="eastAsia"/>
          </w:rPr>
          <w:t>変更コストが大きくならないように</w:t>
        </w:r>
      </w:ins>
      <w:ins w:id="495" w:author="hokada" w:date="2014-12-01T17:49:00Z">
        <w:r w:rsidR="00211D16">
          <w:rPr>
            <w:rFonts w:hint="eastAsia"/>
          </w:rPr>
          <w:t>なっている</w:t>
        </w:r>
      </w:ins>
      <w:ins w:id="496" w:author="hokada" w:date="2014-12-01T15:48:00Z">
        <w:r w:rsidR="000E3BF6">
          <w:rPr>
            <w:rFonts w:hint="eastAsia"/>
          </w:rPr>
          <w:t>。</w:t>
        </w:r>
      </w:ins>
      <w:del w:id="497" w:author="hokada" w:date="2014-12-01T15:47:00Z">
        <w:r w:rsidDel="000E3BF6">
          <w:rPr>
            <w:rFonts w:hint="eastAsia"/>
          </w:rPr>
          <w:delText>。</w:delText>
        </w:r>
      </w:del>
    </w:p>
    <w:p w:rsidR="00332169" w:rsidRDefault="000277E0" w:rsidP="00332169">
      <w:pPr>
        <w:ind w:firstLineChars="100" w:firstLine="210"/>
      </w:pPr>
      <w:r>
        <w:rPr>
          <w:rFonts w:hint="eastAsia"/>
        </w:rPr>
        <w:t>以下に開発環境及び、開発プロセス</w:t>
      </w:r>
      <w:r w:rsidR="00332169">
        <w:rPr>
          <w:rFonts w:hint="eastAsia"/>
        </w:rPr>
        <w:t>を示す。</w:t>
      </w:r>
    </w:p>
    <w:p w:rsidR="00332169" w:rsidRPr="00EE6F3E" w:rsidRDefault="00332169" w:rsidP="00332169"/>
    <w:p w:rsidR="00C47E3D" w:rsidRDefault="00C47E3D" w:rsidP="00BC56BB">
      <w:pPr>
        <w:pStyle w:val="30"/>
        <w:numPr>
          <w:ilvl w:val="3"/>
          <w:numId w:val="5"/>
        </w:numPr>
        <w:ind w:left="284" w:firstLine="0"/>
      </w:pPr>
      <w:bookmarkStart w:id="498" w:name="_Toc403731899"/>
      <w:bookmarkStart w:id="499" w:name="_Toc404003507"/>
      <w:bookmarkStart w:id="500" w:name="_Toc404190131"/>
      <w:bookmarkStart w:id="501" w:name="_Toc404267537"/>
      <w:bookmarkStart w:id="502" w:name="_Toc404271997"/>
      <w:bookmarkStart w:id="503" w:name="_Toc404964157"/>
      <w:r>
        <w:rPr>
          <w:rFonts w:hint="eastAsia"/>
        </w:rPr>
        <w:t>開発環境</w:t>
      </w:r>
      <w:bookmarkEnd w:id="498"/>
      <w:bookmarkEnd w:id="499"/>
      <w:bookmarkEnd w:id="500"/>
      <w:bookmarkEnd w:id="501"/>
      <w:bookmarkEnd w:id="502"/>
      <w:bookmarkEnd w:id="503"/>
    </w:p>
    <w:p w:rsidR="00C47E3D" w:rsidRDefault="00C47E3D" w:rsidP="00C47E3D">
      <w:r>
        <w:rPr>
          <w:rFonts w:hint="eastAsia"/>
        </w:rPr>
        <w:t xml:space="preserve">　</w:t>
      </w:r>
      <w:r w:rsidR="0085686B">
        <w:rPr>
          <w:rFonts w:hint="eastAsia"/>
        </w:rPr>
        <w:t>ローカル開発環境</w:t>
      </w:r>
      <w:r w:rsidR="00692DEA">
        <w:rPr>
          <w:rFonts w:hint="eastAsia"/>
        </w:rPr>
        <w:t>で使用するソフトウェアを以下に示す。</w:t>
      </w:r>
    </w:p>
    <w:p w:rsidR="00692DEA" w:rsidRPr="0085686B" w:rsidRDefault="00692DEA" w:rsidP="00C47E3D"/>
    <w:p w:rsidR="00692DEA" w:rsidRPr="00692DEA" w:rsidRDefault="00692DEA" w:rsidP="00692DEA">
      <w:pPr>
        <w:pStyle w:val="af2"/>
        <w:keepNext/>
        <w:jc w:val="center"/>
        <w:rPr>
          <w:u w:val="single"/>
        </w:rPr>
      </w:pPr>
      <w:r w:rsidRPr="00692DEA">
        <w:rPr>
          <w:rFonts w:hint="eastAsia"/>
          <w:u w:val="single"/>
        </w:rPr>
        <w:t>表</w:t>
      </w:r>
      <w:r w:rsidRPr="00692DEA">
        <w:rPr>
          <w:rFonts w:hint="eastAsia"/>
          <w:u w:val="single"/>
        </w:rPr>
        <w:t xml:space="preserve"> </w:t>
      </w:r>
      <w:r w:rsidR="00172E0E">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172E0E">
        <w:rPr>
          <w:u w:val="single"/>
        </w:rPr>
        <w:fldChar w:fldCharType="separate"/>
      </w:r>
      <w:r w:rsidR="00CB7A33">
        <w:rPr>
          <w:noProof/>
          <w:u w:val="single"/>
        </w:rPr>
        <w:t>2</w:t>
      </w:r>
      <w:r w:rsidR="00172E0E">
        <w:rPr>
          <w:u w:val="single"/>
        </w:rPr>
        <w:fldChar w:fldCharType="end"/>
      </w:r>
      <w:r w:rsidR="00CB7A33">
        <w:rPr>
          <w:u w:val="single"/>
        </w:rPr>
        <w:t>.</w:t>
      </w:r>
      <w:r w:rsidR="00172E0E">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172E0E">
        <w:rPr>
          <w:u w:val="single"/>
        </w:rPr>
        <w:fldChar w:fldCharType="separate"/>
      </w:r>
      <w:r w:rsidR="00CB7A33">
        <w:rPr>
          <w:noProof/>
          <w:u w:val="single"/>
        </w:rPr>
        <w:t>3</w:t>
      </w:r>
      <w:r w:rsidR="00172E0E">
        <w:rPr>
          <w:u w:val="single"/>
        </w:rPr>
        <w:fldChar w:fldCharType="end"/>
      </w:r>
      <w:r w:rsidRPr="00692DEA">
        <w:rPr>
          <w:rFonts w:hint="eastAsia"/>
          <w:u w:val="single"/>
        </w:rPr>
        <w:t xml:space="preserve">　ローカル開発環境で使用するソフトウェア</w:t>
      </w:r>
    </w:p>
    <w:tbl>
      <w:tblPr>
        <w:tblStyle w:val="af1"/>
        <w:tblW w:w="11126" w:type="dxa"/>
        <w:jc w:val="center"/>
        <w:tblLook w:val="04A0"/>
      </w:tblPr>
      <w:tblGrid>
        <w:gridCol w:w="426"/>
        <w:gridCol w:w="582"/>
        <w:gridCol w:w="2697"/>
        <w:gridCol w:w="7421"/>
      </w:tblGrid>
      <w:tr w:rsidR="000117E9" w:rsidTr="000117E9">
        <w:trPr>
          <w:cantSplit/>
          <w:trHeight w:val="1134"/>
          <w:jc w:val="center"/>
        </w:trPr>
        <w:tc>
          <w:tcPr>
            <w:tcW w:w="426" w:type="dxa"/>
            <w:shd w:val="clear" w:color="auto" w:fill="DAEEF3" w:themeFill="accent5" w:themeFillTint="33"/>
            <w:vAlign w:val="center"/>
          </w:tcPr>
          <w:p w:rsidR="000117E9" w:rsidRDefault="000117E9" w:rsidP="002F7F47">
            <w:pPr>
              <w:jc w:val="center"/>
            </w:pPr>
            <w:r>
              <w:rPr>
                <w:rFonts w:hint="eastAsia"/>
              </w:rPr>
              <w:t>項番</w:t>
            </w:r>
          </w:p>
        </w:tc>
        <w:tc>
          <w:tcPr>
            <w:tcW w:w="582" w:type="dxa"/>
            <w:shd w:val="clear" w:color="auto" w:fill="DAEEF3" w:themeFill="accent5" w:themeFillTint="33"/>
            <w:textDirection w:val="tbRlV"/>
            <w:vAlign w:val="center"/>
          </w:tcPr>
          <w:p w:rsidR="000117E9" w:rsidRDefault="000117E9" w:rsidP="00A03347">
            <w:pPr>
              <w:ind w:left="113" w:right="113"/>
              <w:jc w:val="center"/>
            </w:pPr>
            <w:r>
              <w:rPr>
                <w:rFonts w:hint="eastAsia"/>
              </w:rPr>
              <w:t>分類</w:t>
            </w:r>
          </w:p>
        </w:tc>
        <w:tc>
          <w:tcPr>
            <w:tcW w:w="2697" w:type="dxa"/>
            <w:shd w:val="clear" w:color="auto" w:fill="DAEEF3" w:themeFill="accent5" w:themeFillTint="33"/>
            <w:vAlign w:val="center"/>
          </w:tcPr>
          <w:p w:rsidR="000117E9" w:rsidRDefault="000117E9" w:rsidP="002F7F47">
            <w:pPr>
              <w:jc w:val="center"/>
            </w:pPr>
            <w:r>
              <w:rPr>
                <w:rFonts w:hint="eastAsia"/>
              </w:rPr>
              <w:t>ソフトウェア名</w:t>
            </w:r>
          </w:p>
        </w:tc>
        <w:tc>
          <w:tcPr>
            <w:tcW w:w="7421" w:type="dxa"/>
            <w:shd w:val="clear" w:color="auto" w:fill="DAEEF3" w:themeFill="accent5" w:themeFillTint="33"/>
            <w:vAlign w:val="center"/>
          </w:tcPr>
          <w:p w:rsidR="000117E9" w:rsidRDefault="000117E9" w:rsidP="002F7F47">
            <w:pPr>
              <w:jc w:val="center"/>
            </w:pPr>
            <w:r>
              <w:rPr>
                <w:rFonts w:hint="eastAsia"/>
              </w:rPr>
              <w:t>概要</w:t>
            </w:r>
          </w:p>
        </w:tc>
      </w:tr>
      <w:tr w:rsidR="000117E9" w:rsidTr="0034708E">
        <w:trPr>
          <w:jc w:val="center"/>
        </w:trPr>
        <w:tc>
          <w:tcPr>
            <w:tcW w:w="426" w:type="dxa"/>
            <w:vAlign w:val="center"/>
          </w:tcPr>
          <w:p w:rsidR="000117E9" w:rsidRDefault="000117E9" w:rsidP="0034708E">
            <w:pPr>
              <w:jc w:val="center"/>
            </w:pPr>
            <w:r>
              <w:rPr>
                <w:rFonts w:hint="eastAsia"/>
              </w:rPr>
              <w:t>1</w:t>
            </w:r>
          </w:p>
        </w:tc>
        <w:tc>
          <w:tcPr>
            <w:tcW w:w="582" w:type="dxa"/>
            <w:vMerge w:val="restart"/>
            <w:textDirection w:val="tbRlV"/>
            <w:vAlign w:val="center"/>
          </w:tcPr>
          <w:p w:rsidR="000117E9" w:rsidRDefault="000117E9" w:rsidP="00A03347">
            <w:pPr>
              <w:ind w:left="113" w:right="113"/>
              <w:jc w:val="center"/>
            </w:pPr>
            <w:r>
              <w:rPr>
                <w:rFonts w:hint="eastAsia"/>
              </w:rPr>
              <w:t>設計</w:t>
            </w:r>
          </w:p>
        </w:tc>
        <w:tc>
          <w:tcPr>
            <w:tcW w:w="2697" w:type="dxa"/>
          </w:tcPr>
          <w:p w:rsidR="000117E9" w:rsidRDefault="000117E9" w:rsidP="002F7F47">
            <w:r>
              <w:rPr>
                <w:rFonts w:hint="eastAsia"/>
              </w:rPr>
              <w:t>Pencil Project</w:t>
            </w:r>
          </w:p>
          <w:p w:rsidR="000117E9" w:rsidRDefault="000117E9" w:rsidP="002F7F47">
            <w:r>
              <w:rPr>
                <w:rFonts w:hint="eastAsia"/>
              </w:rPr>
              <w:t>（</w:t>
            </w:r>
            <w:r>
              <w:rPr>
                <w:rFonts w:hint="eastAsia"/>
              </w:rPr>
              <w:t>2.0.5</w:t>
            </w:r>
            <w:r>
              <w:rPr>
                <w:rFonts w:hint="eastAsia"/>
              </w:rPr>
              <w:t>）</w:t>
            </w:r>
          </w:p>
        </w:tc>
        <w:tc>
          <w:tcPr>
            <w:tcW w:w="7421" w:type="dxa"/>
          </w:tcPr>
          <w:p w:rsidR="000117E9" w:rsidRPr="000117E9" w:rsidRDefault="000117E9" w:rsidP="002F7F47">
            <w:r>
              <w:rPr>
                <w:rFonts w:hint="eastAsia"/>
              </w:rPr>
              <w:t>オープンソースの</w:t>
            </w:r>
            <w:r>
              <w:rPr>
                <w:rFonts w:hint="eastAsia"/>
              </w:rPr>
              <w:t>GUI</w:t>
            </w:r>
            <w:r>
              <w:rPr>
                <w:rFonts w:hint="eastAsia"/>
              </w:rPr>
              <w:t>プロトタイプ作成ツール。画面遷移図作成に使用する。</w:t>
            </w:r>
          </w:p>
        </w:tc>
      </w:tr>
      <w:tr w:rsidR="000117E9" w:rsidTr="0034708E">
        <w:trPr>
          <w:jc w:val="center"/>
        </w:trPr>
        <w:tc>
          <w:tcPr>
            <w:tcW w:w="426" w:type="dxa"/>
            <w:shd w:val="clear" w:color="auto" w:fill="D9D9D9" w:themeFill="background1" w:themeFillShade="D9"/>
            <w:vAlign w:val="center"/>
          </w:tcPr>
          <w:p w:rsidR="000117E9" w:rsidRDefault="000117E9" w:rsidP="0034708E">
            <w:pPr>
              <w:jc w:val="center"/>
            </w:pPr>
            <w:r>
              <w:rPr>
                <w:rFonts w:hint="eastAsia"/>
              </w:rPr>
              <w:t>2</w:t>
            </w:r>
          </w:p>
        </w:tc>
        <w:tc>
          <w:tcPr>
            <w:tcW w:w="582" w:type="dxa"/>
            <w:vMerge/>
            <w:shd w:val="clear" w:color="auto" w:fill="D9D9D9" w:themeFill="background1" w:themeFillShade="D9"/>
            <w:textDirection w:val="tbRlV"/>
            <w:vAlign w:val="center"/>
          </w:tcPr>
          <w:p w:rsidR="000117E9" w:rsidRDefault="000117E9" w:rsidP="00A03347">
            <w:pPr>
              <w:ind w:left="113" w:right="113"/>
              <w:jc w:val="center"/>
            </w:pPr>
          </w:p>
        </w:tc>
        <w:tc>
          <w:tcPr>
            <w:tcW w:w="2697" w:type="dxa"/>
            <w:shd w:val="clear" w:color="auto" w:fill="D9D9D9" w:themeFill="background1" w:themeFillShade="D9"/>
          </w:tcPr>
          <w:p w:rsidR="000117E9" w:rsidRDefault="000117E9" w:rsidP="002F7F47">
            <w:r>
              <w:rPr>
                <w:rFonts w:hint="eastAsia"/>
              </w:rPr>
              <w:t>MySQL Workbench</w:t>
            </w:r>
          </w:p>
          <w:p w:rsidR="000117E9" w:rsidRDefault="000117E9" w:rsidP="002F7F47">
            <w:r>
              <w:rPr>
                <w:rFonts w:hint="eastAsia"/>
              </w:rPr>
              <w:t>（</w:t>
            </w:r>
            <w:r>
              <w:rPr>
                <w:rFonts w:hint="eastAsia"/>
              </w:rPr>
              <w:t>6.1</w:t>
            </w:r>
            <w:r>
              <w:rPr>
                <w:rFonts w:hint="eastAsia"/>
              </w:rPr>
              <w:t>）</w:t>
            </w:r>
          </w:p>
        </w:tc>
        <w:tc>
          <w:tcPr>
            <w:tcW w:w="7421" w:type="dxa"/>
            <w:shd w:val="clear" w:color="auto" w:fill="D9D9D9" w:themeFill="background1" w:themeFillShade="D9"/>
          </w:tcPr>
          <w:p w:rsidR="000117E9" w:rsidRDefault="009B28DF" w:rsidP="002F7F47">
            <w:r>
              <w:rPr>
                <w:rFonts w:hint="eastAsia"/>
              </w:rPr>
              <w:t>DBA</w:t>
            </w:r>
            <w:r>
              <w:rPr>
                <w:rFonts w:hint="eastAsia"/>
              </w:rPr>
              <w:t>、開発者、データアーキテクトが</w:t>
            </w:r>
            <w:r>
              <w:rPr>
                <w:rFonts w:hint="eastAsia"/>
              </w:rPr>
              <w:t>DB</w:t>
            </w:r>
            <w:r>
              <w:rPr>
                <w:rFonts w:hint="eastAsia"/>
              </w:rPr>
              <w:t>の設計、作成、管理をビジュアルに行うことができるツール。</w:t>
            </w:r>
            <w:r w:rsidR="000117E9">
              <w:rPr>
                <w:rFonts w:hint="eastAsia"/>
              </w:rPr>
              <w:t>ER</w:t>
            </w:r>
            <w:r w:rsidR="000117E9">
              <w:rPr>
                <w:rFonts w:hint="eastAsia"/>
              </w:rPr>
              <w:t>図作成、</w:t>
            </w:r>
            <w:r w:rsidR="000117E9">
              <w:rPr>
                <w:rFonts w:hint="eastAsia"/>
              </w:rPr>
              <w:t>SQL</w:t>
            </w:r>
            <w:r w:rsidR="000117E9">
              <w:rPr>
                <w:rFonts w:hint="eastAsia"/>
              </w:rPr>
              <w:t>文生成等に使用する。</w:t>
            </w:r>
          </w:p>
          <w:p w:rsidR="000117E9" w:rsidRDefault="000117E9" w:rsidP="002F7F47"/>
        </w:tc>
      </w:tr>
      <w:tr w:rsidR="000117E9" w:rsidTr="0034708E">
        <w:trPr>
          <w:cantSplit/>
          <w:trHeight w:val="1134"/>
          <w:jc w:val="center"/>
        </w:trPr>
        <w:tc>
          <w:tcPr>
            <w:tcW w:w="426" w:type="dxa"/>
            <w:vAlign w:val="center"/>
          </w:tcPr>
          <w:p w:rsidR="000117E9" w:rsidRDefault="000117E9" w:rsidP="0034708E">
            <w:pPr>
              <w:jc w:val="center"/>
            </w:pPr>
            <w:r>
              <w:rPr>
                <w:rFonts w:hint="eastAsia"/>
              </w:rPr>
              <w:t>3</w:t>
            </w:r>
          </w:p>
        </w:tc>
        <w:tc>
          <w:tcPr>
            <w:tcW w:w="582" w:type="dxa"/>
            <w:textDirection w:val="tbRlV"/>
            <w:vAlign w:val="center"/>
          </w:tcPr>
          <w:p w:rsidR="000117E9" w:rsidRDefault="000117E9" w:rsidP="00A03347">
            <w:pPr>
              <w:ind w:left="113" w:right="113"/>
              <w:jc w:val="center"/>
            </w:pPr>
            <w:r>
              <w:rPr>
                <w:rFonts w:hint="eastAsia"/>
              </w:rPr>
              <w:t>実装</w:t>
            </w:r>
          </w:p>
        </w:tc>
        <w:tc>
          <w:tcPr>
            <w:tcW w:w="2697" w:type="dxa"/>
          </w:tcPr>
          <w:p w:rsidR="000117E9" w:rsidRDefault="000117E9" w:rsidP="002F7F47">
            <w:r>
              <w:rPr>
                <w:rFonts w:hint="eastAsia"/>
              </w:rPr>
              <w:t>NetBeans IDE</w:t>
            </w:r>
          </w:p>
          <w:p w:rsidR="000117E9" w:rsidRDefault="000117E9" w:rsidP="002F7F47">
            <w:r>
              <w:rPr>
                <w:rFonts w:hint="eastAsia"/>
              </w:rPr>
              <w:t>（</w:t>
            </w:r>
            <w:r>
              <w:rPr>
                <w:rFonts w:hint="eastAsia"/>
              </w:rPr>
              <w:t>8.0</w:t>
            </w:r>
            <w:r>
              <w:rPr>
                <w:rFonts w:hint="eastAsia"/>
              </w:rPr>
              <w:t>）</w:t>
            </w:r>
          </w:p>
        </w:tc>
        <w:tc>
          <w:tcPr>
            <w:tcW w:w="7421" w:type="dxa"/>
          </w:tcPr>
          <w:p w:rsidR="000117E9" w:rsidRDefault="000117E9" w:rsidP="002F7F47">
            <w:r>
              <w:rPr>
                <w:rFonts w:hint="eastAsia"/>
              </w:rPr>
              <w:t>プラグインをインストールし、</w:t>
            </w:r>
            <w:r w:rsidR="003E3D23">
              <w:rPr>
                <w:rFonts w:hint="eastAsia"/>
              </w:rPr>
              <w:t>Vagrant</w:t>
            </w:r>
            <w:r w:rsidR="003E3D23">
              <w:rPr>
                <w:rFonts w:hint="eastAsia"/>
              </w:rPr>
              <w:t>、</w:t>
            </w:r>
            <w:r w:rsidR="003E3D23">
              <w:rPr>
                <w:rFonts w:hint="eastAsia"/>
              </w:rPr>
              <w:t>Git</w:t>
            </w:r>
            <w:r w:rsidR="003E3D23">
              <w:rPr>
                <w:rFonts w:hint="eastAsia"/>
              </w:rPr>
              <w:t>、</w:t>
            </w:r>
            <w:r w:rsidR="00834A4B">
              <w:rPr>
                <w:rFonts w:hint="eastAsia"/>
              </w:rPr>
              <w:t>データベースへの接続・</w:t>
            </w:r>
            <w:r>
              <w:rPr>
                <w:rFonts w:hint="eastAsia"/>
              </w:rPr>
              <w:t>操作等で使用する。またコーディングの際に</w:t>
            </w:r>
            <w:r>
              <w:rPr>
                <w:rFonts w:hint="eastAsia"/>
              </w:rPr>
              <w:t>PHP</w:t>
            </w:r>
            <w:r>
              <w:rPr>
                <w:rFonts w:hint="eastAsia"/>
              </w:rPr>
              <w:t>や</w:t>
            </w:r>
            <w:r>
              <w:rPr>
                <w:rFonts w:hint="eastAsia"/>
              </w:rPr>
              <w:t>Javascript</w:t>
            </w:r>
            <w:r>
              <w:rPr>
                <w:rFonts w:hint="eastAsia"/>
              </w:rPr>
              <w:t>の入力補完により、効率的に開発することができる。</w:t>
            </w:r>
          </w:p>
          <w:p w:rsidR="000117E9" w:rsidRDefault="000117E9" w:rsidP="002F7F47"/>
        </w:tc>
      </w:tr>
      <w:tr w:rsidR="000117E9" w:rsidTr="0034708E">
        <w:trPr>
          <w:cantSplit/>
          <w:trHeight w:val="1134"/>
          <w:jc w:val="center"/>
        </w:trPr>
        <w:tc>
          <w:tcPr>
            <w:tcW w:w="426" w:type="dxa"/>
            <w:shd w:val="clear" w:color="auto" w:fill="D9D9D9" w:themeFill="background1" w:themeFillShade="D9"/>
            <w:vAlign w:val="center"/>
          </w:tcPr>
          <w:p w:rsidR="000117E9" w:rsidRDefault="000117E9" w:rsidP="0034708E">
            <w:pPr>
              <w:jc w:val="center"/>
            </w:pPr>
            <w:r>
              <w:rPr>
                <w:rFonts w:hint="eastAsia"/>
              </w:rPr>
              <w:t>4</w:t>
            </w:r>
          </w:p>
        </w:tc>
        <w:tc>
          <w:tcPr>
            <w:tcW w:w="582" w:type="dxa"/>
            <w:shd w:val="clear" w:color="auto" w:fill="auto"/>
            <w:textDirection w:val="tbRlV"/>
            <w:vAlign w:val="center"/>
          </w:tcPr>
          <w:p w:rsidR="000117E9" w:rsidRDefault="000117E9" w:rsidP="00A03347">
            <w:pPr>
              <w:ind w:left="113" w:right="113"/>
              <w:jc w:val="center"/>
            </w:pPr>
            <w:r>
              <w:rPr>
                <w:rFonts w:hint="eastAsia"/>
              </w:rPr>
              <w:t>テスト</w:t>
            </w:r>
          </w:p>
        </w:tc>
        <w:tc>
          <w:tcPr>
            <w:tcW w:w="2697" w:type="dxa"/>
            <w:shd w:val="clear" w:color="auto" w:fill="595959" w:themeFill="text1" w:themeFillTint="A6"/>
            <w:vAlign w:val="center"/>
          </w:tcPr>
          <w:p w:rsidR="000117E9" w:rsidRDefault="000117E9" w:rsidP="002F7F47">
            <w:pPr>
              <w:jc w:val="center"/>
            </w:pPr>
            <w:r>
              <w:rPr>
                <w:rFonts w:hint="eastAsia"/>
              </w:rPr>
              <w:t>―</w:t>
            </w:r>
          </w:p>
        </w:tc>
        <w:tc>
          <w:tcPr>
            <w:tcW w:w="7421" w:type="dxa"/>
            <w:shd w:val="clear" w:color="auto" w:fill="D9D9D9" w:themeFill="background1" w:themeFillShade="D9"/>
          </w:tcPr>
          <w:p w:rsidR="000117E9" w:rsidRDefault="000117E9" w:rsidP="002F7F47">
            <w:r>
              <w:rPr>
                <w:rFonts w:hint="eastAsia"/>
              </w:rPr>
              <w:t>TravisCI</w:t>
            </w:r>
            <w:r>
              <w:rPr>
                <w:rFonts w:hint="eastAsia"/>
              </w:rPr>
              <w:t>のビルド実行時に流れるシェルと同等のシェルをローカル開発環境で実行し、</w:t>
            </w:r>
            <w:r>
              <w:rPr>
                <w:rFonts w:hint="eastAsia"/>
              </w:rPr>
              <w:t>NC3</w:t>
            </w:r>
            <w:r>
              <w:rPr>
                <w:rFonts w:hint="eastAsia"/>
              </w:rPr>
              <w:t>レポジトリに取り込む際のエラーを局所化する。</w:t>
            </w:r>
          </w:p>
          <w:p w:rsidR="000117E9" w:rsidRDefault="000117E9" w:rsidP="002F7F47"/>
        </w:tc>
      </w:tr>
    </w:tbl>
    <w:p w:rsidR="00444093" w:rsidRDefault="00444093" w:rsidP="00C47E3D"/>
    <w:p w:rsidR="00444093" w:rsidRDefault="00444093">
      <w:pPr>
        <w:widowControl/>
        <w:adjustRightInd/>
        <w:spacing w:line="240" w:lineRule="auto"/>
        <w:jc w:val="left"/>
        <w:textAlignment w:val="auto"/>
      </w:pPr>
      <w:r>
        <w:br w:type="page"/>
      </w:r>
    </w:p>
    <w:p w:rsidR="0079593D" w:rsidRDefault="000024AF" w:rsidP="00BC56BB">
      <w:pPr>
        <w:pStyle w:val="30"/>
        <w:numPr>
          <w:ilvl w:val="3"/>
          <w:numId w:val="5"/>
        </w:numPr>
        <w:ind w:left="284" w:firstLine="0"/>
      </w:pPr>
      <w:bookmarkStart w:id="504" w:name="_Toc403731900"/>
      <w:bookmarkStart w:id="505" w:name="_Toc404003508"/>
      <w:bookmarkStart w:id="506" w:name="_Toc404190132"/>
      <w:bookmarkStart w:id="507" w:name="_Toc404267538"/>
      <w:bookmarkStart w:id="508" w:name="_Toc404271998"/>
      <w:bookmarkStart w:id="509" w:name="_Toc404964158"/>
      <w:r>
        <w:rPr>
          <w:rFonts w:hint="eastAsia"/>
        </w:rPr>
        <w:lastRenderedPageBreak/>
        <w:t>開発</w:t>
      </w:r>
      <w:bookmarkEnd w:id="504"/>
      <w:bookmarkEnd w:id="505"/>
      <w:bookmarkEnd w:id="506"/>
      <w:bookmarkEnd w:id="507"/>
      <w:bookmarkEnd w:id="508"/>
      <w:r w:rsidR="000277E0">
        <w:rPr>
          <w:rFonts w:hint="eastAsia"/>
        </w:rPr>
        <w:t>プロセス</w:t>
      </w:r>
      <w:bookmarkEnd w:id="509"/>
    </w:p>
    <w:p w:rsidR="000024AF" w:rsidRDefault="000024AF" w:rsidP="000024AF">
      <w:r>
        <w:rPr>
          <w:rFonts w:hint="eastAsia"/>
        </w:rPr>
        <w:t xml:space="preserve">　開発</w:t>
      </w:r>
      <w:r w:rsidR="000277E0">
        <w:rPr>
          <w:rFonts w:hint="eastAsia"/>
        </w:rPr>
        <w:t>プロセス</w:t>
      </w:r>
      <w:r w:rsidR="00EB2D51">
        <w:rPr>
          <w:rFonts w:hint="eastAsia"/>
        </w:rPr>
        <w:t>を以下に示す</w:t>
      </w:r>
      <w:r>
        <w:rPr>
          <w:rFonts w:hint="eastAsia"/>
        </w:rPr>
        <w:t>。</w:t>
      </w:r>
      <w:r w:rsidR="00BC56BB">
        <w:rPr>
          <w:rFonts w:hint="eastAsia"/>
        </w:rPr>
        <w:t>①</w:t>
      </w:r>
      <w:r w:rsidR="00150B13">
        <w:rPr>
          <w:rFonts w:hint="eastAsia"/>
        </w:rPr>
        <w:t>設計、</w:t>
      </w:r>
      <w:r w:rsidR="00BC56BB">
        <w:rPr>
          <w:rFonts w:hint="eastAsia"/>
        </w:rPr>
        <w:t>②</w:t>
      </w:r>
      <w:r w:rsidR="00E01DF2">
        <w:rPr>
          <w:rFonts w:hint="eastAsia"/>
        </w:rPr>
        <w:t>実装・</w:t>
      </w:r>
      <w:r w:rsidR="00150B13">
        <w:rPr>
          <w:rFonts w:hint="eastAsia"/>
        </w:rPr>
        <w:t>テスト、</w:t>
      </w:r>
      <w:r w:rsidR="00BC56BB">
        <w:rPr>
          <w:rFonts w:hint="eastAsia"/>
        </w:rPr>
        <w:t>③</w:t>
      </w:r>
      <w:r w:rsidR="00E01DF2">
        <w:rPr>
          <w:rFonts w:hint="eastAsia"/>
        </w:rPr>
        <w:t>レポジトリ取込み・</w:t>
      </w:r>
      <w:r w:rsidR="00150B13">
        <w:rPr>
          <w:rFonts w:hint="eastAsia"/>
        </w:rPr>
        <w:t>テスト、</w:t>
      </w:r>
      <w:r w:rsidR="00BC56BB">
        <w:rPr>
          <w:rFonts w:hint="eastAsia"/>
        </w:rPr>
        <w:t>④</w:t>
      </w:r>
      <w:r w:rsidR="00150B13">
        <w:rPr>
          <w:rFonts w:hint="eastAsia"/>
        </w:rPr>
        <w:t>レビューの</w:t>
      </w:r>
      <w:r w:rsidR="00150B13">
        <w:rPr>
          <w:rFonts w:hint="eastAsia"/>
        </w:rPr>
        <w:t>4</w:t>
      </w:r>
      <w:r w:rsidR="004F5B84">
        <w:rPr>
          <w:rFonts w:hint="eastAsia"/>
        </w:rPr>
        <w:t>つのプロセス</w:t>
      </w:r>
      <w:r w:rsidR="00150B13">
        <w:rPr>
          <w:rFonts w:hint="eastAsia"/>
        </w:rPr>
        <w:t>に分けられる。</w:t>
      </w:r>
    </w:p>
    <w:p w:rsidR="00EB2D51" w:rsidRPr="00150B13" w:rsidRDefault="00EB2D51" w:rsidP="000024AF"/>
    <w:p w:rsidR="006D3A0E" w:rsidRDefault="006D3A0E" w:rsidP="006D3A0E">
      <w:pPr>
        <w:keepNext/>
        <w:jc w:val="center"/>
      </w:pPr>
      <w:r>
        <w:rPr>
          <w:noProof/>
        </w:rPr>
        <w:drawing>
          <wp:inline distT="0" distB="0" distL="0" distR="0">
            <wp:extent cx="4811742" cy="2332723"/>
            <wp:effectExtent l="19050" t="0" r="7908" b="0"/>
            <wp:docPr id="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4816292" cy="2334929"/>
                    </a:xfrm>
                    <a:prstGeom prst="rect">
                      <a:avLst/>
                    </a:prstGeom>
                    <a:solidFill>
                      <a:schemeClr val="accent1"/>
                    </a:solidFill>
                    <a:ln w="9525">
                      <a:noFill/>
                      <a:miter lim="800000"/>
                      <a:headEnd/>
                      <a:tailEnd/>
                    </a:ln>
                  </pic:spPr>
                </pic:pic>
              </a:graphicData>
            </a:graphic>
          </wp:inline>
        </w:drawing>
      </w:r>
    </w:p>
    <w:p w:rsidR="00444093" w:rsidRDefault="006D3A0E" w:rsidP="00444093">
      <w:pPr>
        <w:pStyle w:val="af2"/>
        <w:jc w:val="center"/>
        <w:rPr>
          <w:u w:val="single"/>
        </w:rPr>
      </w:pPr>
      <w:r w:rsidRPr="006D3A0E">
        <w:rPr>
          <w:rFonts w:hint="eastAsia"/>
          <w:u w:val="single"/>
        </w:rPr>
        <w:t>図</w:t>
      </w:r>
      <w:r w:rsidRPr="006D3A0E">
        <w:rPr>
          <w:rFonts w:hint="eastAsia"/>
          <w:u w:val="single"/>
        </w:rPr>
        <w:t xml:space="preserve"> </w:t>
      </w:r>
      <w:ins w:id="510" w:author="hokada" w:date="2014-12-01T14:07:00Z">
        <w:r w:rsidR="00172E0E">
          <w:rPr>
            <w:u w:val="single"/>
          </w:rPr>
          <w:fldChar w:fldCharType="begin"/>
        </w:r>
        <w:r w:rsidR="00BF2075">
          <w:rPr>
            <w:u w:val="single"/>
          </w:rPr>
          <w:instrText xml:space="preserve"> </w:instrText>
        </w:r>
        <w:r w:rsidR="00BF2075">
          <w:rPr>
            <w:rFonts w:hint="eastAsia"/>
            <w:u w:val="single"/>
          </w:rPr>
          <w:instrText>STYLEREF 1 \s</w:instrText>
        </w:r>
        <w:r w:rsidR="00BF2075">
          <w:rPr>
            <w:u w:val="single"/>
          </w:rPr>
          <w:instrText xml:space="preserve"> </w:instrText>
        </w:r>
      </w:ins>
      <w:r w:rsidR="00172E0E">
        <w:rPr>
          <w:u w:val="single"/>
        </w:rPr>
        <w:fldChar w:fldCharType="separate"/>
      </w:r>
      <w:r w:rsidR="00BF2075">
        <w:rPr>
          <w:noProof/>
          <w:u w:val="single"/>
        </w:rPr>
        <w:t>2</w:t>
      </w:r>
      <w:ins w:id="511" w:author="hokada" w:date="2014-12-01T14:07:00Z">
        <w:r w:rsidR="00172E0E">
          <w:rPr>
            <w:u w:val="single"/>
          </w:rPr>
          <w:fldChar w:fldCharType="end"/>
        </w:r>
        <w:r w:rsidR="00BF2075">
          <w:rPr>
            <w:u w:val="single"/>
          </w:rPr>
          <w:t>.</w:t>
        </w:r>
        <w:r w:rsidR="00172E0E">
          <w:rPr>
            <w:u w:val="single"/>
          </w:rPr>
          <w:fldChar w:fldCharType="begin"/>
        </w:r>
        <w:r w:rsidR="00BF2075">
          <w:rPr>
            <w:u w:val="single"/>
          </w:rPr>
          <w:instrText xml:space="preserve"> </w:instrText>
        </w:r>
        <w:r w:rsidR="00BF2075">
          <w:rPr>
            <w:rFonts w:hint="eastAsia"/>
            <w:u w:val="single"/>
          </w:rPr>
          <w:instrText xml:space="preserve">SEQ </w:instrText>
        </w:r>
        <w:r w:rsidR="00BF2075">
          <w:rPr>
            <w:rFonts w:hint="eastAsia"/>
            <w:u w:val="single"/>
          </w:rPr>
          <w:instrText>図</w:instrText>
        </w:r>
        <w:r w:rsidR="00BF2075">
          <w:rPr>
            <w:rFonts w:hint="eastAsia"/>
            <w:u w:val="single"/>
          </w:rPr>
          <w:instrText xml:space="preserve"> \* ARABIC \s 1</w:instrText>
        </w:r>
        <w:r w:rsidR="00BF2075">
          <w:rPr>
            <w:u w:val="single"/>
          </w:rPr>
          <w:instrText xml:space="preserve"> </w:instrText>
        </w:r>
      </w:ins>
      <w:r w:rsidR="00172E0E">
        <w:rPr>
          <w:u w:val="single"/>
        </w:rPr>
        <w:fldChar w:fldCharType="separate"/>
      </w:r>
      <w:ins w:id="512" w:author="hokada" w:date="2014-12-01T17:40:00Z">
        <w:r w:rsidR="005F074B">
          <w:rPr>
            <w:noProof/>
            <w:u w:val="single"/>
          </w:rPr>
          <w:t>9</w:t>
        </w:r>
      </w:ins>
      <w:ins w:id="513" w:author="hokada" w:date="2014-12-01T14:07:00Z">
        <w:r w:rsidR="00172E0E">
          <w:rPr>
            <w:u w:val="single"/>
          </w:rPr>
          <w:fldChar w:fldCharType="end"/>
        </w:r>
      </w:ins>
      <w:del w:id="514" w:author="hokada" w:date="2014-12-01T14:07:00Z">
        <w:r w:rsidR="00172E0E" w:rsidDel="00BF2075">
          <w:rPr>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172E0E" w:rsidDel="00BF2075">
          <w:rPr>
            <w:u w:val="single"/>
          </w:rPr>
          <w:fldChar w:fldCharType="separate"/>
        </w:r>
        <w:r w:rsidR="00FB61F1" w:rsidDel="00BF2075">
          <w:rPr>
            <w:noProof/>
            <w:u w:val="single"/>
          </w:rPr>
          <w:delText>2</w:delText>
        </w:r>
        <w:r w:rsidR="00172E0E" w:rsidDel="00BF2075">
          <w:rPr>
            <w:u w:val="single"/>
          </w:rPr>
          <w:fldChar w:fldCharType="end"/>
        </w:r>
        <w:r w:rsidR="00FB61F1" w:rsidDel="00BF2075">
          <w:rPr>
            <w:u w:val="single"/>
          </w:rPr>
          <w:delText>.</w:delText>
        </w:r>
        <w:r w:rsidR="00172E0E" w:rsidDel="00BF2075">
          <w:rPr>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172E0E" w:rsidDel="00BF2075">
          <w:rPr>
            <w:u w:val="single"/>
          </w:rPr>
          <w:fldChar w:fldCharType="separate"/>
        </w:r>
        <w:r w:rsidR="00FB61F1" w:rsidDel="00BF2075">
          <w:rPr>
            <w:noProof/>
            <w:u w:val="single"/>
          </w:rPr>
          <w:delText>7</w:delText>
        </w:r>
        <w:r w:rsidR="00172E0E" w:rsidDel="00BF2075">
          <w:rPr>
            <w:u w:val="single"/>
          </w:rPr>
          <w:fldChar w:fldCharType="end"/>
        </w:r>
      </w:del>
      <w:r w:rsidR="000277E0">
        <w:rPr>
          <w:rFonts w:hint="eastAsia"/>
          <w:u w:val="single"/>
        </w:rPr>
        <w:t xml:space="preserve">　開発プロセス</w:t>
      </w:r>
    </w:p>
    <w:p w:rsidR="00444093" w:rsidRPr="00444093" w:rsidRDefault="00444093" w:rsidP="00444093"/>
    <w:p w:rsidR="00150B13" w:rsidRDefault="00150B13" w:rsidP="00CF2C3F">
      <w:pPr>
        <w:pStyle w:val="ab"/>
        <w:numPr>
          <w:ilvl w:val="0"/>
          <w:numId w:val="15"/>
        </w:numPr>
        <w:ind w:leftChars="0"/>
      </w:pPr>
      <w:r>
        <w:rPr>
          <w:rFonts w:hint="eastAsia"/>
        </w:rPr>
        <w:t>設計</w:t>
      </w:r>
    </w:p>
    <w:p w:rsidR="00150B13" w:rsidRDefault="00DF4A03" w:rsidP="002B6C0B">
      <w:pPr>
        <w:ind w:leftChars="100" w:left="210"/>
      </w:pPr>
      <w:r>
        <w:rPr>
          <w:rFonts w:hint="eastAsia"/>
        </w:rPr>
        <w:t xml:space="preserve">　</w:t>
      </w:r>
      <w:r>
        <w:rPr>
          <w:rFonts w:hint="eastAsia"/>
        </w:rPr>
        <w:t>NC3</w:t>
      </w:r>
      <w:r>
        <w:rPr>
          <w:rFonts w:hint="eastAsia"/>
        </w:rPr>
        <w:t>の仕様を元に、</w:t>
      </w:r>
      <w:r>
        <w:rPr>
          <w:rFonts w:hint="eastAsia"/>
        </w:rPr>
        <w:t>NC2</w:t>
      </w:r>
      <w:r>
        <w:rPr>
          <w:rFonts w:hint="eastAsia"/>
        </w:rPr>
        <w:t>の仕様を参考にしながら設計を行う。作成するドキュメントとしては画面遷移図、</w:t>
      </w:r>
      <w:r>
        <w:rPr>
          <w:rFonts w:hint="eastAsia"/>
        </w:rPr>
        <w:t>ER</w:t>
      </w:r>
      <w:r>
        <w:rPr>
          <w:rFonts w:hint="eastAsia"/>
        </w:rPr>
        <w:t>図がある。</w:t>
      </w:r>
    </w:p>
    <w:p w:rsidR="00DF4A03" w:rsidRPr="00DF4A03" w:rsidRDefault="00DF4A03" w:rsidP="002B6C0B">
      <w:pPr>
        <w:ind w:leftChars="100" w:left="210"/>
      </w:pPr>
      <w:r>
        <w:rPr>
          <w:rFonts w:hint="eastAsia"/>
        </w:rPr>
        <w:t xml:space="preserve">　画面遷移図の作成は</w:t>
      </w:r>
      <w:r>
        <w:rPr>
          <w:rFonts w:hint="eastAsia"/>
        </w:rPr>
        <w:t>Pencil Project</w:t>
      </w:r>
      <w:r>
        <w:rPr>
          <w:rFonts w:hint="eastAsia"/>
        </w:rPr>
        <w:t>を使用し、実際の画面遷移を全て網羅するように作成する。</w:t>
      </w:r>
      <w:r>
        <w:rPr>
          <w:rFonts w:hint="eastAsia"/>
        </w:rPr>
        <w:t>Pencil Project</w:t>
      </w:r>
      <w:r>
        <w:rPr>
          <w:rFonts w:hint="eastAsia"/>
        </w:rPr>
        <w:t>は</w:t>
      </w:r>
      <w:r>
        <w:rPr>
          <w:rFonts w:hint="eastAsia"/>
        </w:rPr>
        <w:t>Bootstrap</w:t>
      </w:r>
      <w:r>
        <w:rPr>
          <w:rFonts w:hint="eastAsia"/>
        </w:rPr>
        <w:t>の部品を取込み</w:t>
      </w:r>
      <w:r w:rsidR="000117E9">
        <w:rPr>
          <w:rFonts w:hint="eastAsia"/>
        </w:rPr>
        <w:t>、実際に動作する画面に</w:t>
      </w:r>
      <w:r w:rsidR="00E13536">
        <w:rPr>
          <w:rFonts w:hint="eastAsia"/>
        </w:rPr>
        <w:t>近い</w:t>
      </w:r>
      <w:r w:rsidR="000117E9">
        <w:rPr>
          <w:rFonts w:hint="eastAsia"/>
        </w:rPr>
        <w:t>ものが作成できる</w:t>
      </w:r>
      <w:r>
        <w:rPr>
          <w:rFonts w:hint="eastAsia"/>
        </w:rPr>
        <w:t>。</w:t>
      </w:r>
    </w:p>
    <w:p w:rsidR="00DF4A03" w:rsidRDefault="00DF4A03" w:rsidP="002B6C0B">
      <w:pPr>
        <w:ind w:leftChars="100" w:left="210"/>
      </w:pPr>
      <w:r>
        <w:rPr>
          <w:rFonts w:hint="eastAsia"/>
        </w:rPr>
        <w:t xml:space="preserve">　</w:t>
      </w:r>
      <w:r>
        <w:rPr>
          <w:rFonts w:hint="eastAsia"/>
        </w:rPr>
        <w:t>ER</w:t>
      </w:r>
      <w:r>
        <w:rPr>
          <w:rFonts w:hint="eastAsia"/>
        </w:rPr>
        <w:t>図の作成は</w:t>
      </w:r>
      <w:r>
        <w:rPr>
          <w:rFonts w:hint="eastAsia"/>
        </w:rPr>
        <w:t>MySQL Workbench</w:t>
      </w:r>
      <w:r>
        <w:rPr>
          <w:rFonts w:hint="eastAsia"/>
        </w:rPr>
        <w:t>を使用し、テーブル、カラム、それぞれのカラムの</w:t>
      </w:r>
      <w:r w:rsidR="00E55037">
        <w:rPr>
          <w:rFonts w:hint="eastAsia"/>
        </w:rPr>
        <w:t>型</w:t>
      </w:r>
      <w:r>
        <w:rPr>
          <w:rFonts w:hint="eastAsia"/>
        </w:rPr>
        <w:t>、テーブル間の関係性等の検討を行う。</w:t>
      </w:r>
    </w:p>
    <w:p w:rsidR="00150B13" w:rsidRDefault="00150B13" w:rsidP="00150B13"/>
    <w:p w:rsidR="00150B13" w:rsidRDefault="00314FE5" w:rsidP="00CF2C3F">
      <w:pPr>
        <w:pStyle w:val="ab"/>
        <w:numPr>
          <w:ilvl w:val="0"/>
          <w:numId w:val="15"/>
        </w:numPr>
        <w:ind w:leftChars="0"/>
      </w:pPr>
      <w:r>
        <w:rPr>
          <w:rFonts w:hint="eastAsia"/>
        </w:rPr>
        <w:t>実装・</w:t>
      </w:r>
      <w:r w:rsidR="00150B13">
        <w:rPr>
          <w:rFonts w:hint="eastAsia"/>
        </w:rPr>
        <w:t>テスト</w:t>
      </w:r>
    </w:p>
    <w:p w:rsidR="00DF4A03" w:rsidRDefault="00150B13" w:rsidP="002B6C0B">
      <w:pPr>
        <w:ind w:leftChars="100" w:left="210"/>
      </w:pPr>
      <w:r>
        <w:rPr>
          <w:rFonts w:hint="eastAsia"/>
        </w:rPr>
        <w:t xml:space="preserve">　設計に沿って実装を行う。このときテストコードも合わせて実装する</w:t>
      </w:r>
      <w:r w:rsidR="00DF4A03">
        <w:rPr>
          <w:rFonts w:hint="eastAsia"/>
        </w:rPr>
        <w:t>。</w:t>
      </w:r>
      <w:r w:rsidR="00723018">
        <w:rPr>
          <w:rFonts w:hint="eastAsia"/>
        </w:rPr>
        <w:t>テストは</w:t>
      </w:r>
      <w:r w:rsidR="00723018">
        <w:rPr>
          <w:rFonts w:hint="eastAsia"/>
        </w:rPr>
        <w:t>TravisCI</w:t>
      </w:r>
      <w:r w:rsidR="00723018">
        <w:rPr>
          <w:rFonts w:hint="eastAsia"/>
        </w:rPr>
        <w:t>で実行されるもの</w:t>
      </w:r>
      <w:r w:rsidR="006E765D">
        <w:rPr>
          <w:rFonts w:hint="eastAsia"/>
        </w:rPr>
        <w:t>と</w:t>
      </w:r>
      <w:r w:rsidR="00723018">
        <w:rPr>
          <w:rFonts w:hint="eastAsia"/>
        </w:rPr>
        <w:t>同等のシェルを</w:t>
      </w:r>
      <w:r w:rsidR="006E765D">
        <w:rPr>
          <w:rFonts w:hint="eastAsia"/>
        </w:rPr>
        <w:t>ローカル開発環境で</w:t>
      </w:r>
      <w:r w:rsidR="00723018">
        <w:rPr>
          <w:rFonts w:hint="eastAsia"/>
        </w:rPr>
        <w:t>実行し、</w:t>
      </w:r>
      <w:r w:rsidR="006E765D">
        <w:rPr>
          <w:rFonts w:hint="eastAsia"/>
        </w:rPr>
        <w:t>コーディング違反やテストエラーを全て解消する。</w:t>
      </w:r>
      <w:r w:rsidR="00231F38">
        <w:rPr>
          <w:rFonts w:hint="eastAsia"/>
        </w:rPr>
        <w:t>以下のコーディングルールに</w:t>
      </w:r>
      <w:r w:rsidR="0049160C">
        <w:rPr>
          <w:rFonts w:hint="eastAsia"/>
        </w:rPr>
        <w:t>従って</w:t>
      </w:r>
      <w:r w:rsidR="00231F38">
        <w:rPr>
          <w:rFonts w:hint="eastAsia"/>
        </w:rPr>
        <w:t>実装する。</w:t>
      </w:r>
    </w:p>
    <w:p w:rsidR="00DF4A03" w:rsidRDefault="00DF4A03" w:rsidP="00150B13"/>
    <w:p w:rsidR="00DF4A03" w:rsidRDefault="00DF4A03" w:rsidP="00F813A5">
      <w:pPr>
        <w:pStyle w:val="ab"/>
        <w:numPr>
          <w:ilvl w:val="0"/>
          <w:numId w:val="25"/>
        </w:numPr>
        <w:ind w:leftChars="0"/>
      </w:pPr>
      <w:r>
        <w:rPr>
          <w:rFonts w:hint="eastAsia"/>
        </w:rPr>
        <w:t>CakePHP</w:t>
      </w:r>
      <w:r>
        <w:rPr>
          <w:rFonts w:hint="eastAsia"/>
        </w:rPr>
        <w:t>コーディングルール</w:t>
      </w:r>
    </w:p>
    <w:p w:rsidR="003D3185" w:rsidRDefault="003D3185" w:rsidP="003D3185">
      <w:pPr>
        <w:ind w:left="426"/>
      </w:pPr>
      <w:r>
        <w:rPr>
          <w:rFonts w:hint="eastAsia"/>
        </w:rPr>
        <w:t xml:space="preserve">　</w:t>
      </w:r>
      <w:r>
        <w:rPr>
          <w:rFonts w:hint="eastAsia"/>
        </w:rPr>
        <w:t>CakePHP</w:t>
      </w:r>
      <w:r>
        <w:rPr>
          <w:rFonts w:hint="eastAsia"/>
        </w:rPr>
        <w:t>のコーディングルールに準ずる。</w:t>
      </w:r>
    </w:p>
    <w:p w:rsidR="00DF4A03" w:rsidRPr="00DF4A03" w:rsidRDefault="00172E0E" w:rsidP="00DF4A03">
      <w:pPr>
        <w:ind w:firstLineChars="300" w:firstLine="630"/>
      </w:pPr>
      <w:hyperlink r:id="rId21" w:history="1">
        <w:r w:rsidR="00DF4A03" w:rsidRPr="005568EA">
          <w:rPr>
            <w:rStyle w:val="ad"/>
          </w:rPr>
          <w:t>http://book.cakephp.org/2.0/ja/contributing/cakephp-coding-conventions.html</w:t>
        </w:r>
      </w:hyperlink>
    </w:p>
    <w:p w:rsidR="00DF4A03" w:rsidRDefault="00DF4A03" w:rsidP="00150B13"/>
    <w:p w:rsidR="00150B13" w:rsidRDefault="00DF4A03" w:rsidP="00F813A5">
      <w:pPr>
        <w:pStyle w:val="ab"/>
        <w:numPr>
          <w:ilvl w:val="0"/>
          <w:numId w:val="25"/>
        </w:numPr>
        <w:ind w:leftChars="0"/>
      </w:pPr>
      <w:r>
        <w:rPr>
          <w:rFonts w:hint="eastAsia"/>
        </w:rPr>
        <w:t>Javascript</w:t>
      </w:r>
      <w:r>
        <w:rPr>
          <w:rFonts w:hint="eastAsia"/>
        </w:rPr>
        <w:t>コーディングルール</w:t>
      </w:r>
    </w:p>
    <w:p w:rsidR="003D3185" w:rsidRDefault="003D3185" w:rsidP="003D3185">
      <w:pPr>
        <w:ind w:left="426"/>
      </w:pPr>
      <w:r>
        <w:rPr>
          <w:rFonts w:hint="eastAsia"/>
        </w:rPr>
        <w:t xml:space="preserve">　</w:t>
      </w:r>
      <w:r>
        <w:rPr>
          <w:rFonts w:hint="eastAsia"/>
        </w:rPr>
        <w:t>Google Javascript Style</w:t>
      </w:r>
      <w:r>
        <w:rPr>
          <w:rFonts w:hint="eastAsia"/>
        </w:rPr>
        <w:t>に準ずる。</w:t>
      </w:r>
    </w:p>
    <w:p w:rsidR="00150B13" w:rsidRDefault="00DF4A03" w:rsidP="00150B13">
      <w:r>
        <w:rPr>
          <w:rFonts w:hint="eastAsia"/>
        </w:rPr>
        <w:t xml:space="preserve">　　　</w:t>
      </w:r>
      <w:hyperlink r:id="rId22" w:history="1">
        <w:r w:rsidRPr="00DF4A03">
          <w:rPr>
            <w:rStyle w:val="ad"/>
          </w:rPr>
          <w:t>http://</w:t>
        </w:r>
      </w:hyperlink>
      <w:hyperlink r:id="rId23" w:history="1">
        <w:r w:rsidRPr="00DF4A03">
          <w:rPr>
            <w:rStyle w:val="ad"/>
          </w:rPr>
          <w:t>google-styleguide.googlecode.com/svn/trunk/jsoncstyleguide.xml</w:t>
        </w:r>
      </w:hyperlink>
    </w:p>
    <w:p w:rsidR="00DF4A03" w:rsidRDefault="00DF4A03" w:rsidP="00DF4A03"/>
    <w:p w:rsidR="00DF4A03" w:rsidRDefault="00DF4A03" w:rsidP="00F813A5">
      <w:pPr>
        <w:pStyle w:val="ab"/>
        <w:numPr>
          <w:ilvl w:val="0"/>
          <w:numId w:val="25"/>
        </w:numPr>
        <w:ind w:leftChars="0"/>
      </w:pPr>
      <w:r>
        <w:rPr>
          <w:rFonts w:hint="eastAsia"/>
        </w:rPr>
        <w:lastRenderedPageBreak/>
        <w:t>NC3</w:t>
      </w:r>
      <w:r>
        <w:rPr>
          <w:rFonts w:hint="eastAsia"/>
        </w:rPr>
        <w:t>独自のコーディングルール</w:t>
      </w:r>
    </w:p>
    <w:p w:rsidR="00DF4A03" w:rsidRDefault="00DF4A03" w:rsidP="00DF4A03">
      <w:pPr>
        <w:ind w:left="201"/>
      </w:pPr>
      <w:r>
        <w:rPr>
          <w:rFonts w:hint="eastAsia"/>
        </w:rPr>
        <w:t xml:space="preserve">　　</w:t>
      </w:r>
      <w:r>
        <w:rPr>
          <w:rFonts w:hint="eastAsia"/>
        </w:rPr>
        <w:t>HTML</w:t>
      </w:r>
      <w:r>
        <w:rPr>
          <w:rFonts w:hint="eastAsia"/>
        </w:rPr>
        <w:t>の</w:t>
      </w:r>
      <w:r>
        <w:rPr>
          <w:rFonts w:hint="eastAsia"/>
        </w:rPr>
        <w:t>id</w:t>
      </w:r>
      <w:r>
        <w:rPr>
          <w:rFonts w:hint="eastAsia"/>
        </w:rPr>
        <w:t>属性、</w:t>
      </w:r>
      <w:r>
        <w:rPr>
          <w:rFonts w:hint="eastAsia"/>
        </w:rPr>
        <w:t>class</w:t>
      </w:r>
      <w:r>
        <w:rPr>
          <w:rFonts w:hint="eastAsia"/>
        </w:rPr>
        <w:t>属性にはプレフィックスを付ける。</w:t>
      </w:r>
    </w:p>
    <w:p w:rsidR="00DF4A03" w:rsidRDefault="00DF4A03" w:rsidP="00DF4A03">
      <w:pPr>
        <w:ind w:left="201"/>
      </w:pPr>
      <w:r>
        <w:rPr>
          <w:rFonts w:hint="eastAsia"/>
        </w:rPr>
        <w:t xml:space="preserve">　　　</w:t>
      </w:r>
      <w:r>
        <w:rPr>
          <w:rFonts w:hint="eastAsia"/>
        </w:rPr>
        <w:t>(</w:t>
      </w:r>
      <w:r>
        <w:rPr>
          <w:rFonts w:hint="eastAsia"/>
        </w:rPr>
        <w:t>例</w:t>
      </w:r>
      <w:r>
        <w:rPr>
          <w:rFonts w:hint="eastAsia"/>
        </w:rPr>
        <w:t>)iframe</w:t>
      </w:r>
      <w:r>
        <w:rPr>
          <w:rFonts w:hint="eastAsia"/>
        </w:rPr>
        <w:t xml:space="preserve">プラグインの場合　</w:t>
      </w:r>
      <w:r>
        <w:rPr>
          <w:rFonts w:hint="eastAsia"/>
        </w:rPr>
        <w:t>id=</w:t>
      </w:r>
      <w:r>
        <w:t>”</w:t>
      </w:r>
      <w:r>
        <w:rPr>
          <w:rFonts w:hint="eastAsia"/>
        </w:rPr>
        <w:t>nc-iframes-xxxxx</w:t>
      </w:r>
      <w:r>
        <w:t>”</w:t>
      </w:r>
    </w:p>
    <w:p w:rsidR="00DF4A03" w:rsidRPr="00DF4A03" w:rsidRDefault="00DF4A03" w:rsidP="00DF4A03">
      <w:r>
        <w:rPr>
          <w:rFonts w:hint="eastAsia"/>
        </w:rPr>
        <w:t xml:space="preserve">　　　共通で利用する機能は、上位層のモデル、コントローラや</w:t>
      </w:r>
      <w:r>
        <w:rPr>
          <w:rFonts w:hint="eastAsia"/>
        </w:rPr>
        <w:t>CSS</w:t>
      </w:r>
      <w:r>
        <w:rPr>
          <w:rFonts w:hint="eastAsia"/>
        </w:rPr>
        <w:t>定義を呼び出し利用する。</w:t>
      </w:r>
    </w:p>
    <w:p w:rsidR="00DF4A03" w:rsidRDefault="00DF4A03" w:rsidP="00DF4A03"/>
    <w:p w:rsidR="00723018" w:rsidRDefault="00723018" w:rsidP="006E765D">
      <w:pPr>
        <w:ind w:leftChars="100" w:left="210"/>
      </w:pPr>
      <w:r>
        <w:rPr>
          <w:rFonts w:hint="eastAsia"/>
        </w:rPr>
        <w:t xml:space="preserve">　上記のコーディングルール</w:t>
      </w:r>
      <w:r w:rsidR="00FF0E31">
        <w:rPr>
          <w:rFonts w:hint="eastAsia"/>
        </w:rPr>
        <w:t>に</w:t>
      </w:r>
      <w:r>
        <w:rPr>
          <w:rFonts w:hint="eastAsia"/>
        </w:rPr>
        <w:t>反していることを</w:t>
      </w:r>
      <w:r w:rsidR="00FF0E31">
        <w:rPr>
          <w:rFonts w:hint="eastAsia"/>
        </w:rPr>
        <w:t>実装</w:t>
      </w:r>
      <w:r>
        <w:rPr>
          <w:rFonts w:hint="eastAsia"/>
        </w:rPr>
        <w:t>しながら気づくことは難しい。そのため</w:t>
      </w:r>
      <w:r>
        <w:rPr>
          <w:rFonts w:hint="eastAsia"/>
        </w:rPr>
        <w:t>NetBeans IDE</w:t>
      </w:r>
      <w:r w:rsidR="00474FC1">
        <w:rPr>
          <w:rFonts w:hint="eastAsia"/>
        </w:rPr>
        <w:t>という統合開発環境を利用し、入力補完機能によって</w:t>
      </w:r>
      <w:r>
        <w:rPr>
          <w:rFonts w:hint="eastAsia"/>
        </w:rPr>
        <w:t>効率的に開発を行う。</w:t>
      </w:r>
    </w:p>
    <w:p w:rsidR="006E765D" w:rsidRDefault="006E765D">
      <w:pPr>
        <w:widowControl/>
        <w:adjustRightInd/>
        <w:spacing w:line="240" w:lineRule="auto"/>
        <w:jc w:val="left"/>
        <w:textAlignment w:val="auto"/>
      </w:pPr>
    </w:p>
    <w:p w:rsidR="00150B13" w:rsidRDefault="009C7867" w:rsidP="00CF2C3F">
      <w:pPr>
        <w:pStyle w:val="ab"/>
        <w:numPr>
          <w:ilvl w:val="0"/>
          <w:numId w:val="15"/>
        </w:numPr>
        <w:ind w:leftChars="0"/>
      </w:pPr>
      <w:r>
        <w:rPr>
          <w:rFonts w:hint="eastAsia"/>
        </w:rPr>
        <w:t>レポジトリ取込み・</w:t>
      </w:r>
      <w:r w:rsidR="00150B13">
        <w:rPr>
          <w:rFonts w:hint="eastAsia"/>
        </w:rPr>
        <w:t>テスト</w:t>
      </w:r>
    </w:p>
    <w:p w:rsidR="006E765D" w:rsidRDefault="00150B13" w:rsidP="006E765D">
      <w:pPr>
        <w:ind w:leftChars="100" w:left="210"/>
      </w:pPr>
      <w:r>
        <w:rPr>
          <w:rFonts w:hint="eastAsia"/>
        </w:rPr>
        <w:t xml:space="preserve">　ローカル開発環境で</w:t>
      </w:r>
      <w:r w:rsidR="006E765D">
        <w:rPr>
          <w:rFonts w:hint="eastAsia"/>
        </w:rPr>
        <w:t>エラーがなくなり、カバレージ</w:t>
      </w:r>
      <w:r w:rsidR="006E765D">
        <w:rPr>
          <w:rFonts w:hint="eastAsia"/>
        </w:rPr>
        <w:t>100%</w:t>
      </w:r>
      <w:r w:rsidR="006E765D">
        <w:rPr>
          <w:rFonts w:hint="eastAsia"/>
        </w:rPr>
        <w:t>を満たした場合、</w:t>
      </w:r>
      <w:r w:rsidR="006E765D">
        <w:rPr>
          <w:rFonts w:hint="eastAsia"/>
        </w:rPr>
        <w:t>Git</w:t>
      </w:r>
      <w:r w:rsidR="006E765D">
        <w:rPr>
          <w:rFonts w:hint="eastAsia"/>
        </w:rPr>
        <w:t>を使用して</w:t>
      </w:r>
      <w:r w:rsidR="006E765D">
        <w:rPr>
          <w:rFonts w:hint="eastAsia"/>
        </w:rPr>
        <w:t>GitHub</w:t>
      </w:r>
      <w:r w:rsidR="006E765D">
        <w:rPr>
          <w:rFonts w:hint="eastAsia"/>
        </w:rPr>
        <w:t>上にある</w:t>
      </w:r>
      <w:r w:rsidR="006E765D">
        <w:rPr>
          <w:rFonts w:hint="eastAsia"/>
        </w:rPr>
        <w:t>NC3</w:t>
      </w:r>
      <w:r w:rsidR="006E765D">
        <w:rPr>
          <w:rFonts w:hint="eastAsia"/>
        </w:rPr>
        <w:t>レポジトリへの取込みを行う。このとき</w:t>
      </w:r>
      <w:r w:rsidR="006E765D">
        <w:rPr>
          <w:rFonts w:hint="eastAsia"/>
        </w:rPr>
        <w:t>TravisCI</w:t>
      </w:r>
      <w:r w:rsidR="006E765D">
        <w:rPr>
          <w:rFonts w:hint="eastAsia"/>
        </w:rPr>
        <w:t>によるテストが実行される。</w:t>
      </w:r>
    </w:p>
    <w:p w:rsidR="006E765D" w:rsidRDefault="006E765D" w:rsidP="002B6C0B">
      <w:pPr>
        <w:ind w:leftChars="100" w:left="210"/>
      </w:pPr>
      <w:r>
        <w:rPr>
          <w:rFonts w:hint="eastAsia"/>
        </w:rPr>
        <w:t xml:space="preserve">　例えば、古いソースを使用してローカル開発環境でテストを行っていた場合、</w:t>
      </w:r>
      <w:r>
        <w:rPr>
          <w:rFonts w:hint="eastAsia"/>
        </w:rPr>
        <w:t>TravisCI</w:t>
      </w:r>
      <w:r>
        <w:rPr>
          <w:rFonts w:hint="eastAsia"/>
        </w:rPr>
        <w:t>によるテストではエラーとなる</w:t>
      </w:r>
      <w:r w:rsidR="0072322D">
        <w:rPr>
          <w:rFonts w:hint="eastAsia"/>
        </w:rPr>
        <w:t>場合がある</w:t>
      </w:r>
      <w:r>
        <w:rPr>
          <w:rFonts w:hint="eastAsia"/>
        </w:rPr>
        <w:t>。この場合は最新のソースを取得し、</w:t>
      </w:r>
      <w:r w:rsidR="00BC56BB">
        <w:rPr>
          <w:rFonts w:hint="eastAsia"/>
        </w:rPr>
        <w:t>②</w:t>
      </w:r>
      <w:r>
        <w:rPr>
          <w:rFonts w:hint="eastAsia"/>
        </w:rPr>
        <w:t>のテストを実行する。エラーが解消できたら、</w:t>
      </w:r>
      <w:r w:rsidR="0072322D">
        <w:rPr>
          <w:rFonts w:hint="eastAsia"/>
        </w:rPr>
        <w:t>再度</w:t>
      </w:r>
      <w:r>
        <w:rPr>
          <w:rFonts w:hint="eastAsia"/>
        </w:rPr>
        <w:t>レポジトリへの取込みを行う。</w:t>
      </w:r>
    </w:p>
    <w:p w:rsidR="006E765D" w:rsidRDefault="006E765D" w:rsidP="002B6C0B">
      <w:pPr>
        <w:ind w:leftChars="100" w:left="210"/>
      </w:pPr>
    </w:p>
    <w:p w:rsidR="00150B13" w:rsidRDefault="00150B13" w:rsidP="00CF2C3F">
      <w:pPr>
        <w:pStyle w:val="ab"/>
        <w:numPr>
          <w:ilvl w:val="0"/>
          <w:numId w:val="15"/>
        </w:numPr>
        <w:ind w:leftChars="0"/>
      </w:pPr>
      <w:r>
        <w:rPr>
          <w:rFonts w:hint="eastAsia"/>
        </w:rPr>
        <w:t>レビュー</w:t>
      </w:r>
    </w:p>
    <w:p w:rsidR="00150B13" w:rsidRDefault="00150B13" w:rsidP="002B6C0B">
      <w:pPr>
        <w:ind w:leftChars="100" w:left="210"/>
      </w:pPr>
      <w:r>
        <w:rPr>
          <w:rFonts w:hint="eastAsia"/>
        </w:rPr>
        <w:t xml:space="preserve">　</w:t>
      </w:r>
      <w:r w:rsidR="00723018">
        <w:rPr>
          <w:rFonts w:hint="eastAsia"/>
        </w:rPr>
        <w:t>TravisCI</w:t>
      </w:r>
      <w:r w:rsidR="00723018">
        <w:rPr>
          <w:rFonts w:hint="eastAsia"/>
        </w:rPr>
        <w:t>によるテストが通っており、カバレージが</w:t>
      </w:r>
      <w:r w:rsidR="00723018">
        <w:rPr>
          <w:rFonts w:hint="eastAsia"/>
        </w:rPr>
        <w:t>100%</w:t>
      </w:r>
      <w:r w:rsidR="00723018">
        <w:rPr>
          <w:rFonts w:hint="eastAsia"/>
        </w:rPr>
        <w:t>であることを条件として、</w:t>
      </w:r>
      <w:r>
        <w:rPr>
          <w:rFonts w:hint="eastAsia"/>
        </w:rPr>
        <w:t>開発者本人と有識者数名によるレビューを行う。この</w:t>
      </w:r>
      <w:r w:rsidR="00185348">
        <w:rPr>
          <w:rFonts w:hint="eastAsia"/>
        </w:rPr>
        <w:t>プロセス</w:t>
      </w:r>
      <w:r>
        <w:rPr>
          <w:rFonts w:hint="eastAsia"/>
        </w:rPr>
        <w:t>で出た指摘によっては、設計や実装</w:t>
      </w:r>
      <w:r w:rsidR="0099441C">
        <w:rPr>
          <w:rFonts w:hint="eastAsia"/>
        </w:rPr>
        <w:t>・</w:t>
      </w:r>
      <w:r>
        <w:rPr>
          <w:rFonts w:hint="eastAsia"/>
        </w:rPr>
        <w:t>テストへの手戻りが発生する。</w:t>
      </w:r>
    </w:p>
    <w:p w:rsidR="002B6C0B" w:rsidRPr="002B6C0B" w:rsidRDefault="002B6C0B" w:rsidP="0079593D"/>
    <w:p w:rsidR="00412B4F" w:rsidRDefault="00412B4F" w:rsidP="009B3945">
      <w:r>
        <w:br w:type="page"/>
      </w:r>
    </w:p>
    <w:p w:rsidR="003C04FD" w:rsidRDefault="00DE44EA" w:rsidP="0005073D">
      <w:pPr>
        <w:pStyle w:val="10"/>
        <w:rPr>
          <w:b/>
        </w:rPr>
      </w:pPr>
      <w:bookmarkStart w:id="515" w:name="_Toc404964159"/>
      <w:r>
        <w:rPr>
          <w:rFonts w:hint="eastAsia"/>
          <w:b/>
        </w:rPr>
        <w:lastRenderedPageBreak/>
        <w:t>NC3</w:t>
      </w:r>
      <w:r>
        <w:rPr>
          <w:rFonts w:hint="eastAsia"/>
          <w:b/>
        </w:rPr>
        <w:t>プラグイン</w:t>
      </w:r>
      <w:r w:rsidR="00051188">
        <w:rPr>
          <w:rFonts w:hint="eastAsia"/>
          <w:b/>
        </w:rPr>
        <w:t>開発</w:t>
      </w:r>
      <w:r>
        <w:rPr>
          <w:rFonts w:hint="eastAsia"/>
          <w:b/>
        </w:rPr>
        <w:t>における</w:t>
      </w:r>
      <w:r w:rsidR="00E83BB4">
        <w:rPr>
          <w:rFonts w:hint="eastAsia"/>
          <w:b/>
        </w:rPr>
        <w:t>機能</w:t>
      </w:r>
      <w:r>
        <w:rPr>
          <w:rFonts w:hint="eastAsia"/>
          <w:b/>
        </w:rPr>
        <w:t>提案</w:t>
      </w:r>
      <w:bookmarkEnd w:id="515"/>
    </w:p>
    <w:p w:rsidR="00F70F24" w:rsidRDefault="00F70F24" w:rsidP="00F70F24">
      <w:pPr>
        <w:pStyle w:val="20"/>
      </w:pPr>
      <w:bookmarkStart w:id="516" w:name="_Toc404964160"/>
      <w:r>
        <w:rPr>
          <w:rFonts w:hint="eastAsia"/>
        </w:rPr>
        <w:t>NC3</w:t>
      </w:r>
      <w:r>
        <w:rPr>
          <w:rFonts w:hint="eastAsia"/>
        </w:rPr>
        <w:t>ページ構成</w:t>
      </w:r>
      <w:bookmarkEnd w:id="516"/>
    </w:p>
    <w:p w:rsidR="00F70F24" w:rsidRDefault="00F70F24" w:rsidP="00F70F24">
      <w:r>
        <w:rPr>
          <w:rFonts w:hint="eastAsia"/>
        </w:rPr>
        <w:t xml:space="preserve">　開発機能の説明に先立ち、</w:t>
      </w:r>
      <w:r>
        <w:rPr>
          <w:rFonts w:hint="eastAsia"/>
        </w:rPr>
        <w:t>NC3</w:t>
      </w:r>
      <w:r>
        <w:rPr>
          <w:rFonts w:hint="eastAsia"/>
        </w:rPr>
        <w:t>のページ内の構成を以下に示す。</w:t>
      </w:r>
    </w:p>
    <w:p w:rsidR="00F70F24" w:rsidRDefault="00B85DF9" w:rsidP="00F70F24">
      <w:pPr>
        <w:keepNext/>
        <w:jc w:val="center"/>
      </w:pPr>
      <w:r>
        <w:rPr>
          <w:noProof/>
        </w:rPr>
        <w:drawing>
          <wp:inline distT="0" distB="0" distL="0" distR="0">
            <wp:extent cx="3800475" cy="4112570"/>
            <wp:effectExtent l="19050" t="0" r="9525" b="0"/>
            <wp:docPr id="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3800360" cy="4112446"/>
                    </a:xfrm>
                    <a:prstGeom prst="rect">
                      <a:avLst/>
                    </a:prstGeom>
                    <a:noFill/>
                    <a:ln w="9525">
                      <a:noFill/>
                      <a:miter lim="800000"/>
                      <a:headEnd/>
                      <a:tailEnd/>
                    </a:ln>
                  </pic:spPr>
                </pic:pic>
              </a:graphicData>
            </a:graphic>
          </wp:inline>
        </w:drawing>
      </w:r>
    </w:p>
    <w:p w:rsidR="00F70F24" w:rsidRPr="00B85DF9" w:rsidRDefault="00F70F24" w:rsidP="00F70F24">
      <w:pPr>
        <w:pStyle w:val="af2"/>
        <w:jc w:val="center"/>
        <w:rPr>
          <w:u w:val="single"/>
        </w:rPr>
      </w:pPr>
      <w:r w:rsidRPr="00B85DF9">
        <w:rPr>
          <w:rFonts w:hint="eastAsia"/>
          <w:u w:val="single"/>
        </w:rPr>
        <w:t>図</w:t>
      </w:r>
      <w:r w:rsidRPr="00B85DF9">
        <w:rPr>
          <w:rFonts w:hint="eastAsia"/>
          <w:u w:val="single"/>
        </w:rPr>
        <w:t xml:space="preserve"> </w:t>
      </w:r>
      <w:ins w:id="517" w:author="hokada" w:date="2014-12-01T14:07:00Z">
        <w:r w:rsidR="00172E0E">
          <w:rPr>
            <w:u w:val="single"/>
          </w:rPr>
          <w:fldChar w:fldCharType="begin"/>
        </w:r>
        <w:r w:rsidR="00BF2075">
          <w:rPr>
            <w:u w:val="single"/>
          </w:rPr>
          <w:instrText xml:space="preserve"> </w:instrText>
        </w:r>
        <w:r w:rsidR="00BF2075">
          <w:rPr>
            <w:rFonts w:hint="eastAsia"/>
            <w:u w:val="single"/>
          </w:rPr>
          <w:instrText>STYLEREF 1 \s</w:instrText>
        </w:r>
        <w:r w:rsidR="00BF2075">
          <w:rPr>
            <w:u w:val="single"/>
          </w:rPr>
          <w:instrText xml:space="preserve"> </w:instrText>
        </w:r>
      </w:ins>
      <w:r w:rsidR="00172E0E">
        <w:rPr>
          <w:u w:val="single"/>
        </w:rPr>
        <w:fldChar w:fldCharType="separate"/>
      </w:r>
      <w:r w:rsidR="00BF2075">
        <w:rPr>
          <w:noProof/>
          <w:u w:val="single"/>
        </w:rPr>
        <w:t>3</w:t>
      </w:r>
      <w:ins w:id="518" w:author="hokada" w:date="2014-12-01T14:07:00Z">
        <w:r w:rsidR="00172E0E">
          <w:rPr>
            <w:u w:val="single"/>
          </w:rPr>
          <w:fldChar w:fldCharType="end"/>
        </w:r>
        <w:r w:rsidR="00BF2075">
          <w:rPr>
            <w:u w:val="single"/>
          </w:rPr>
          <w:t>.</w:t>
        </w:r>
        <w:r w:rsidR="00172E0E">
          <w:rPr>
            <w:u w:val="single"/>
          </w:rPr>
          <w:fldChar w:fldCharType="begin"/>
        </w:r>
        <w:r w:rsidR="00BF2075">
          <w:rPr>
            <w:u w:val="single"/>
          </w:rPr>
          <w:instrText xml:space="preserve"> </w:instrText>
        </w:r>
        <w:r w:rsidR="00BF2075">
          <w:rPr>
            <w:rFonts w:hint="eastAsia"/>
            <w:u w:val="single"/>
          </w:rPr>
          <w:instrText xml:space="preserve">SEQ </w:instrText>
        </w:r>
        <w:r w:rsidR="00BF2075">
          <w:rPr>
            <w:rFonts w:hint="eastAsia"/>
            <w:u w:val="single"/>
          </w:rPr>
          <w:instrText>図</w:instrText>
        </w:r>
        <w:r w:rsidR="00BF2075">
          <w:rPr>
            <w:rFonts w:hint="eastAsia"/>
            <w:u w:val="single"/>
          </w:rPr>
          <w:instrText xml:space="preserve"> \* ARABIC \s 1</w:instrText>
        </w:r>
        <w:r w:rsidR="00BF2075">
          <w:rPr>
            <w:u w:val="single"/>
          </w:rPr>
          <w:instrText xml:space="preserve"> </w:instrText>
        </w:r>
      </w:ins>
      <w:r w:rsidR="00172E0E">
        <w:rPr>
          <w:u w:val="single"/>
        </w:rPr>
        <w:fldChar w:fldCharType="separate"/>
      </w:r>
      <w:ins w:id="519" w:author="hokada" w:date="2014-12-01T14:07:00Z">
        <w:r w:rsidR="00BF2075">
          <w:rPr>
            <w:noProof/>
            <w:u w:val="single"/>
          </w:rPr>
          <w:t>1</w:t>
        </w:r>
        <w:r w:rsidR="00172E0E">
          <w:rPr>
            <w:u w:val="single"/>
          </w:rPr>
          <w:fldChar w:fldCharType="end"/>
        </w:r>
      </w:ins>
      <w:del w:id="520" w:author="hokada" w:date="2014-12-01T14:07:00Z">
        <w:r w:rsidR="00172E0E" w:rsidDel="00BF2075">
          <w:rPr>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172E0E" w:rsidDel="00BF2075">
          <w:rPr>
            <w:u w:val="single"/>
          </w:rPr>
          <w:fldChar w:fldCharType="separate"/>
        </w:r>
        <w:r w:rsidR="00FB61F1" w:rsidDel="00BF2075">
          <w:rPr>
            <w:noProof/>
            <w:u w:val="single"/>
          </w:rPr>
          <w:delText>3</w:delText>
        </w:r>
        <w:r w:rsidR="00172E0E" w:rsidDel="00BF2075">
          <w:rPr>
            <w:u w:val="single"/>
          </w:rPr>
          <w:fldChar w:fldCharType="end"/>
        </w:r>
        <w:r w:rsidR="00FB61F1" w:rsidDel="00BF2075">
          <w:rPr>
            <w:u w:val="single"/>
          </w:rPr>
          <w:delText>.</w:delText>
        </w:r>
        <w:r w:rsidR="00172E0E" w:rsidDel="00BF2075">
          <w:rPr>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172E0E" w:rsidDel="00BF2075">
          <w:rPr>
            <w:u w:val="single"/>
          </w:rPr>
          <w:fldChar w:fldCharType="separate"/>
        </w:r>
        <w:r w:rsidR="00FB61F1" w:rsidDel="00BF2075">
          <w:rPr>
            <w:noProof/>
            <w:u w:val="single"/>
          </w:rPr>
          <w:delText>1</w:delText>
        </w:r>
        <w:r w:rsidR="00172E0E" w:rsidDel="00BF2075">
          <w:rPr>
            <w:u w:val="single"/>
          </w:rPr>
          <w:fldChar w:fldCharType="end"/>
        </w:r>
      </w:del>
      <w:r w:rsidRPr="00B85DF9">
        <w:rPr>
          <w:rFonts w:hint="eastAsia"/>
          <w:u w:val="single"/>
        </w:rPr>
        <w:t xml:space="preserve">　</w:t>
      </w:r>
      <w:r w:rsidRPr="00B85DF9">
        <w:rPr>
          <w:rFonts w:hint="eastAsia"/>
          <w:u w:val="single"/>
        </w:rPr>
        <w:t>NC3</w:t>
      </w:r>
      <w:r w:rsidRPr="00B85DF9">
        <w:rPr>
          <w:rFonts w:hint="eastAsia"/>
          <w:u w:val="single"/>
        </w:rPr>
        <w:t>のページ構成</w:t>
      </w:r>
    </w:p>
    <w:p w:rsidR="00F70F24" w:rsidRDefault="00F70F24" w:rsidP="00F70F24">
      <w:r>
        <w:rPr>
          <w:rFonts w:hint="eastAsia"/>
        </w:rPr>
        <w:t xml:space="preserve">　</w:t>
      </w:r>
    </w:p>
    <w:p w:rsidR="002C5145" w:rsidRPr="00F70F24" w:rsidRDefault="00F70F24" w:rsidP="001E189D">
      <w:r>
        <w:rPr>
          <w:rFonts w:hint="eastAsia"/>
        </w:rPr>
        <w:t xml:space="preserve">　ページは大きく</w:t>
      </w:r>
      <w:r>
        <w:rPr>
          <w:rFonts w:hint="eastAsia"/>
        </w:rPr>
        <w:t>5</w:t>
      </w:r>
      <w:r w:rsidR="009D6BBE">
        <w:rPr>
          <w:rFonts w:hint="eastAsia"/>
        </w:rPr>
        <w:t>つのエリアに分割され、各</w:t>
      </w:r>
      <w:r w:rsidR="00F37AF2">
        <w:rPr>
          <w:rFonts w:hint="eastAsia"/>
        </w:rPr>
        <w:t>要素の</w:t>
      </w:r>
      <w:r w:rsidR="009D6BBE">
        <w:rPr>
          <w:rFonts w:hint="eastAsia"/>
        </w:rPr>
        <w:t>名称が</w:t>
      </w:r>
      <w:r w:rsidR="00F37AF2">
        <w:rPr>
          <w:rFonts w:hint="eastAsia"/>
        </w:rPr>
        <w:t>NC2</w:t>
      </w:r>
      <w:r w:rsidR="00F37AF2">
        <w:rPr>
          <w:rFonts w:hint="eastAsia"/>
        </w:rPr>
        <w:t>から</w:t>
      </w:r>
      <w:r w:rsidR="009D6BBE">
        <w:rPr>
          <w:rFonts w:hint="eastAsia"/>
        </w:rPr>
        <w:t>変更されている。</w:t>
      </w:r>
      <w:r>
        <w:rPr>
          <w:rFonts w:hint="eastAsia"/>
        </w:rPr>
        <w:t>上部にヘッダーコンテナー、中央の左からレフト</w:t>
      </w:r>
      <w:r w:rsidR="0099441C">
        <w:rPr>
          <w:rFonts w:hint="eastAsia"/>
        </w:rPr>
        <w:t>・</w:t>
      </w:r>
      <w:r>
        <w:rPr>
          <w:rFonts w:hint="eastAsia"/>
        </w:rPr>
        <w:t>メイン</w:t>
      </w:r>
      <w:r w:rsidR="0099441C">
        <w:rPr>
          <w:rFonts w:hint="eastAsia"/>
        </w:rPr>
        <w:t>・</w:t>
      </w:r>
      <w:r>
        <w:rPr>
          <w:rFonts w:hint="eastAsia"/>
        </w:rPr>
        <w:t>ライトコンテナー、下部にフッターコンテナーが配置される。それぞれのコンテナーの中には、</w:t>
      </w:r>
      <w:r w:rsidR="002C5145">
        <w:rPr>
          <w:rFonts w:hint="eastAsia"/>
        </w:rPr>
        <w:t>ボックス、フレーム、ブロック、コンテンツの順で階層的に構成される。</w:t>
      </w:r>
      <w:r w:rsidR="00B45BEC">
        <w:rPr>
          <w:rFonts w:hint="eastAsia"/>
        </w:rPr>
        <w:t>通常</w:t>
      </w:r>
      <w:r w:rsidR="00B37C31">
        <w:rPr>
          <w:rFonts w:hint="eastAsia"/>
        </w:rPr>
        <w:t>、</w:t>
      </w:r>
      <w:r w:rsidR="00B45BEC">
        <w:rPr>
          <w:rFonts w:hint="eastAsia"/>
        </w:rPr>
        <w:t>プラグインは</w:t>
      </w:r>
      <w:r w:rsidR="002C5145">
        <w:rPr>
          <w:rFonts w:hint="eastAsia"/>
        </w:rPr>
        <w:t>フレーム</w:t>
      </w:r>
      <w:r w:rsidR="00B45BEC">
        <w:rPr>
          <w:rFonts w:hint="eastAsia"/>
        </w:rPr>
        <w:t>内に配置される</w:t>
      </w:r>
      <w:r w:rsidR="002C5145">
        <w:rPr>
          <w:rFonts w:hint="eastAsia"/>
        </w:rPr>
        <w:t>。</w:t>
      </w:r>
    </w:p>
    <w:p w:rsidR="00F70F24" w:rsidRPr="00B37C31" w:rsidRDefault="00F70F24" w:rsidP="00F70F24"/>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521" w:name="_Toc310182594"/>
      <w:bookmarkStart w:id="522" w:name="_Toc310253428"/>
      <w:bookmarkStart w:id="523" w:name="_Toc310265061"/>
      <w:bookmarkStart w:id="524" w:name="_Toc310351885"/>
      <w:bookmarkStart w:id="525" w:name="_Toc310353098"/>
      <w:bookmarkStart w:id="526" w:name="_Toc310353575"/>
      <w:bookmarkStart w:id="527" w:name="_Toc310353643"/>
      <w:bookmarkStart w:id="528" w:name="_Toc310353810"/>
      <w:bookmarkStart w:id="529" w:name="_Toc310354445"/>
      <w:bookmarkStart w:id="530" w:name="_Toc310354550"/>
      <w:bookmarkStart w:id="531" w:name="_Toc310354663"/>
      <w:bookmarkStart w:id="532" w:name="_Toc310358831"/>
      <w:bookmarkStart w:id="533" w:name="_Toc310446356"/>
      <w:bookmarkStart w:id="534" w:name="_Toc310549961"/>
      <w:bookmarkStart w:id="535" w:name="_Toc310550018"/>
      <w:bookmarkStart w:id="536" w:name="_Toc403383771"/>
      <w:bookmarkStart w:id="537" w:name="_Toc403384703"/>
      <w:bookmarkStart w:id="538" w:name="_Toc403483564"/>
      <w:bookmarkStart w:id="539" w:name="_Toc403731902"/>
      <w:bookmarkStart w:id="540" w:name="_Toc404003510"/>
      <w:bookmarkStart w:id="541" w:name="_Toc404169325"/>
      <w:bookmarkStart w:id="542" w:name="_Toc404190135"/>
      <w:bookmarkStart w:id="543" w:name="_Toc404267541"/>
      <w:bookmarkStart w:id="544" w:name="_Toc404272001"/>
      <w:bookmarkStart w:id="545" w:name="_Toc404964161"/>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p>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546" w:name="_Toc310265062"/>
      <w:bookmarkStart w:id="547" w:name="_Toc310351886"/>
      <w:bookmarkStart w:id="548" w:name="_Toc310353099"/>
      <w:bookmarkStart w:id="549" w:name="_Toc310353576"/>
      <w:bookmarkStart w:id="550" w:name="_Toc310353644"/>
      <w:bookmarkStart w:id="551" w:name="_Toc310353811"/>
      <w:bookmarkStart w:id="552" w:name="_Toc310354446"/>
      <w:bookmarkStart w:id="553" w:name="_Toc310354551"/>
      <w:bookmarkStart w:id="554" w:name="_Toc310354664"/>
      <w:bookmarkStart w:id="555" w:name="_Toc310358832"/>
      <w:bookmarkStart w:id="556" w:name="_Toc310446357"/>
      <w:bookmarkStart w:id="557" w:name="_Toc310549962"/>
      <w:bookmarkStart w:id="558" w:name="_Toc310550019"/>
      <w:bookmarkStart w:id="559" w:name="_Toc403383772"/>
      <w:bookmarkStart w:id="560" w:name="_Toc403384704"/>
      <w:bookmarkStart w:id="561" w:name="_Toc403483565"/>
      <w:bookmarkStart w:id="562" w:name="_Toc403731903"/>
      <w:bookmarkStart w:id="563" w:name="_Toc404003511"/>
      <w:bookmarkStart w:id="564" w:name="_Toc404169326"/>
      <w:bookmarkStart w:id="565" w:name="_Toc404190136"/>
      <w:bookmarkStart w:id="566" w:name="_Toc404267542"/>
      <w:bookmarkStart w:id="567" w:name="_Toc404272002"/>
      <w:bookmarkStart w:id="568" w:name="_Toc404964162"/>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p>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569" w:name="_Toc310265063"/>
      <w:bookmarkStart w:id="570" w:name="_Toc310351887"/>
      <w:bookmarkStart w:id="571" w:name="_Toc310353100"/>
      <w:bookmarkStart w:id="572" w:name="_Toc310353577"/>
      <w:bookmarkStart w:id="573" w:name="_Toc310353645"/>
      <w:bookmarkStart w:id="574" w:name="_Toc310353812"/>
      <w:bookmarkStart w:id="575" w:name="_Toc310354447"/>
      <w:bookmarkStart w:id="576" w:name="_Toc310354552"/>
      <w:bookmarkStart w:id="577" w:name="_Toc310354665"/>
      <w:bookmarkStart w:id="578" w:name="_Toc310358833"/>
      <w:bookmarkStart w:id="579" w:name="_Toc310446358"/>
      <w:bookmarkStart w:id="580" w:name="_Toc310549963"/>
      <w:bookmarkStart w:id="581" w:name="_Toc310550020"/>
      <w:bookmarkStart w:id="582" w:name="_Toc403383773"/>
      <w:bookmarkStart w:id="583" w:name="_Toc403384705"/>
      <w:bookmarkStart w:id="584" w:name="_Toc403483566"/>
      <w:bookmarkStart w:id="585" w:name="_Toc403731904"/>
      <w:bookmarkStart w:id="586" w:name="_Toc404003512"/>
      <w:bookmarkStart w:id="587" w:name="_Toc404169327"/>
      <w:bookmarkStart w:id="588" w:name="_Toc404190137"/>
      <w:bookmarkStart w:id="589" w:name="_Toc404267543"/>
      <w:bookmarkStart w:id="590" w:name="_Toc404272003"/>
      <w:bookmarkStart w:id="591" w:name="_Toc404964163"/>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p>
    <w:p w:rsidR="006050B5" w:rsidRDefault="00DE44EA" w:rsidP="00B1770F">
      <w:pPr>
        <w:pStyle w:val="20"/>
      </w:pPr>
      <w:bookmarkStart w:id="592" w:name="_Toc404964164"/>
      <w:r>
        <w:rPr>
          <w:rFonts w:hint="eastAsia"/>
        </w:rPr>
        <w:t>開発機能</w:t>
      </w:r>
      <w:bookmarkEnd w:id="592"/>
    </w:p>
    <w:p w:rsidR="00A95028" w:rsidRDefault="000C5B6C" w:rsidP="00DE44EA">
      <w:r>
        <w:rPr>
          <w:rFonts w:hint="eastAsia"/>
        </w:rPr>
        <w:t xml:space="preserve">　</w:t>
      </w:r>
      <w:r w:rsidR="00A95028">
        <w:rPr>
          <w:rFonts w:hint="eastAsia"/>
        </w:rPr>
        <w:t>筆者は</w:t>
      </w:r>
      <w:r w:rsidR="00A95028">
        <w:rPr>
          <w:rFonts w:hint="eastAsia"/>
        </w:rPr>
        <w:t>NC3</w:t>
      </w:r>
      <w:r w:rsidR="00A95028">
        <w:rPr>
          <w:rFonts w:hint="eastAsia"/>
        </w:rPr>
        <w:t>プロジェクトにおいて</w:t>
      </w:r>
      <w:r w:rsidR="001B568B">
        <w:rPr>
          <w:rFonts w:hint="eastAsia"/>
        </w:rPr>
        <w:t>4</w:t>
      </w:r>
      <w:r w:rsidR="001B568B">
        <w:rPr>
          <w:rFonts w:hint="eastAsia"/>
        </w:rPr>
        <w:t>月から</w:t>
      </w:r>
      <w:r w:rsidR="00922238">
        <w:rPr>
          <w:rFonts w:hint="eastAsia"/>
        </w:rPr>
        <w:t>本稿執筆</w:t>
      </w:r>
      <w:r w:rsidR="00D349D8">
        <w:rPr>
          <w:rFonts w:hint="eastAsia"/>
        </w:rPr>
        <w:t>（</w:t>
      </w:r>
      <w:r w:rsidR="00D349D8">
        <w:rPr>
          <w:rFonts w:hint="eastAsia"/>
        </w:rPr>
        <w:t>11</w:t>
      </w:r>
      <w:r w:rsidR="00D349D8">
        <w:rPr>
          <w:rFonts w:hint="eastAsia"/>
        </w:rPr>
        <w:t>月中旬）</w:t>
      </w:r>
      <w:r w:rsidR="00922238">
        <w:rPr>
          <w:rFonts w:hint="eastAsia"/>
        </w:rPr>
        <w:t>まで期間</w:t>
      </w:r>
      <w:r w:rsidR="00FF282B">
        <w:rPr>
          <w:rFonts w:hint="eastAsia"/>
        </w:rPr>
        <w:t>、</w:t>
      </w:r>
      <w:r w:rsidR="00A95028">
        <w:rPr>
          <w:rFonts w:hint="eastAsia"/>
        </w:rPr>
        <w:t>iframe</w:t>
      </w:r>
      <w:r w:rsidR="00A95028">
        <w:rPr>
          <w:rFonts w:hint="eastAsia"/>
        </w:rPr>
        <w:t>プラグインの開発を担当</w:t>
      </w:r>
      <w:r w:rsidR="00444093">
        <w:rPr>
          <w:rFonts w:hint="eastAsia"/>
        </w:rPr>
        <w:t>している</w:t>
      </w:r>
      <w:r w:rsidR="00A95028">
        <w:rPr>
          <w:rFonts w:hint="eastAsia"/>
        </w:rPr>
        <w:t>。</w:t>
      </w:r>
      <w:r w:rsidR="00A95028">
        <w:rPr>
          <w:rFonts w:hint="eastAsia"/>
        </w:rPr>
        <w:t>iframe</w:t>
      </w:r>
      <w:r w:rsidR="00A95028">
        <w:rPr>
          <w:rFonts w:hint="eastAsia"/>
        </w:rPr>
        <w:t>プラグイン</w:t>
      </w:r>
      <w:r w:rsidR="00FF282B">
        <w:rPr>
          <w:rFonts w:hint="eastAsia"/>
        </w:rPr>
        <w:t>の機</w:t>
      </w:r>
      <w:r w:rsidR="00090773">
        <w:rPr>
          <w:rFonts w:hint="eastAsia"/>
        </w:rPr>
        <w:t>能概要、設計ドキュメント、開発スケジュール、プログラム</w:t>
      </w:r>
      <w:r w:rsidR="00A95028">
        <w:rPr>
          <w:rFonts w:hint="eastAsia"/>
        </w:rPr>
        <w:t>規模を</w:t>
      </w:r>
      <w:r w:rsidR="003B2A77">
        <w:rPr>
          <w:rFonts w:hint="eastAsia"/>
        </w:rPr>
        <w:t>以下に</w:t>
      </w:r>
      <w:r w:rsidR="00A95028">
        <w:rPr>
          <w:rFonts w:hint="eastAsia"/>
        </w:rPr>
        <w:t>示す。</w:t>
      </w:r>
    </w:p>
    <w:p w:rsidR="003400EE" w:rsidRPr="00FF282B" w:rsidRDefault="003400EE" w:rsidP="00DE44EA"/>
    <w:p w:rsidR="00DE44EA" w:rsidRDefault="0011066B" w:rsidP="0088023E">
      <w:pPr>
        <w:pStyle w:val="30"/>
        <w:ind w:left="793"/>
      </w:pPr>
      <w:bookmarkStart w:id="593" w:name="_Toc404964165"/>
      <w:r>
        <w:rPr>
          <w:rFonts w:hint="eastAsia"/>
        </w:rPr>
        <w:t>i</w:t>
      </w:r>
      <w:r w:rsidR="00DE44EA">
        <w:rPr>
          <w:rFonts w:hint="eastAsia"/>
        </w:rPr>
        <w:t>frame</w:t>
      </w:r>
      <w:r w:rsidR="00DE44EA">
        <w:rPr>
          <w:rFonts w:hint="eastAsia"/>
        </w:rPr>
        <w:t>プラグイン</w:t>
      </w:r>
      <w:r w:rsidR="00A95028">
        <w:rPr>
          <w:rFonts w:hint="eastAsia"/>
        </w:rPr>
        <w:t>機能概要</w:t>
      </w:r>
      <w:bookmarkEnd w:id="593"/>
    </w:p>
    <w:p w:rsidR="00DE44EA" w:rsidRDefault="00666C09" w:rsidP="00DE44EA">
      <w:r>
        <w:rPr>
          <w:rFonts w:hint="eastAsia"/>
        </w:rPr>
        <w:t xml:space="preserve">　</w:t>
      </w:r>
      <w:r>
        <w:rPr>
          <w:rFonts w:hint="eastAsia"/>
        </w:rPr>
        <w:t>iframe</w:t>
      </w:r>
      <w:r>
        <w:rPr>
          <w:rFonts w:hint="eastAsia"/>
        </w:rPr>
        <w:t>（アイフレーム）とは、</w:t>
      </w:r>
      <w:r>
        <w:rPr>
          <w:rFonts w:hint="eastAsia"/>
        </w:rPr>
        <w:t>HTML</w:t>
      </w:r>
      <w:r>
        <w:rPr>
          <w:rFonts w:hint="eastAsia"/>
        </w:rPr>
        <w:t>のタグの</w:t>
      </w:r>
      <w:r w:rsidR="00642789">
        <w:rPr>
          <w:rFonts w:hint="eastAsia"/>
        </w:rPr>
        <w:t>1</w:t>
      </w:r>
      <w:r>
        <w:rPr>
          <w:rFonts w:hint="eastAsia"/>
        </w:rPr>
        <w:t>つで</w:t>
      </w:r>
      <w:r>
        <w:rPr>
          <w:rFonts w:hint="eastAsia"/>
        </w:rPr>
        <w:t>Web</w:t>
      </w:r>
      <w:r>
        <w:rPr>
          <w:rFonts w:hint="eastAsia"/>
        </w:rPr>
        <w:t>ページの中に別の</w:t>
      </w:r>
      <w:r>
        <w:rPr>
          <w:rFonts w:hint="eastAsia"/>
        </w:rPr>
        <w:t>Web</w:t>
      </w:r>
      <w:r>
        <w:rPr>
          <w:rFonts w:hint="eastAsia"/>
        </w:rPr>
        <w:t>ページを表示するための技術である。それを</w:t>
      </w:r>
      <w:r>
        <w:rPr>
          <w:rFonts w:hint="eastAsia"/>
        </w:rPr>
        <w:t>NC3</w:t>
      </w:r>
      <w:r>
        <w:rPr>
          <w:rFonts w:hint="eastAsia"/>
        </w:rPr>
        <w:t>の中で実現するために提供するプラグインが</w:t>
      </w:r>
      <w:r>
        <w:rPr>
          <w:rFonts w:hint="eastAsia"/>
        </w:rPr>
        <w:t>iframe</w:t>
      </w:r>
      <w:r w:rsidR="004F5838">
        <w:rPr>
          <w:rFonts w:hint="eastAsia"/>
        </w:rPr>
        <w:t>プラグイン</w:t>
      </w:r>
      <w:r>
        <w:rPr>
          <w:rFonts w:hint="eastAsia"/>
        </w:rPr>
        <w:t>である。</w:t>
      </w:r>
    </w:p>
    <w:p w:rsidR="00864773" w:rsidRDefault="00666C09" w:rsidP="00864773">
      <w:r>
        <w:rPr>
          <w:rFonts w:hint="eastAsia"/>
        </w:rPr>
        <w:t xml:space="preserve">　表示する</w:t>
      </w:r>
      <w:r>
        <w:rPr>
          <w:rFonts w:hint="eastAsia"/>
        </w:rPr>
        <w:t>Web</w:t>
      </w:r>
      <w:r>
        <w:rPr>
          <w:rFonts w:hint="eastAsia"/>
        </w:rPr>
        <w:t>ページの</w:t>
      </w:r>
      <w:r>
        <w:rPr>
          <w:rFonts w:hint="eastAsia"/>
        </w:rPr>
        <w:t>URL</w:t>
      </w:r>
      <w:r>
        <w:rPr>
          <w:rFonts w:hint="eastAsia"/>
        </w:rPr>
        <w:t>、</w:t>
      </w:r>
      <w:r>
        <w:rPr>
          <w:rFonts w:hint="eastAsia"/>
        </w:rPr>
        <w:t>iframe</w:t>
      </w:r>
      <w:r>
        <w:rPr>
          <w:rFonts w:hint="eastAsia"/>
        </w:rPr>
        <w:t>の高さ、スクロールバーの有無、</w:t>
      </w:r>
      <w:r w:rsidR="004F5838">
        <w:rPr>
          <w:rFonts w:hint="eastAsia"/>
        </w:rPr>
        <w:t>フレーム</w:t>
      </w:r>
      <w:r>
        <w:rPr>
          <w:rFonts w:hint="eastAsia"/>
        </w:rPr>
        <w:t>枠の有無を設定することができる。</w:t>
      </w:r>
      <w:r w:rsidR="002C5145">
        <w:rPr>
          <w:rFonts w:hint="eastAsia"/>
        </w:rPr>
        <w:t>iframe</w:t>
      </w:r>
      <w:r w:rsidR="002C5145">
        <w:rPr>
          <w:rFonts w:hint="eastAsia"/>
        </w:rPr>
        <w:t>プラグインはフレームに配置されるプラグインである。</w:t>
      </w:r>
      <w:r w:rsidR="00864773">
        <w:br w:type="page"/>
      </w:r>
    </w:p>
    <w:p w:rsidR="003400EE" w:rsidRDefault="00A95028" w:rsidP="003400EE">
      <w:pPr>
        <w:pStyle w:val="30"/>
        <w:ind w:left="793"/>
      </w:pPr>
      <w:bookmarkStart w:id="594" w:name="_Toc404964166"/>
      <w:r>
        <w:rPr>
          <w:rFonts w:hint="eastAsia"/>
        </w:rPr>
        <w:lastRenderedPageBreak/>
        <w:t>設計ドキュメント</w:t>
      </w:r>
      <w:bookmarkEnd w:id="594"/>
    </w:p>
    <w:p w:rsidR="00A95028" w:rsidRDefault="00A95028" w:rsidP="00A95028">
      <w:r>
        <w:rPr>
          <w:rFonts w:hint="eastAsia"/>
        </w:rPr>
        <w:t xml:space="preserve">　設計</w:t>
      </w:r>
      <w:r w:rsidR="00185348">
        <w:rPr>
          <w:rFonts w:hint="eastAsia"/>
        </w:rPr>
        <w:t>プロセス</w:t>
      </w:r>
      <w:r w:rsidR="00833EB4">
        <w:rPr>
          <w:rFonts w:hint="eastAsia"/>
        </w:rPr>
        <w:t>で</w:t>
      </w:r>
      <w:r>
        <w:rPr>
          <w:rFonts w:hint="eastAsia"/>
        </w:rPr>
        <w:t>作成した画面遷移図、</w:t>
      </w:r>
      <w:r>
        <w:rPr>
          <w:rFonts w:hint="eastAsia"/>
        </w:rPr>
        <w:t>ER</w:t>
      </w:r>
      <w:r>
        <w:rPr>
          <w:rFonts w:hint="eastAsia"/>
        </w:rPr>
        <w:t>図を以下に示す。</w:t>
      </w:r>
    </w:p>
    <w:p w:rsidR="007A3368" w:rsidRPr="00A95028" w:rsidRDefault="007A3368" w:rsidP="00A95028"/>
    <w:p w:rsidR="00AD799E" w:rsidRDefault="00A95028" w:rsidP="00CD572F">
      <w:pPr>
        <w:pStyle w:val="30"/>
        <w:numPr>
          <w:ilvl w:val="3"/>
          <w:numId w:val="5"/>
        </w:numPr>
        <w:ind w:left="284" w:firstLine="0"/>
      </w:pPr>
      <w:bookmarkStart w:id="595" w:name="_Toc403731908"/>
      <w:bookmarkStart w:id="596" w:name="_Toc404003516"/>
      <w:bookmarkStart w:id="597" w:name="_Toc404190141"/>
      <w:bookmarkStart w:id="598" w:name="_Toc404267547"/>
      <w:bookmarkStart w:id="599" w:name="_Toc404272007"/>
      <w:bookmarkStart w:id="600" w:name="_Toc404964167"/>
      <w:r>
        <w:rPr>
          <w:rFonts w:hint="eastAsia"/>
        </w:rPr>
        <w:t>画面遷移図</w:t>
      </w:r>
      <w:bookmarkEnd w:id="595"/>
      <w:bookmarkEnd w:id="596"/>
      <w:bookmarkEnd w:id="597"/>
      <w:bookmarkEnd w:id="598"/>
      <w:bookmarkEnd w:id="599"/>
      <w:bookmarkEnd w:id="600"/>
    </w:p>
    <w:p w:rsidR="002C56BA" w:rsidRDefault="002C56BA" w:rsidP="002C56BA">
      <w:r>
        <w:rPr>
          <w:rFonts w:hint="eastAsia"/>
        </w:rPr>
        <w:t xml:space="preserve">　ログインしているか</w:t>
      </w:r>
      <w:r w:rsidR="009C34F4">
        <w:rPr>
          <w:rFonts w:hint="eastAsia"/>
        </w:rPr>
        <w:t>どうか</w:t>
      </w:r>
      <w:r>
        <w:rPr>
          <w:rFonts w:hint="eastAsia"/>
        </w:rPr>
        <w:t>、編集権限</w:t>
      </w:r>
      <w:r w:rsidR="0099441C">
        <w:rPr>
          <w:rFonts w:hint="eastAsia"/>
        </w:rPr>
        <w:t>・</w:t>
      </w:r>
      <w:r w:rsidR="009C34F4">
        <w:rPr>
          <w:rFonts w:hint="eastAsia"/>
        </w:rPr>
        <w:t>公開権限があるかどうか</w:t>
      </w:r>
      <w:r>
        <w:rPr>
          <w:rFonts w:hint="eastAsia"/>
        </w:rPr>
        <w:t>によって</w:t>
      </w:r>
      <w:r w:rsidR="0091107E">
        <w:rPr>
          <w:rFonts w:hint="eastAsia"/>
        </w:rPr>
        <w:t>使用できる</w:t>
      </w:r>
      <w:r>
        <w:rPr>
          <w:rFonts w:hint="eastAsia"/>
        </w:rPr>
        <w:t>機能</w:t>
      </w:r>
      <w:r w:rsidR="00642789">
        <w:rPr>
          <w:rFonts w:hint="eastAsia"/>
        </w:rPr>
        <w:t>が異なる</w:t>
      </w:r>
      <w:r>
        <w:rPr>
          <w:rFonts w:hint="eastAsia"/>
        </w:rPr>
        <w:t>。</w:t>
      </w:r>
      <w:r w:rsidR="00B43294">
        <w:rPr>
          <w:rFonts w:hint="eastAsia"/>
        </w:rPr>
        <w:t>iframe</w:t>
      </w:r>
      <w:r w:rsidR="00B43294">
        <w:rPr>
          <w:rFonts w:hint="eastAsia"/>
        </w:rPr>
        <w:t>プラグインの画面遷移図を</w:t>
      </w:r>
      <w:r w:rsidR="00725F68">
        <w:rPr>
          <w:rFonts w:hint="eastAsia"/>
        </w:rPr>
        <w:t>以下に</w:t>
      </w:r>
      <w:r w:rsidR="00B43294">
        <w:rPr>
          <w:rFonts w:hint="eastAsia"/>
        </w:rPr>
        <w:t>示す。</w:t>
      </w:r>
    </w:p>
    <w:p w:rsidR="002C56BA" w:rsidRPr="002C56BA" w:rsidRDefault="002C56BA" w:rsidP="002C56BA"/>
    <w:p w:rsidR="00670591" w:rsidRDefault="00EB2CD0" w:rsidP="00CF2C3F">
      <w:pPr>
        <w:pStyle w:val="ab"/>
        <w:numPr>
          <w:ilvl w:val="0"/>
          <w:numId w:val="16"/>
        </w:numPr>
        <w:tabs>
          <w:tab w:val="left" w:pos="1390"/>
        </w:tabs>
        <w:ind w:leftChars="0"/>
      </w:pPr>
      <w:r>
        <w:rPr>
          <w:rFonts w:hint="eastAsia"/>
        </w:rPr>
        <w:t>ログインしていない場合、もしくは編集権限が</w:t>
      </w:r>
      <w:r w:rsidR="001E75CE">
        <w:rPr>
          <w:rFonts w:hint="eastAsia"/>
        </w:rPr>
        <w:t>ない</w:t>
      </w:r>
      <w:r>
        <w:rPr>
          <w:rFonts w:hint="eastAsia"/>
        </w:rPr>
        <w:t>場合</w:t>
      </w:r>
    </w:p>
    <w:p w:rsidR="00AD799E" w:rsidRPr="002C56BA" w:rsidRDefault="00AD799E" w:rsidP="00AD799E">
      <w:pPr>
        <w:tabs>
          <w:tab w:val="left" w:pos="1390"/>
        </w:tabs>
      </w:pPr>
    </w:p>
    <w:p w:rsidR="00AD799E" w:rsidRDefault="00946D19" w:rsidP="00FD03C1">
      <w:pPr>
        <w:keepNext/>
        <w:jc w:val="center"/>
      </w:pPr>
      <w:r>
        <w:rPr>
          <w:noProof/>
        </w:rPr>
        <w:drawing>
          <wp:inline distT="0" distB="0" distL="0" distR="0">
            <wp:extent cx="6511290" cy="1343395"/>
            <wp:effectExtent l="19050" t="0" r="3810" b="0"/>
            <wp:docPr id="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6520100" cy="1345213"/>
                    </a:xfrm>
                    <a:prstGeom prst="rect">
                      <a:avLst/>
                    </a:prstGeom>
                    <a:noFill/>
                    <a:ln w="9525">
                      <a:noFill/>
                      <a:miter lim="800000"/>
                      <a:headEnd/>
                      <a:tailEnd/>
                    </a:ln>
                  </pic:spPr>
                </pic:pic>
              </a:graphicData>
            </a:graphic>
          </wp:inline>
        </w:drawing>
      </w:r>
    </w:p>
    <w:p w:rsidR="00A95028" w:rsidRPr="00AD799E" w:rsidRDefault="00AD799E" w:rsidP="00AD799E">
      <w:pPr>
        <w:pStyle w:val="af2"/>
        <w:jc w:val="center"/>
        <w:rPr>
          <w:u w:val="single"/>
        </w:rPr>
      </w:pPr>
      <w:r w:rsidRPr="00AD799E">
        <w:rPr>
          <w:rFonts w:hint="eastAsia"/>
          <w:u w:val="single"/>
        </w:rPr>
        <w:t>図</w:t>
      </w:r>
      <w:r w:rsidRPr="00AD799E">
        <w:rPr>
          <w:rFonts w:hint="eastAsia"/>
          <w:u w:val="single"/>
        </w:rPr>
        <w:t xml:space="preserve"> </w:t>
      </w:r>
      <w:ins w:id="601" w:author="hokada" w:date="2014-12-01T14:07:00Z">
        <w:r w:rsidR="00172E0E">
          <w:rPr>
            <w:u w:val="single"/>
          </w:rPr>
          <w:fldChar w:fldCharType="begin"/>
        </w:r>
        <w:r w:rsidR="00BF2075">
          <w:rPr>
            <w:u w:val="single"/>
          </w:rPr>
          <w:instrText xml:space="preserve"> </w:instrText>
        </w:r>
        <w:r w:rsidR="00BF2075">
          <w:rPr>
            <w:rFonts w:hint="eastAsia"/>
            <w:u w:val="single"/>
          </w:rPr>
          <w:instrText>STYLEREF 1 \s</w:instrText>
        </w:r>
        <w:r w:rsidR="00BF2075">
          <w:rPr>
            <w:u w:val="single"/>
          </w:rPr>
          <w:instrText xml:space="preserve"> </w:instrText>
        </w:r>
      </w:ins>
      <w:r w:rsidR="00172E0E">
        <w:rPr>
          <w:u w:val="single"/>
        </w:rPr>
        <w:fldChar w:fldCharType="separate"/>
      </w:r>
      <w:r w:rsidR="00BF2075">
        <w:rPr>
          <w:noProof/>
          <w:u w:val="single"/>
        </w:rPr>
        <w:t>3</w:t>
      </w:r>
      <w:ins w:id="602" w:author="hokada" w:date="2014-12-01T14:07:00Z">
        <w:r w:rsidR="00172E0E">
          <w:rPr>
            <w:u w:val="single"/>
          </w:rPr>
          <w:fldChar w:fldCharType="end"/>
        </w:r>
        <w:r w:rsidR="00BF2075">
          <w:rPr>
            <w:u w:val="single"/>
          </w:rPr>
          <w:t>.</w:t>
        </w:r>
        <w:r w:rsidR="00172E0E">
          <w:rPr>
            <w:u w:val="single"/>
          </w:rPr>
          <w:fldChar w:fldCharType="begin"/>
        </w:r>
        <w:r w:rsidR="00BF2075">
          <w:rPr>
            <w:u w:val="single"/>
          </w:rPr>
          <w:instrText xml:space="preserve"> </w:instrText>
        </w:r>
        <w:r w:rsidR="00BF2075">
          <w:rPr>
            <w:rFonts w:hint="eastAsia"/>
            <w:u w:val="single"/>
          </w:rPr>
          <w:instrText xml:space="preserve">SEQ </w:instrText>
        </w:r>
        <w:r w:rsidR="00BF2075">
          <w:rPr>
            <w:rFonts w:hint="eastAsia"/>
            <w:u w:val="single"/>
          </w:rPr>
          <w:instrText>図</w:instrText>
        </w:r>
        <w:r w:rsidR="00BF2075">
          <w:rPr>
            <w:rFonts w:hint="eastAsia"/>
            <w:u w:val="single"/>
          </w:rPr>
          <w:instrText xml:space="preserve"> \* ARABIC \s 1</w:instrText>
        </w:r>
        <w:r w:rsidR="00BF2075">
          <w:rPr>
            <w:u w:val="single"/>
          </w:rPr>
          <w:instrText xml:space="preserve"> </w:instrText>
        </w:r>
      </w:ins>
      <w:r w:rsidR="00172E0E">
        <w:rPr>
          <w:u w:val="single"/>
        </w:rPr>
        <w:fldChar w:fldCharType="separate"/>
      </w:r>
      <w:ins w:id="603" w:author="hokada" w:date="2014-12-01T14:07:00Z">
        <w:r w:rsidR="00BF2075">
          <w:rPr>
            <w:noProof/>
            <w:u w:val="single"/>
          </w:rPr>
          <w:t>2</w:t>
        </w:r>
        <w:r w:rsidR="00172E0E">
          <w:rPr>
            <w:u w:val="single"/>
          </w:rPr>
          <w:fldChar w:fldCharType="end"/>
        </w:r>
      </w:ins>
      <w:del w:id="604" w:author="hokada" w:date="2014-12-01T14:07:00Z">
        <w:r w:rsidR="00172E0E" w:rsidDel="00BF2075">
          <w:rPr>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172E0E" w:rsidDel="00BF2075">
          <w:rPr>
            <w:u w:val="single"/>
          </w:rPr>
          <w:fldChar w:fldCharType="separate"/>
        </w:r>
        <w:r w:rsidR="00FB61F1" w:rsidDel="00BF2075">
          <w:rPr>
            <w:noProof/>
            <w:u w:val="single"/>
          </w:rPr>
          <w:delText>3</w:delText>
        </w:r>
        <w:r w:rsidR="00172E0E" w:rsidDel="00BF2075">
          <w:rPr>
            <w:u w:val="single"/>
          </w:rPr>
          <w:fldChar w:fldCharType="end"/>
        </w:r>
        <w:r w:rsidR="00FB61F1" w:rsidDel="00BF2075">
          <w:rPr>
            <w:u w:val="single"/>
          </w:rPr>
          <w:delText>.</w:delText>
        </w:r>
        <w:r w:rsidR="00172E0E" w:rsidDel="00BF2075">
          <w:rPr>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172E0E" w:rsidDel="00BF2075">
          <w:rPr>
            <w:u w:val="single"/>
          </w:rPr>
          <w:fldChar w:fldCharType="separate"/>
        </w:r>
        <w:r w:rsidR="00FB61F1" w:rsidDel="00BF2075">
          <w:rPr>
            <w:noProof/>
            <w:u w:val="single"/>
          </w:rPr>
          <w:delText>2</w:delText>
        </w:r>
        <w:r w:rsidR="00172E0E" w:rsidDel="00BF2075">
          <w:rPr>
            <w:u w:val="single"/>
          </w:rPr>
          <w:fldChar w:fldCharType="end"/>
        </w:r>
      </w:del>
      <w:r w:rsidRPr="00AD799E">
        <w:rPr>
          <w:rFonts w:hint="eastAsia"/>
          <w:u w:val="single"/>
        </w:rPr>
        <w:t xml:space="preserve">　ログインしていない、</w:t>
      </w:r>
      <w:r w:rsidR="0056101E">
        <w:rPr>
          <w:rFonts w:hint="eastAsia"/>
          <w:u w:val="single"/>
        </w:rPr>
        <w:t>もしくは</w:t>
      </w:r>
      <w:r w:rsidRPr="00AD799E">
        <w:rPr>
          <w:rFonts w:hint="eastAsia"/>
          <w:u w:val="single"/>
        </w:rPr>
        <w:t>編集権限が</w:t>
      </w:r>
      <w:r w:rsidR="001E75CE">
        <w:rPr>
          <w:rFonts w:hint="eastAsia"/>
          <w:u w:val="single"/>
        </w:rPr>
        <w:t>な</w:t>
      </w:r>
      <w:r w:rsidRPr="00AD799E">
        <w:rPr>
          <w:rFonts w:hint="eastAsia"/>
          <w:u w:val="single"/>
        </w:rPr>
        <w:t>い場合</w:t>
      </w:r>
    </w:p>
    <w:p w:rsidR="00B43294" w:rsidRDefault="00B43294">
      <w:pPr>
        <w:widowControl/>
        <w:adjustRightInd/>
        <w:spacing w:line="240" w:lineRule="auto"/>
        <w:jc w:val="left"/>
        <w:textAlignment w:val="auto"/>
      </w:pPr>
    </w:p>
    <w:p w:rsidR="00AD799E" w:rsidRDefault="00B43294" w:rsidP="00946D19">
      <w:pPr>
        <w:widowControl/>
        <w:adjustRightInd/>
        <w:spacing w:line="240" w:lineRule="auto"/>
        <w:ind w:left="210" w:hangingChars="100" w:hanging="210"/>
        <w:jc w:val="left"/>
        <w:textAlignment w:val="auto"/>
      </w:pPr>
      <w:r>
        <w:rPr>
          <w:rFonts w:hint="eastAsia"/>
        </w:rPr>
        <w:t xml:space="preserve">　</w:t>
      </w:r>
      <w:r w:rsidR="003E0201">
        <w:rPr>
          <w:rFonts w:hint="eastAsia"/>
        </w:rPr>
        <w:t xml:space="preserve">　</w:t>
      </w:r>
      <w:r>
        <w:rPr>
          <w:rFonts w:hint="eastAsia"/>
        </w:rPr>
        <w:t>この場合、</w:t>
      </w:r>
      <w:r w:rsidR="00FF282B">
        <w:rPr>
          <w:rFonts w:hint="eastAsia"/>
        </w:rPr>
        <w:t>後述する</w:t>
      </w:r>
      <w:r w:rsidR="00CD572F">
        <w:rPr>
          <w:rFonts w:hint="eastAsia"/>
        </w:rPr>
        <w:t>②</w:t>
      </w:r>
      <w:r w:rsidR="00FF282B">
        <w:rPr>
          <w:rFonts w:hint="eastAsia"/>
        </w:rPr>
        <w:t>と</w:t>
      </w:r>
      <w:r w:rsidR="00444093">
        <w:rPr>
          <w:rFonts w:hint="eastAsia"/>
        </w:rPr>
        <w:t>異なり</w:t>
      </w:r>
      <w:r w:rsidR="00FF282B">
        <w:rPr>
          <w:rFonts w:hint="eastAsia"/>
        </w:rPr>
        <w:t>、フレームの周りに管理ボタンやステータスのラベルは表示されない。フレーム内に表示されるのは公開</w:t>
      </w:r>
      <w:r w:rsidR="00642789">
        <w:rPr>
          <w:rFonts w:hint="eastAsia"/>
        </w:rPr>
        <w:t>されている</w:t>
      </w:r>
      <w:r w:rsidR="00FF282B">
        <w:rPr>
          <w:rFonts w:hint="eastAsia"/>
        </w:rPr>
        <w:t>コンテンツがある場合で、公開</w:t>
      </w:r>
      <w:r w:rsidR="00642789">
        <w:rPr>
          <w:rFonts w:hint="eastAsia"/>
        </w:rPr>
        <w:t>されている</w:t>
      </w:r>
      <w:r w:rsidR="00FF282B">
        <w:rPr>
          <w:rFonts w:hint="eastAsia"/>
        </w:rPr>
        <w:t>コンテンツが</w:t>
      </w:r>
      <w:r w:rsidR="001E75CE">
        <w:rPr>
          <w:rFonts w:hint="eastAsia"/>
        </w:rPr>
        <w:t>な</w:t>
      </w:r>
      <w:r w:rsidR="00FF282B">
        <w:rPr>
          <w:rFonts w:hint="eastAsia"/>
        </w:rPr>
        <w:t>い場合はフレーム自体が表示されない。</w:t>
      </w:r>
      <w:r w:rsidR="00AD799E">
        <w:br w:type="page"/>
      </w:r>
    </w:p>
    <w:p w:rsidR="00240156" w:rsidRDefault="00AF2221" w:rsidP="00CF2C3F">
      <w:pPr>
        <w:pStyle w:val="ab"/>
        <w:numPr>
          <w:ilvl w:val="0"/>
          <w:numId w:val="16"/>
        </w:numPr>
        <w:ind w:leftChars="0"/>
      </w:pPr>
      <w:r>
        <w:rPr>
          <w:rFonts w:hint="eastAsia"/>
        </w:rPr>
        <w:lastRenderedPageBreak/>
        <w:t>編集権限</w:t>
      </w:r>
      <w:r w:rsidR="0099441C">
        <w:rPr>
          <w:rFonts w:hint="eastAsia"/>
        </w:rPr>
        <w:t>・</w:t>
      </w:r>
      <w:r>
        <w:rPr>
          <w:rFonts w:hint="eastAsia"/>
        </w:rPr>
        <w:t>公開権限がある場合</w:t>
      </w:r>
    </w:p>
    <w:p w:rsidR="0043210E" w:rsidRDefault="00FD03C1" w:rsidP="0043210E">
      <w:pPr>
        <w:keepNext/>
      </w:pPr>
      <w:r>
        <w:rPr>
          <w:noProof/>
        </w:rPr>
        <w:drawing>
          <wp:inline distT="0" distB="0" distL="0" distR="0">
            <wp:extent cx="6543675" cy="8186986"/>
            <wp:effectExtent l="19050" t="0" r="9525" b="0"/>
            <wp:docPr id="1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6549743" cy="8194578"/>
                    </a:xfrm>
                    <a:prstGeom prst="rect">
                      <a:avLst/>
                    </a:prstGeom>
                    <a:noFill/>
                    <a:ln w="9525">
                      <a:noFill/>
                      <a:miter lim="800000"/>
                      <a:headEnd/>
                      <a:tailEnd/>
                    </a:ln>
                  </pic:spPr>
                </pic:pic>
              </a:graphicData>
            </a:graphic>
          </wp:inline>
        </w:drawing>
      </w:r>
    </w:p>
    <w:p w:rsidR="0043210E" w:rsidRDefault="0043210E" w:rsidP="002C56BA">
      <w:pPr>
        <w:pStyle w:val="af2"/>
        <w:jc w:val="center"/>
      </w:pPr>
      <w:r w:rsidRPr="0043210E">
        <w:rPr>
          <w:rFonts w:hint="eastAsia"/>
          <w:u w:val="single"/>
        </w:rPr>
        <w:t>図</w:t>
      </w:r>
      <w:r w:rsidRPr="0043210E">
        <w:rPr>
          <w:rFonts w:hint="eastAsia"/>
          <w:u w:val="single"/>
        </w:rPr>
        <w:t xml:space="preserve"> </w:t>
      </w:r>
      <w:r w:rsidR="00172E0E" w:rsidRPr="0043210E">
        <w:rPr>
          <w:u w:val="single"/>
        </w:rPr>
        <w:fldChar w:fldCharType="begin"/>
      </w:r>
      <w:r w:rsidRPr="0043210E">
        <w:rPr>
          <w:u w:val="single"/>
        </w:rPr>
        <w:instrText xml:space="preserve"> </w:instrText>
      </w:r>
      <w:r w:rsidRPr="0043210E">
        <w:rPr>
          <w:rFonts w:hint="eastAsia"/>
          <w:u w:val="single"/>
        </w:rPr>
        <w:instrText>STYLEREF 1 \s</w:instrText>
      </w:r>
      <w:r w:rsidRPr="0043210E">
        <w:rPr>
          <w:u w:val="single"/>
        </w:rPr>
        <w:instrText xml:space="preserve"> </w:instrText>
      </w:r>
      <w:r w:rsidR="00172E0E" w:rsidRPr="0043210E">
        <w:rPr>
          <w:u w:val="single"/>
        </w:rPr>
        <w:fldChar w:fldCharType="separate"/>
      </w:r>
      <w:r w:rsidR="008334B4">
        <w:rPr>
          <w:noProof/>
          <w:u w:val="single"/>
        </w:rPr>
        <w:t>3</w:t>
      </w:r>
      <w:r w:rsidR="00172E0E" w:rsidRPr="0043210E">
        <w:rPr>
          <w:u w:val="single"/>
        </w:rPr>
        <w:fldChar w:fldCharType="end"/>
      </w:r>
      <w:r w:rsidRPr="0043210E">
        <w:rPr>
          <w:u w:val="single"/>
        </w:rPr>
        <w:t>.</w:t>
      </w:r>
      <w:r w:rsidR="00B250E3">
        <w:rPr>
          <w:rFonts w:hint="eastAsia"/>
          <w:u w:val="single"/>
        </w:rPr>
        <w:t>3</w:t>
      </w:r>
      <w:r w:rsidRPr="0043210E">
        <w:rPr>
          <w:rFonts w:hint="eastAsia"/>
          <w:u w:val="single"/>
        </w:rPr>
        <w:t xml:space="preserve">　編集権限</w:t>
      </w:r>
      <w:r w:rsidR="0099441C">
        <w:rPr>
          <w:rFonts w:hint="eastAsia"/>
          <w:u w:val="single"/>
        </w:rPr>
        <w:t>・</w:t>
      </w:r>
      <w:r w:rsidRPr="0043210E">
        <w:rPr>
          <w:rFonts w:hint="eastAsia"/>
          <w:u w:val="single"/>
        </w:rPr>
        <w:t>公開権限がある場合</w:t>
      </w:r>
      <w:r>
        <w:br w:type="page"/>
      </w:r>
    </w:p>
    <w:p w:rsidR="002C56BA" w:rsidRDefault="00A953D8" w:rsidP="00F92159">
      <w:pPr>
        <w:keepNext/>
        <w:jc w:val="center"/>
      </w:pPr>
      <w:r>
        <w:rPr>
          <w:noProof/>
        </w:rPr>
        <w:lastRenderedPageBreak/>
        <w:drawing>
          <wp:inline distT="0" distB="0" distL="0" distR="0">
            <wp:extent cx="6798945" cy="3015549"/>
            <wp:effectExtent l="19050" t="0" r="1905" b="0"/>
            <wp:docPr id="24"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6803682" cy="3017650"/>
                    </a:xfrm>
                    <a:prstGeom prst="rect">
                      <a:avLst/>
                    </a:prstGeom>
                    <a:noFill/>
                    <a:ln w="9525">
                      <a:noFill/>
                      <a:miter lim="800000"/>
                      <a:headEnd/>
                      <a:tailEnd/>
                    </a:ln>
                  </pic:spPr>
                </pic:pic>
              </a:graphicData>
            </a:graphic>
          </wp:inline>
        </w:drawing>
      </w:r>
    </w:p>
    <w:p w:rsidR="002C56BA" w:rsidRPr="00AD799E" w:rsidRDefault="002C56BA" w:rsidP="002C56BA">
      <w:pPr>
        <w:pStyle w:val="af2"/>
        <w:jc w:val="center"/>
        <w:rPr>
          <w:u w:val="single"/>
        </w:rPr>
      </w:pPr>
      <w:r w:rsidRPr="00AD799E">
        <w:rPr>
          <w:rFonts w:hint="eastAsia"/>
          <w:u w:val="single"/>
        </w:rPr>
        <w:t>図</w:t>
      </w:r>
      <w:r w:rsidRPr="00AD799E">
        <w:rPr>
          <w:rFonts w:hint="eastAsia"/>
          <w:u w:val="single"/>
        </w:rPr>
        <w:t xml:space="preserve"> </w:t>
      </w:r>
      <w:r w:rsidR="00172E0E">
        <w:rPr>
          <w:u w:val="single"/>
        </w:rPr>
        <w:fldChar w:fldCharType="begin"/>
      </w:r>
      <w:r>
        <w:rPr>
          <w:u w:val="single"/>
        </w:rPr>
        <w:instrText xml:space="preserve"> </w:instrText>
      </w:r>
      <w:r>
        <w:rPr>
          <w:rFonts w:hint="eastAsia"/>
          <w:u w:val="single"/>
        </w:rPr>
        <w:instrText>STYLEREF 1 \s</w:instrText>
      </w:r>
      <w:r>
        <w:rPr>
          <w:u w:val="single"/>
        </w:rPr>
        <w:instrText xml:space="preserve"> </w:instrText>
      </w:r>
      <w:r w:rsidR="00172E0E">
        <w:rPr>
          <w:u w:val="single"/>
        </w:rPr>
        <w:fldChar w:fldCharType="separate"/>
      </w:r>
      <w:r w:rsidR="008334B4">
        <w:rPr>
          <w:noProof/>
          <w:u w:val="single"/>
        </w:rPr>
        <w:t>3</w:t>
      </w:r>
      <w:r w:rsidR="00172E0E">
        <w:rPr>
          <w:u w:val="single"/>
        </w:rPr>
        <w:fldChar w:fldCharType="end"/>
      </w:r>
      <w:r>
        <w:rPr>
          <w:u w:val="single"/>
        </w:rPr>
        <w:t>.</w:t>
      </w:r>
      <w:r w:rsidR="00B250E3">
        <w:rPr>
          <w:rFonts w:hint="eastAsia"/>
          <w:u w:val="single"/>
        </w:rPr>
        <w:t>4</w:t>
      </w:r>
      <w:r w:rsidRPr="00AD799E">
        <w:rPr>
          <w:rFonts w:hint="eastAsia"/>
          <w:u w:val="single"/>
        </w:rPr>
        <w:t xml:space="preserve">　編集権限</w:t>
      </w:r>
      <w:r w:rsidR="0099441C">
        <w:rPr>
          <w:rFonts w:hint="eastAsia"/>
          <w:u w:val="single"/>
        </w:rPr>
        <w:t>・</w:t>
      </w:r>
      <w:r w:rsidRPr="00AD799E">
        <w:rPr>
          <w:rFonts w:hint="eastAsia"/>
          <w:u w:val="single"/>
        </w:rPr>
        <w:t>公開権限がある場合</w:t>
      </w:r>
      <w:r>
        <w:rPr>
          <w:rFonts w:hint="eastAsia"/>
          <w:u w:val="single"/>
        </w:rPr>
        <w:t>（一回目の登録まで）</w:t>
      </w:r>
    </w:p>
    <w:p w:rsidR="00B43294" w:rsidRDefault="00B43294">
      <w:pPr>
        <w:widowControl/>
        <w:adjustRightInd/>
        <w:spacing w:line="240" w:lineRule="auto"/>
        <w:jc w:val="left"/>
        <w:textAlignment w:val="auto"/>
      </w:pPr>
    </w:p>
    <w:p w:rsidR="00B43294" w:rsidRDefault="00B43294" w:rsidP="00642789">
      <w:pPr>
        <w:widowControl/>
        <w:adjustRightInd/>
        <w:spacing w:line="240" w:lineRule="auto"/>
        <w:ind w:left="210" w:hangingChars="100" w:hanging="210"/>
        <w:jc w:val="left"/>
        <w:textAlignment w:val="auto"/>
      </w:pPr>
      <w:r>
        <w:rPr>
          <w:rFonts w:hint="eastAsia"/>
        </w:rPr>
        <w:t xml:space="preserve">　</w:t>
      </w:r>
      <w:r w:rsidR="003E0201">
        <w:rPr>
          <w:rFonts w:hint="eastAsia"/>
        </w:rPr>
        <w:t xml:space="preserve">　</w:t>
      </w:r>
      <w:r w:rsidR="001E75CE">
        <w:rPr>
          <w:rFonts w:hint="eastAsia"/>
        </w:rPr>
        <w:t>編集権限</w:t>
      </w:r>
      <w:r w:rsidR="0099441C">
        <w:rPr>
          <w:rFonts w:hint="eastAsia"/>
        </w:rPr>
        <w:t>・</w:t>
      </w:r>
      <w:r w:rsidR="001E75CE">
        <w:rPr>
          <w:rFonts w:hint="eastAsia"/>
        </w:rPr>
        <w:t>公開権限がある場合</w:t>
      </w:r>
      <w:r>
        <w:rPr>
          <w:rFonts w:hint="eastAsia"/>
        </w:rPr>
        <w:t>、</w:t>
      </w:r>
      <w:r w:rsidR="00FF282B">
        <w:rPr>
          <w:rFonts w:hint="eastAsia"/>
        </w:rPr>
        <w:t>フレームの周りに管理ボタンやステータスのラベルが表示される。</w:t>
      </w:r>
      <w:r w:rsidR="002C5EDD">
        <w:rPr>
          <w:rFonts w:hint="eastAsia"/>
        </w:rPr>
        <w:t>管理ボタンを押下することで</w:t>
      </w:r>
      <w:r w:rsidR="002C5EDD">
        <w:rPr>
          <w:rFonts w:hint="eastAsia"/>
        </w:rPr>
        <w:t>iframe</w:t>
      </w:r>
      <w:r w:rsidR="007C31F7">
        <w:rPr>
          <w:rFonts w:hint="eastAsia"/>
        </w:rPr>
        <w:t>プラグイン</w:t>
      </w:r>
      <w:r w:rsidR="002C5EDD">
        <w:rPr>
          <w:rFonts w:hint="eastAsia"/>
        </w:rPr>
        <w:t>の編集モーダルが表示され、</w:t>
      </w:r>
      <w:r w:rsidR="002C5EDD">
        <w:rPr>
          <w:rFonts w:hint="eastAsia"/>
        </w:rPr>
        <w:t>URL</w:t>
      </w:r>
      <w:r w:rsidR="002C5EDD">
        <w:rPr>
          <w:rFonts w:hint="eastAsia"/>
        </w:rPr>
        <w:t>の編集等が可能である。</w:t>
      </w:r>
      <w:r w:rsidR="001E75CE">
        <w:rPr>
          <w:rFonts w:hint="eastAsia"/>
        </w:rPr>
        <w:t>編集権限のみの場合は、承認ボタンは表示されない。</w:t>
      </w:r>
    </w:p>
    <w:p w:rsidR="00CB7A33" w:rsidRPr="00CB7A33" w:rsidRDefault="00642789" w:rsidP="00FD1214">
      <w:pPr>
        <w:widowControl/>
        <w:adjustRightInd/>
        <w:spacing w:line="240" w:lineRule="auto"/>
        <w:ind w:firstLineChars="200" w:firstLine="420"/>
        <w:jc w:val="left"/>
        <w:textAlignment w:val="auto"/>
      </w:pPr>
      <w:r>
        <w:rPr>
          <w:rFonts w:hint="eastAsia"/>
        </w:rPr>
        <w:t>権限による表示の違いを以下に示す。</w:t>
      </w:r>
    </w:p>
    <w:p w:rsidR="00CB7A33" w:rsidRPr="00CB7A33" w:rsidRDefault="00FD1214" w:rsidP="00CB7A33">
      <w:pPr>
        <w:pStyle w:val="af2"/>
        <w:keepNext/>
        <w:jc w:val="center"/>
        <w:rPr>
          <w:u w:val="single"/>
        </w:rPr>
      </w:pPr>
      <w:r>
        <w:rPr>
          <w:rFonts w:hint="eastAsia"/>
          <w:u w:val="single"/>
        </w:rPr>
        <w:t>表</w:t>
      </w:r>
      <w:r w:rsidR="00172E0E" w:rsidRPr="00CB7A33">
        <w:rPr>
          <w:u w:val="single"/>
        </w:rPr>
        <w:fldChar w:fldCharType="begin"/>
      </w:r>
      <w:r w:rsidR="00CB7A33" w:rsidRPr="00CB7A33">
        <w:rPr>
          <w:u w:val="single"/>
        </w:rPr>
        <w:instrText xml:space="preserve"> STYLEREF 1 \s </w:instrText>
      </w:r>
      <w:r w:rsidR="00172E0E" w:rsidRPr="00CB7A33">
        <w:rPr>
          <w:u w:val="single"/>
        </w:rPr>
        <w:fldChar w:fldCharType="separate"/>
      </w:r>
      <w:r w:rsidR="00CB7A33" w:rsidRPr="00CB7A33">
        <w:rPr>
          <w:noProof/>
          <w:u w:val="single"/>
        </w:rPr>
        <w:t>3</w:t>
      </w:r>
      <w:r w:rsidR="00172E0E" w:rsidRPr="00CB7A33">
        <w:rPr>
          <w:u w:val="single"/>
        </w:rPr>
        <w:fldChar w:fldCharType="end"/>
      </w:r>
      <w:r w:rsidR="00CB7A33" w:rsidRPr="00CB7A33">
        <w:rPr>
          <w:u w:val="single"/>
        </w:rPr>
        <w:t>.</w:t>
      </w:r>
      <w:r w:rsidR="00172E0E" w:rsidRPr="00CB7A33">
        <w:rPr>
          <w:u w:val="single"/>
        </w:rPr>
        <w:fldChar w:fldCharType="begin"/>
      </w:r>
      <w:r w:rsidR="00CB7A33" w:rsidRPr="00CB7A33">
        <w:rPr>
          <w:u w:val="single"/>
        </w:rPr>
        <w:instrText xml:space="preserve"> SEQ </w:instrText>
      </w:r>
      <w:r w:rsidR="00CB7A33" w:rsidRPr="00CB7A33">
        <w:rPr>
          <w:u w:val="single"/>
        </w:rPr>
        <w:instrText>表</w:instrText>
      </w:r>
      <w:r w:rsidR="00CB7A33" w:rsidRPr="00CB7A33">
        <w:rPr>
          <w:u w:val="single"/>
        </w:rPr>
        <w:instrText xml:space="preserve"> \* ARABIC \s 1 </w:instrText>
      </w:r>
      <w:r w:rsidR="00172E0E" w:rsidRPr="00CB7A33">
        <w:rPr>
          <w:u w:val="single"/>
        </w:rPr>
        <w:fldChar w:fldCharType="separate"/>
      </w:r>
      <w:r w:rsidR="00CB7A33" w:rsidRPr="00CB7A33">
        <w:rPr>
          <w:noProof/>
          <w:u w:val="single"/>
        </w:rPr>
        <w:t>1</w:t>
      </w:r>
      <w:r w:rsidR="00172E0E" w:rsidRPr="00CB7A33">
        <w:rPr>
          <w:u w:val="single"/>
        </w:rPr>
        <w:fldChar w:fldCharType="end"/>
      </w:r>
      <w:r w:rsidR="00CB7A33" w:rsidRPr="00CB7A33">
        <w:rPr>
          <w:rFonts w:hint="eastAsia"/>
          <w:u w:val="single"/>
        </w:rPr>
        <w:t xml:space="preserve">　権限による表示の違い</w:t>
      </w:r>
    </w:p>
    <w:tbl>
      <w:tblPr>
        <w:tblStyle w:val="af1"/>
        <w:tblW w:w="10773" w:type="dxa"/>
        <w:tblInd w:w="-459" w:type="dxa"/>
        <w:tblLook w:val="04A0"/>
      </w:tblPr>
      <w:tblGrid>
        <w:gridCol w:w="567"/>
        <w:gridCol w:w="1283"/>
        <w:gridCol w:w="602"/>
        <w:gridCol w:w="2655"/>
        <w:gridCol w:w="2831"/>
        <w:gridCol w:w="2835"/>
      </w:tblGrid>
      <w:tr w:rsidR="00CB7A33" w:rsidTr="008F6112">
        <w:tc>
          <w:tcPr>
            <w:tcW w:w="567" w:type="dxa"/>
            <w:shd w:val="clear" w:color="auto" w:fill="DAEEF3" w:themeFill="accent5" w:themeFillTint="33"/>
            <w:vAlign w:val="center"/>
          </w:tcPr>
          <w:p w:rsidR="00CB7A33" w:rsidRDefault="00CB7A33" w:rsidP="008F6112">
            <w:pPr>
              <w:jc w:val="center"/>
            </w:pPr>
            <w:r>
              <w:rPr>
                <w:rFonts w:hint="eastAsia"/>
              </w:rPr>
              <w:t>項番</w:t>
            </w:r>
          </w:p>
        </w:tc>
        <w:tc>
          <w:tcPr>
            <w:tcW w:w="1283" w:type="dxa"/>
            <w:shd w:val="clear" w:color="auto" w:fill="DAEEF3" w:themeFill="accent5" w:themeFillTint="33"/>
            <w:vAlign w:val="center"/>
          </w:tcPr>
          <w:p w:rsidR="00CB7A33" w:rsidRDefault="00CB7A33" w:rsidP="008F6112">
            <w:pPr>
              <w:jc w:val="center"/>
            </w:pPr>
            <w:r>
              <w:rPr>
                <w:rFonts w:hint="eastAsia"/>
              </w:rPr>
              <w:t>パターン</w:t>
            </w:r>
          </w:p>
        </w:tc>
        <w:tc>
          <w:tcPr>
            <w:tcW w:w="3257" w:type="dxa"/>
            <w:gridSpan w:val="2"/>
            <w:shd w:val="clear" w:color="auto" w:fill="DAEEF3" w:themeFill="accent5" w:themeFillTint="33"/>
            <w:vAlign w:val="center"/>
          </w:tcPr>
          <w:p w:rsidR="00CB7A33" w:rsidRDefault="00CB7A33" w:rsidP="008F6112">
            <w:pPr>
              <w:jc w:val="center"/>
            </w:pPr>
            <w:r>
              <w:rPr>
                <w:rFonts w:hint="eastAsia"/>
              </w:rPr>
              <w:t>A</w:t>
            </w:r>
          </w:p>
        </w:tc>
        <w:tc>
          <w:tcPr>
            <w:tcW w:w="2831" w:type="dxa"/>
            <w:shd w:val="clear" w:color="auto" w:fill="DAEEF3" w:themeFill="accent5" w:themeFillTint="33"/>
            <w:vAlign w:val="center"/>
          </w:tcPr>
          <w:p w:rsidR="00CB7A33" w:rsidRDefault="00CB7A33" w:rsidP="008F6112">
            <w:pPr>
              <w:jc w:val="center"/>
            </w:pPr>
            <w:r>
              <w:rPr>
                <w:rFonts w:hint="eastAsia"/>
              </w:rPr>
              <w:t>B</w:t>
            </w:r>
          </w:p>
        </w:tc>
        <w:tc>
          <w:tcPr>
            <w:tcW w:w="2835" w:type="dxa"/>
            <w:shd w:val="clear" w:color="auto" w:fill="DAEEF3" w:themeFill="accent5" w:themeFillTint="33"/>
            <w:vAlign w:val="center"/>
          </w:tcPr>
          <w:p w:rsidR="00CB7A33" w:rsidRDefault="00CB7A33" w:rsidP="008F6112">
            <w:pPr>
              <w:jc w:val="center"/>
            </w:pPr>
            <w:r>
              <w:rPr>
                <w:rFonts w:hint="eastAsia"/>
              </w:rPr>
              <w:t>C</w:t>
            </w:r>
          </w:p>
        </w:tc>
      </w:tr>
      <w:tr w:rsidR="00CB7A33" w:rsidTr="008F6112">
        <w:tc>
          <w:tcPr>
            <w:tcW w:w="567" w:type="dxa"/>
            <w:vAlign w:val="center"/>
          </w:tcPr>
          <w:p w:rsidR="00CB7A33" w:rsidRDefault="00CB7A33" w:rsidP="008F6112">
            <w:pPr>
              <w:jc w:val="center"/>
            </w:pPr>
            <w:r>
              <w:rPr>
                <w:rFonts w:hint="eastAsia"/>
              </w:rPr>
              <w:t>1</w:t>
            </w:r>
          </w:p>
        </w:tc>
        <w:tc>
          <w:tcPr>
            <w:tcW w:w="1283" w:type="dxa"/>
            <w:vAlign w:val="center"/>
          </w:tcPr>
          <w:p w:rsidR="00CB7A33" w:rsidRDefault="00CB7A33" w:rsidP="008F6112">
            <w:pPr>
              <w:jc w:val="center"/>
            </w:pPr>
            <w:r>
              <w:rPr>
                <w:rFonts w:hint="eastAsia"/>
              </w:rPr>
              <w:t>編集権限</w:t>
            </w:r>
          </w:p>
        </w:tc>
        <w:tc>
          <w:tcPr>
            <w:tcW w:w="3257" w:type="dxa"/>
            <w:gridSpan w:val="2"/>
          </w:tcPr>
          <w:p w:rsidR="00CB7A33" w:rsidRDefault="00CB7A33" w:rsidP="008F6112">
            <w:pPr>
              <w:jc w:val="center"/>
            </w:pPr>
            <w:r>
              <w:rPr>
                <w:rFonts w:hint="eastAsia"/>
              </w:rPr>
              <w:t>なし</w:t>
            </w:r>
          </w:p>
        </w:tc>
        <w:tc>
          <w:tcPr>
            <w:tcW w:w="2831" w:type="dxa"/>
          </w:tcPr>
          <w:p w:rsidR="00CB7A33" w:rsidRDefault="00CB7A33" w:rsidP="008F6112">
            <w:pPr>
              <w:jc w:val="center"/>
            </w:pPr>
            <w:r>
              <w:rPr>
                <w:rFonts w:hint="eastAsia"/>
              </w:rPr>
              <w:t>あり</w:t>
            </w:r>
          </w:p>
        </w:tc>
        <w:tc>
          <w:tcPr>
            <w:tcW w:w="2835" w:type="dxa"/>
          </w:tcPr>
          <w:p w:rsidR="00CB7A33" w:rsidRDefault="00CB7A33" w:rsidP="008F6112">
            <w:pPr>
              <w:jc w:val="center"/>
            </w:pPr>
            <w:r>
              <w:rPr>
                <w:rFonts w:hint="eastAsia"/>
              </w:rPr>
              <w:t>あり</w:t>
            </w:r>
          </w:p>
        </w:tc>
      </w:tr>
      <w:tr w:rsidR="00CB7A33" w:rsidTr="008F6112">
        <w:tc>
          <w:tcPr>
            <w:tcW w:w="567" w:type="dxa"/>
            <w:shd w:val="clear" w:color="auto" w:fill="D9D9D9" w:themeFill="background1" w:themeFillShade="D9"/>
            <w:vAlign w:val="center"/>
          </w:tcPr>
          <w:p w:rsidR="00CB7A33" w:rsidRDefault="00CB7A33" w:rsidP="008F6112">
            <w:pPr>
              <w:jc w:val="center"/>
            </w:pPr>
            <w:r>
              <w:rPr>
                <w:rFonts w:hint="eastAsia"/>
              </w:rPr>
              <w:t>2</w:t>
            </w:r>
          </w:p>
        </w:tc>
        <w:tc>
          <w:tcPr>
            <w:tcW w:w="1283" w:type="dxa"/>
            <w:shd w:val="clear" w:color="auto" w:fill="D9D9D9" w:themeFill="background1" w:themeFillShade="D9"/>
            <w:vAlign w:val="center"/>
          </w:tcPr>
          <w:p w:rsidR="00CB7A33" w:rsidRDefault="00CB7A33" w:rsidP="008F6112">
            <w:pPr>
              <w:jc w:val="center"/>
            </w:pPr>
            <w:r>
              <w:rPr>
                <w:rFonts w:hint="eastAsia"/>
              </w:rPr>
              <w:t>公開権限</w:t>
            </w:r>
          </w:p>
        </w:tc>
        <w:tc>
          <w:tcPr>
            <w:tcW w:w="3257" w:type="dxa"/>
            <w:gridSpan w:val="2"/>
            <w:shd w:val="clear" w:color="auto" w:fill="D9D9D9" w:themeFill="background1" w:themeFillShade="D9"/>
          </w:tcPr>
          <w:p w:rsidR="00CB7A33" w:rsidRDefault="00CB7A33" w:rsidP="008F6112">
            <w:pPr>
              <w:jc w:val="center"/>
            </w:pPr>
            <w:r>
              <w:rPr>
                <w:rFonts w:hint="eastAsia"/>
              </w:rPr>
              <w:t>なし</w:t>
            </w:r>
          </w:p>
        </w:tc>
        <w:tc>
          <w:tcPr>
            <w:tcW w:w="2831" w:type="dxa"/>
            <w:shd w:val="clear" w:color="auto" w:fill="D9D9D9" w:themeFill="background1" w:themeFillShade="D9"/>
          </w:tcPr>
          <w:p w:rsidR="00CB7A33" w:rsidRDefault="00CB7A33" w:rsidP="008F6112">
            <w:pPr>
              <w:jc w:val="center"/>
            </w:pPr>
            <w:r>
              <w:rPr>
                <w:rFonts w:hint="eastAsia"/>
              </w:rPr>
              <w:t>なし</w:t>
            </w:r>
          </w:p>
        </w:tc>
        <w:tc>
          <w:tcPr>
            <w:tcW w:w="2835" w:type="dxa"/>
            <w:shd w:val="clear" w:color="auto" w:fill="D9D9D9" w:themeFill="background1" w:themeFillShade="D9"/>
          </w:tcPr>
          <w:p w:rsidR="00CB7A33" w:rsidRDefault="00CB7A33" w:rsidP="008F6112">
            <w:pPr>
              <w:jc w:val="center"/>
            </w:pPr>
            <w:r>
              <w:rPr>
                <w:rFonts w:hint="eastAsia"/>
              </w:rPr>
              <w:t>あり</w:t>
            </w:r>
          </w:p>
        </w:tc>
      </w:tr>
      <w:tr w:rsidR="00CB7A33" w:rsidTr="008F6112">
        <w:trPr>
          <w:cantSplit/>
          <w:trHeight w:val="1134"/>
        </w:trPr>
        <w:tc>
          <w:tcPr>
            <w:tcW w:w="567" w:type="dxa"/>
            <w:vMerge w:val="restart"/>
            <w:vAlign w:val="center"/>
          </w:tcPr>
          <w:p w:rsidR="00CB7A33" w:rsidRDefault="00CB7A33" w:rsidP="008F6112">
            <w:pPr>
              <w:jc w:val="center"/>
            </w:pPr>
            <w:r>
              <w:rPr>
                <w:rFonts w:hint="eastAsia"/>
              </w:rPr>
              <w:t>3</w:t>
            </w:r>
          </w:p>
        </w:tc>
        <w:tc>
          <w:tcPr>
            <w:tcW w:w="1283" w:type="dxa"/>
            <w:vMerge w:val="restart"/>
            <w:vAlign w:val="center"/>
          </w:tcPr>
          <w:p w:rsidR="00CB7A33" w:rsidRDefault="00CB7A33" w:rsidP="008F6112">
            <w:pPr>
              <w:jc w:val="center"/>
            </w:pPr>
            <w:r>
              <w:rPr>
                <w:rFonts w:hint="eastAsia"/>
              </w:rPr>
              <w:t>表示</w:t>
            </w:r>
          </w:p>
        </w:tc>
        <w:tc>
          <w:tcPr>
            <w:tcW w:w="602" w:type="dxa"/>
            <w:textDirection w:val="tbRlV"/>
            <w:vAlign w:val="center"/>
          </w:tcPr>
          <w:p w:rsidR="00CB7A33" w:rsidRPr="00BE3720" w:rsidRDefault="00CB7A33" w:rsidP="008F6112">
            <w:pPr>
              <w:ind w:left="113" w:right="113"/>
              <w:jc w:val="center"/>
            </w:pPr>
            <w:r>
              <w:rPr>
                <w:rFonts w:hint="eastAsia"/>
              </w:rPr>
              <w:t>公開コンテンツ　あり</w:t>
            </w:r>
          </w:p>
        </w:tc>
        <w:tc>
          <w:tcPr>
            <w:tcW w:w="2655" w:type="dxa"/>
          </w:tcPr>
          <w:p w:rsidR="00CB7A33" w:rsidRDefault="00CB7A33" w:rsidP="008F6112">
            <w:pPr>
              <w:jc w:val="center"/>
            </w:pPr>
            <w:r w:rsidRPr="00BE3720">
              <w:rPr>
                <w:noProof/>
              </w:rPr>
              <w:drawing>
                <wp:inline distT="0" distB="0" distL="0" distR="0">
                  <wp:extent cx="1504950" cy="2181225"/>
                  <wp:effectExtent l="19050" t="0" r="0" b="0"/>
                  <wp:docPr id="9" name="図 10"/>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28" cstate="print"/>
                          <a:srcRect/>
                          <a:stretch>
                            <a:fillRect/>
                          </a:stretch>
                        </pic:blipFill>
                        <pic:spPr bwMode="auto">
                          <a:xfrm>
                            <a:off x="0" y="0"/>
                            <a:ext cx="1505906" cy="2182611"/>
                          </a:xfrm>
                          <a:prstGeom prst="rect">
                            <a:avLst/>
                          </a:prstGeom>
                          <a:noFill/>
                          <a:ln w="9525">
                            <a:noFill/>
                            <a:miter lim="800000"/>
                            <a:headEnd/>
                            <a:tailEnd/>
                          </a:ln>
                        </pic:spPr>
                      </pic:pic>
                    </a:graphicData>
                  </a:graphic>
                </wp:inline>
              </w:drawing>
            </w:r>
          </w:p>
        </w:tc>
        <w:tc>
          <w:tcPr>
            <w:tcW w:w="2831" w:type="dxa"/>
            <w:vMerge w:val="restart"/>
          </w:tcPr>
          <w:p w:rsidR="00CB7A33" w:rsidRPr="005163D7" w:rsidRDefault="00CB7A33" w:rsidP="008F6112">
            <w:pPr>
              <w:jc w:val="center"/>
              <w:rPr>
                <w:b/>
              </w:rPr>
            </w:pPr>
            <w:r w:rsidRPr="005163D7">
              <w:rPr>
                <w:noProof/>
              </w:rPr>
              <w:drawing>
                <wp:inline distT="0" distB="0" distL="0" distR="0">
                  <wp:extent cx="1515745" cy="2581275"/>
                  <wp:effectExtent l="19050" t="0" r="8255" b="0"/>
                  <wp:docPr id="10" name="図 8"/>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9" cstate="print"/>
                          <a:srcRect/>
                          <a:stretch>
                            <a:fillRect/>
                          </a:stretch>
                        </pic:blipFill>
                        <pic:spPr bwMode="auto">
                          <a:xfrm>
                            <a:off x="0" y="0"/>
                            <a:ext cx="1515275" cy="2580475"/>
                          </a:xfrm>
                          <a:prstGeom prst="rect">
                            <a:avLst/>
                          </a:prstGeom>
                          <a:noFill/>
                          <a:ln w="9525">
                            <a:noFill/>
                            <a:miter lim="800000"/>
                            <a:headEnd/>
                            <a:tailEnd/>
                          </a:ln>
                        </pic:spPr>
                      </pic:pic>
                    </a:graphicData>
                  </a:graphic>
                </wp:inline>
              </w:drawing>
            </w:r>
          </w:p>
        </w:tc>
        <w:tc>
          <w:tcPr>
            <w:tcW w:w="2835" w:type="dxa"/>
            <w:vMerge w:val="restart"/>
          </w:tcPr>
          <w:p w:rsidR="00CB7A33" w:rsidRDefault="00CB7A33" w:rsidP="008F6112">
            <w:pPr>
              <w:jc w:val="center"/>
            </w:pPr>
            <w:r w:rsidRPr="005163D7">
              <w:rPr>
                <w:noProof/>
              </w:rPr>
              <w:drawing>
                <wp:inline distT="0" distB="0" distL="0" distR="0">
                  <wp:extent cx="1504950" cy="2600325"/>
                  <wp:effectExtent l="19050" t="0" r="0" b="0"/>
                  <wp:docPr id="11" name="図 9"/>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30" cstate="print"/>
                          <a:srcRect/>
                          <a:stretch>
                            <a:fillRect/>
                          </a:stretch>
                        </pic:blipFill>
                        <pic:spPr bwMode="auto">
                          <a:xfrm>
                            <a:off x="0" y="0"/>
                            <a:ext cx="1509447" cy="2608095"/>
                          </a:xfrm>
                          <a:prstGeom prst="rect">
                            <a:avLst/>
                          </a:prstGeom>
                          <a:noFill/>
                          <a:ln w="9525">
                            <a:noFill/>
                            <a:miter lim="800000"/>
                            <a:headEnd/>
                            <a:tailEnd/>
                          </a:ln>
                        </pic:spPr>
                      </pic:pic>
                    </a:graphicData>
                  </a:graphic>
                </wp:inline>
              </w:drawing>
            </w:r>
          </w:p>
        </w:tc>
      </w:tr>
      <w:tr w:rsidR="00CB7A33" w:rsidTr="008F6112">
        <w:tc>
          <w:tcPr>
            <w:tcW w:w="567" w:type="dxa"/>
            <w:vMerge/>
          </w:tcPr>
          <w:p w:rsidR="00CB7A33" w:rsidRDefault="00CB7A33" w:rsidP="008F6112">
            <w:pPr>
              <w:jc w:val="center"/>
            </w:pPr>
          </w:p>
        </w:tc>
        <w:tc>
          <w:tcPr>
            <w:tcW w:w="1283" w:type="dxa"/>
            <w:vMerge/>
            <w:vAlign w:val="center"/>
          </w:tcPr>
          <w:p w:rsidR="00CB7A33" w:rsidRDefault="00CB7A33" w:rsidP="008F6112">
            <w:pPr>
              <w:jc w:val="center"/>
            </w:pPr>
          </w:p>
        </w:tc>
        <w:tc>
          <w:tcPr>
            <w:tcW w:w="602" w:type="dxa"/>
            <w:shd w:val="clear" w:color="auto" w:fill="D9D9D9" w:themeFill="background1" w:themeFillShade="D9"/>
            <w:vAlign w:val="center"/>
          </w:tcPr>
          <w:p w:rsidR="00CB7A33" w:rsidRPr="00EA2B08" w:rsidRDefault="00CB7A33" w:rsidP="008F6112">
            <w:pPr>
              <w:jc w:val="center"/>
            </w:pPr>
            <w:r>
              <w:rPr>
                <w:rFonts w:hint="eastAsia"/>
              </w:rPr>
              <w:t>なし</w:t>
            </w:r>
          </w:p>
        </w:tc>
        <w:tc>
          <w:tcPr>
            <w:tcW w:w="2655" w:type="dxa"/>
            <w:shd w:val="clear" w:color="auto" w:fill="D9D9D9" w:themeFill="background1" w:themeFillShade="D9"/>
            <w:vAlign w:val="center"/>
          </w:tcPr>
          <w:p w:rsidR="00CB7A33" w:rsidRPr="00BE3720" w:rsidRDefault="00CB7A33" w:rsidP="008F6112">
            <w:pPr>
              <w:jc w:val="center"/>
            </w:pPr>
            <w:r>
              <w:rPr>
                <w:rFonts w:hint="eastAsia"/>
              </w:rPr>
              <w:t>フレームが表示されない</w:t>
            </w:r>
          </w:p>
        </w:tc>
        <w:tc>
          <w:tcPr>
            <w:tcW w:w="2831" w:type="dxa"/>
            <w:vMerge/>
          </w:tcPr>
          <w:p w:rsidR="00CB7A33" w:rsidRPr="005163D7" w:rsidRDefault="00CB7A33" w:rsidP="008F6112">
            <w:pPr>
              <w:jc w:val="center"/>
            </w:pPr>
          </w:p>
        </w:tc>
        <w:tc>
          <w:tcPr>
            <w:tcW w:w="2835" w:type="dxa"/>
            <w:vMerge/>
          </w:tcPr>
          <w:p w:rsidR="00CB7A33" w:rsidRPr="005163D7" w:rsidRDefault="00CB7A33" w:rsidP="008F6112">
            <w:pPr>
              <w:jc w:val="center"/>
            </w:pPr>
          </w:p>
        </w:tc>
      </w:tr>
    </w:tbl>
    <w:p w:rsidR="00A95028" w:rsidRDefault="00A95028" w:rsidP="00CD572F">
      <w:pPr>
        <w:pStyle w:val="30"/>
        <w:numPr>
          <w:ilvl w:val="3"/>
          <w:numId w:val="5"/>
        </w:numPr>
        <w:ind w:left="284" w:firstLine="0"/>
      </w:pPr>
      <w:bookmarkStart w:id="605" w:name="_Toc403731909"/>
      <w:bookmarkStart w:id="606" w:name="_Toc404003517"/>
      <w:bookmarkStart w:id="607" w:name="_Toc404190142"/>
      <w:bookmarkStart w:id="608" w:name="_Toc404267548"/>
      <w:bookmarkStart w:id="609" w:name="_Toc404272008"/>
      <w:bookmarkStart w:id="610" w:name="_Toc404964168"/>
      <w:r>
        <w:rPr>
          <w:rFonts w:hint="eastAsia"/>
        </w:rPr>
        <w:lastRenderedPageBreak/>
        <w:t>ER</w:t>
      </w:r>
      <w:r>
        <w:rPr>
          <w:rFonts w:hint="eastAsia"/>
        </w:rPr>
        <w:t>図</w:t>
      </w:r>
      <w:bookmarkEnd w:id="605"/>
      <w:bookmarkEnd w:id="606"/>
      <w:bookmarkEnd w:id="607"/>
      <w:bookmarkEnd w:id="608"/>
      <w:bookmarkEnd w:id="609"/>
      <w:bookmarkEnd w:id="610"/>
    </w:p>
    <w:p w:rsidR="00FF64FC" w:rsidRDefault="00FF64FC" w:rsidP="00FF64FC">
      <w:pPr>
        <w:keepNext/>
        <w:jc w:val="center"/>
      </w:pPr>
      <w:r>
        <w:rPr>
          <w:noProof/>
        </w:rPr>
        <w:drawing>
          <wp:inline distT="0" distB="0" distL="0" distR="0">
            <wp:extent cx="4371795" cy="4659862"/>
            <wp:effectExtent l="19050" t="0" r="0" b="0"/>
            <wp:docPr id="21"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srcRect/>
                    <a:stretch>
                      <a:fillRect/>
                    </a:stretch>
                  </pic:blipFill>
                  <pic:spPr bwMode="auto">
                    <a:xfrm>
                      <a:off x="0" y="0"/>
                      <a:ext cx="4371720" cy="4659783"/>
                    </a:xfrm>
                    <a:prstGeom prst="rect">
                      <a:avLst/>
                    </a:prstGeom>
                    <a:noFill/>
                    <a:ln w="9525">
                      <a:noFill/>
                      <a:miter lim="800000"/>
                      <a:headEnd/>
                      <a:tailEnd/>
                    </a:ln>
                  </pic:spPr>
                </pic:pic>
              </a:graphicData>
            </a:graphic>
          </wp:inline>
        </w:drawing>
      </w:r>
    </w:p>
    <w:p w:rsidR="00FF64FC" w:rsidRDefault="00FF64FC" w:rsidP="00FF64FC">
      <w:pPr>
        <w:pStyle w:val="af2"/>
        <w:jc w:val="center"/>
        <w:rPr>
          <w:u w:val="single"/>
        </w:rPr>
      </w:pPr>
      <w:r w:rsidRPr="00FF64FC">
        <w:rPr>
          <w:rFonts w:hint="eastAsia"/>
          <w:u w:val="single"/>
        </w:rPr>
        <w:t>図</w:t>
      </w:r>
      <w:r w:rsidRPr="00FF64FC">
        <w:rPr>
          <w:rFonts w:hint="eastAsia"/>
          <w:u w:val="single"/>
        </w:rPr>
        <w:t xml:space="preserve"> </w:t>
      </w:r>
      <w:r w:rsidR="00172E0E">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172E0E">
        <w:rPr>
          <w:u w:val="single"/>
        </w:rPr>
        <w:fldChar w:fldCharType="separate"/>
      </w:r>
      <w:r w:rsidR="00B250E3">
        <w:rPr>
          <w:noProof/>
          <w:u w:val="single"/>
        </w:rPr>
        <w:t>3</w:t>
      </w:r>
      <w:r w:rsidR="00172E0E">
        <w:rPr>
          <w:u w:val="single"/>
        </w:rPr>
        <w:fldChar w:fldCharType="end"/>
      </w:r>
      <w:r w:rsidR="007A7DB2">
        <w:rPr>
          <w:u w:val="single"/>
        </w:rPr>
        <w:t>.</w:t>
      </w:r>
      <w:r w:rsidR="00B250E3">
        <w:rPr>
          <w:rFonts w:hint="eastAsia"/>
          <w:u w:val="single"/>
        </w:rPr>
        <w:t>5</w:t>
      </w:r>
      <w:r w:rsidRPr="00FF64FC">
        <w:rPr>
          <w:rFonts w:hint="eastAsia"/>
          <w:u w:val="single"/>
        </w:rPr>
        <w:t xml:space="preserve">　</w:t>
      </w:r>
      <w:r w:rsidRPr="00FF64FC">
        <w:rPr>
          <w:rFonts w:hint="eastAsia"/>
          <w:u w:val="single"/>
        </w:rPr>
        <w:t>iframe</w:t>
      </w:r>
      <w:r w:rsidRPr="00FF64FC">
        <w:rPr>
          <w:rFonts w:hint="eastAsia"/>
          <w:u w:val="single"/>
        </w:rPr>
        <w:t>プラグイン</w:t>
      </w:r>
      <w:r w:rsidR="00B32C11">
        <w:rPr>
          <w:rFonts w:hint="eastAsia"/>
          <w:u w:val="single"/>
        </w:rPr>
        <w:t>の</w:t>
      </w:r>
      <w:r w:rsidRPr="00FF64FC">
        <w:rPr>
          <w:rFonts w:hint="eastAsia"/>
          <w:u w:val="single"/>
        </w:rPr>
        <w:t>ER</w:t>
      </w:r>
      <w:r w:rsidRPr="00FF64FC">
        <w:rPr>
          <w:rFonts w:hint="eastAsia"/>
          <w:u w:val="single"/>
        </w:rPr>
        <w:t>図</w:t>
      </w:r>
    </w:p>
    <w:p w:rsidR="003E0201" w:rsidRDefault="003E0201" w:rsidP="003E0201"/>
    <w:p w:rsidR="008F2120" w:rsidRDefault="008F2120" w:rsidP="003C01EC">
      <w:pPr>
        <w:pStyle w:val="ab"/>
        <w:numPr>
          <w:ilvl w:val="0"/>
          <w:numId w:val="23"/>
        </w:numPr>
        <w:ind w:leftChars="0"/>
      </w:pPr>
      <w:r>
        <w:rPr>
          <w:rFonts w:hint="eastAsia"/>
        </w:rPr>
        <w:t>iframes</w:t>
      </w:r>
      <w:r>
        <w:rPr>
          <w:rFonts w:hint="eastAsia"/>
        </w:rPr>
        <w:t>テーブル</w:t>
      </w:r>
    </w:p>
    <w:p w:rsidR="00502A61" w:rsidRDefault="00525E4B" w:rsidP="00502A61">
      <w:pPr>
        <w:ind w:firstLine="704"/>
      </w:pPr>
      <w:r>
        <w:rPr>
          <w:rFonts w:hint="eastAsia"/>
        </w:rPr>
        <w:t>表示する</w:t>
      </w:r>
      <w:r w:rsidR="008F2120">
        <w:rPr>
          <w:rFonts w:hint="eastAsia"/>
        </w:rPr>
        <w:t>コンテンツ</w:t>
      </w:r>
      <w:r w:rsidR="00502A61">
        <w:rPr>
          <w:rFonts w:hint="eastAsia"/>
        </w:rPr>
        <w:t>（</w:t>
      </w:r>
      <w:r w:rsidR="00502A61">
        <w:rPr>
          <w:rFonts w:hint="eastAsia"/>
        </w:rPr>
        <w:t>URL</w:t>
      </w:r>
      <w:r w:rsidR="00502A61">
        <w:rPr>
          <w:rFonts w:hint="eastAsia"/>
        </w:rPr>
        <w:t>）に関するデータ</w:t>
      </w:r>
      <w:r w:rsidR="008F2120">
        <w:rPr>
          <w:rFonts w:hint="eastAsia"/>
        </w:rPr>
        <w:t>を保持するテーブル</w:t>
      </w:r>
    </w:p>
    <w:p w:rsidR="00502A61" w:rsidRPr="00502A61" w:rsidRDefault="00502A61" w:rsidP="00502A61"/>
    <w:p w:rsidR="008F2120" w:rsidRDefault="008F2120" w:rsidP="003C01EC">
      <w:pPr>
        <w:pStyle w:val="ab"/>
        <w:numPr>
          <w:ilvl w:val="0"/>
          <w:numId w:val="23"/>
        </w:numPr>
        <w:ind w:leftChars="0"/>
      </w:pPr>
      <w:r>
        <w:t>iframe</w:t>
      </w:r>
      <w:r>
        <w:rPr>
          <w:rFonts w:hint="eastAsia"/>
        </w:rPr>
        <w:t>_frame_settings</w:t>
      </w:r>
      <w:r>
        <w:rPr>
          <w:rFonts w:hint="eastAsia"/>
        </w:rPr>
        <w:t>テーブル</w:t>
      </w:r>
    </w:p>
    <w:p w:rsidR="00FF64FC" w:rsidRDefault="008F2120" w:rsidP="008F2120">
      <w:pPr>
        <w:pStyle w:val="ab"/>
        <w:ind w:leftChars="0" w:left="704"/>
      </w:pPr>
      <w:r>
        <w:rPr>
          <w:rFonts w:hint="eastAsia"/>
        </w:rPr>
        <w:t>表示するコンテンツの見た目</w:t>
      </w:r>
      <w:r w:rsidR="00502A61">
        <w:rPr>
          <w:rFonts w:hint="eastAsia"/>
        </w:rPr>
        <w:t>（</w:t>
      </w:r>
      <w:r w:rsidR="00502A61">
        <w:rPr>
          <w:rFonts w:hint="eastAsia"/>
        </w:rPr>
        <w:t>iframe</w:t>
      </w:r>
      <w:r w:rsidR="00502A61">
        <w:rPr>
          <w:rFonts w:hint="eastAsia"/>
        </w:rPr>
        <w:t>の高さ、スクロールバーの有無、フレーム枠の有無）に関するデータ</w:t>
      </w:r>
      <w:r>
        <w:rPr>
          <w:rFonts w:hint="eastAsia"/>
        </w:rPr>
        <w:t>を保持するテーブル</w:t>
      </w:r>
    </w:p>
    <w:p w:rsidR="003E0201" w:rsidRDefault="003E0201" w:rsidP="003E0201"/>
    <w:p w:rsidR="003C01EC" w:rsidRDefault="003E0201" w:rsidP="00502A61">
      <w:pPr>
        <w:ind w:firstLineChars="100" w:firstLine="210"/>
      </w:pPr>
      <w:r>
        <w:rPr>
          <w:rFonts w:hint="eastAsia"/>
        </w:rPr>
        <w:t>iframe</w:t>
      </w:r>
      <w:r>
        <w:rPr>
          <w:rFonts w:hint="eastAsia"/>
        </w:rPr>
        <w:t>プラグインは、</w:t>
      </w:r>
      <w:r w:rsidR="00FF64FC">
        <w:rPr>
          <w:rFonts w:hint="eastAsia"/>
        </w:rPr>
        <w:t>上記の</w:t>
      </w:r>
      <w:r w:rsidR="00FF64FC">
        <w:rPr>
          <w:rFonts w:hint="eastAsia"/>
        </w:rPr>
        <w:t>2</w:t>
      </w:r>
      <w:r w:rsidR="00FF64FC">
        <w:rPr>
          <w:rFonts w:hint="eastAsia"/>
        </w:rPr>
        <w:t>テーブルを作成した</w:t>
      </w:r>
      <w:r w:rsidR="00525E4B">
        <w:rPr>
          <w:rFonts w:hint="eastAsia"/>
        </w:rPr>
        <w:t>。テーブル名は</w:t>
      </w:r>
      <w:r w:rsidR="00525E4B">
        <w:rPr>
          <w:rFonts w:hint="eastAsia"/>
        </w:rPr>
        <w:t>CakePHP</w:t>
      </w:r>
      <w:r w:rsidR="00525E4B">
        <w:rPr>
          <w:rFonts w:hint="eastAsia"/>
        </w:rPr>
        <w:t>のテーブル名の命名規則に</w:t>
      </w:r>
      <w:r w:rsidR="00502A61">
        <w:rPr>
          <w:rFonts w:hint="eastAsia"/>
        </w:rPr>
        <w:t>従っている</w:t>
      </w:r>
      <w:r w:rsidR="00525E4B">
        <w:rPr>
          <w:rFonts w:hint="eastAsia"/>
        </w:rPr>
        <w:t>。</w:t>
      </w:r>
      <w:r w:rsidR="003C01EC">
        <w:rPr>
          <w:rFonts w:hint="eastAsia"/>
        </w:rPr>
        <w:t>①は</w:t>
      </w:r>
      <w:r w:rsidR="001D750D">
        <w:rPr>
          <w:rFonts w:hint="eastAsia"/>
        </w:rPr>
        <w:t>blocks</w:t>
      </w:r>
      <w:r w:rsidR="001D750D">
        <w:rPr>
          <w:rFonts w:hint="eastAsia"/>
        </w:rPr>
        <w:t>テーブル</w:t>
      </w:r>
      <w:r w:rsidR="003C01EC">
        <w:rPr>
          <w:rFonts w:hint="eastAsia"/>
        </w:rPr>
        <w:t>に対して多</w:t>
      </w:r>
      <w:r w:rsidR="00502A61">
        <w:rPr>
          <w:rFonts w:hint="eastAsia"/>
        </w:rPr>
        <w:t>対</w:t>
      </w:r>
      <w:r w:rsidR="00502A61">
        <w:rPr>
          <w:rFonts w:hint="eastAsia"/>
        </w:rPr>
        <w:t>1</w:t>
      </w:r>
      <w:r w:rsidR="003C01EC">
        <w:rPr>
          <w:rFonts w:hint="eastAsia"/>
        </w:rPr>
        <w:t>、②は</w:t>
      </w:r>
      <w:r w:rsidR="001D750D">
        <w:rPr>
          <w:rFonts w:hint="eastAsia"/>
        </w:rPr>
        <w:t>frames</w:t>
      </w:r>
      <w:r w:rsidR="001D750D">
        <w:rPr>
          <w:rFonts w:hint="eastAsia"/>
        </w:rPr>
        <w:t>テーブル</w:t>
      </w:r>
      <w:r w:rsidR="003C01EC">
        <w:rPr>
          <w:rFonts w:hint="eastAsia"/>
        </w:rPr>
        <w:t>に対して多</w:t>
      </w:r>
      <w:r w:rsidR="00502A61">
        <w:rPr>
          <w:rFonts w:hint="eastAsia"/>
        </w:rPr>
        <w:t>対</w:t>
      </w:r>
      <w:r w:rsidR="00502A61">
        <w:rPr>
          <w:rFonts w:hint="eastAsia"/>
        </w:rPr>
        <w:t>1</w:t>
      </w:r>
      <w:r w:rsidR="003C01EC">
        <w:rPr>
          <w:rFonts w:hint="eastAsia"/>
        </w:rPr>
        <w:t>の</w:t>
      </w:r>
      <w:r w:rsidR="00502A61">
        <w:rPr>
          <w:rFonts w:hint="eastAsia"/>
        </w:rPr>
        <w:t>関係</w:t>
      </w:r>
      <w:r w:rsidR="003C01EC">
        <w:rPr>
          <w:rFonts w:hint="eastAsia"/>
        </w:rPr>
        <w:t>を持つ。</w:t>
      </w:r>
      <w:r w:rsidR="001D750D">
        <w:rPr>
          <w:rFonts w:hint="eastAsia"/>
        </w:rPr>
        <w:t>簡単のため、</w:t>
      </w:r>
      <w:r w:rsidR="001D750D">
        <w:rPr>
          <w:rFonts w:hint="eastAsia"/>
        </w:rPr>
        <w:t>iframe</w:t>
      </w:r>
      <w:r w:rsidR="001D750D">
        <w:rPr>
          <w:rFonts w:hint="eastAsia"/>
        </w:rPr>
        <w:t>プラグインの</w:t>
      </w:r>
      <w:r w:rsidR="001D750D">
        <w:rPr>
          <w:rFonts w:hint="eastAsia"/>
        </w:rPr>
        <w:t>1</w:t>
      </w:r>
      <w:r w:rsidR="001D750D">
        <w:rPr>
          <w:rFonts w:hint="eastAsia"/>
        </w:rPr>
        <w:t>階層上までの</w:t>
      </w:r>
      <w:r w:rsidR="00502A61">
        <w:rPr>
          <w:rFonts w:hint="eastAsia"/>
        </w:rPr>
        <w:t>関係を示し、これより上の階層は省略する</w:t>
      </w:r>
      <w:r w:rsidR="001D750D">
        <w:rPr>
          <w:rFonts w:hint="eastAsia"/>
        </w:rPr>
        <w:t>。</w:t>
      </w:r>
    </w:p>
    <w:p w:rsidR="00502A61" w:rsidRDefault="00D86C78" w:rsidP="00502A61">
      <w:pPr>
        <w:ind w:firstLineChars="100" w:firstLine="210"/>
      </w:pPr>
      <w:r>
        <w:rPr>
          <w:rFonts w:hint="eastAsia"/>
        </w:rPr>
        <w:t>それぞれのテーブル</w:t>
      </w:r>
      <w:r w:rsidR="00502A61">
        <w:rPr>
          <w:rFonts w:hint="eastAsia"/>
        </w:rPr>
        <w:t>構成（カラム名、データ型、用途）</w:t>
      </w:r>
      <w:r w:rsidR="00F84C01">
        <w:rPr>
          <w:rFonts w:hint="eastAsia"/>
        </w:rPr>
        <w:t>を</w:t>
      </w:r>
      <w:r w:rsidR="00502A61">
        <w:rPr>
          <w:rFonts w:hint="eastAsia"/>
        </w:rPr>
        <w:t>以下に</w:t>
      </w:r>
      <w:r w:rsidR="00F84C01">
        <w:rPr>
          <w:rFonts w:hint="eastAsia"/>
        </w:rPr>
        <w:t>示す。</w:t>
      </w:r>
    </w:p>
    <w:p w:rsidR="0017582E" w:rsidRDefault="0017582E" w:rsidP="00502A61">
      <w:pPr>
        <w:ind w:firstLineChars="100" w:firstLine="210"/>
      </w:pPr>
      <w:r>
        <w:br w:type="page"/>
      </w:r>
    </w:p>
    <w:p w:rsidR="00357207" w:rsidRPr="00357207" w:rsidRDefault="00357207" w:rsidP="00357207">
      <w:pPr>
        <w:pStyle w:val="af2"/>
        <w:keepNext/>
        <w:jc w:val="center"/>
        <w:rPr>
          <w:u w:val="single"/>
        </w:rPr>
      </w:pPr>
      <w:r w:rsidRPr="00357207">
        <w:rPr>
          <w:rFonts w:hint="eastAsia"/>
          <w:u w:val="single"/>
        </w:rPr>
        <w:lastRenderedPageBreak/>
        <w:t>表</w:t>
      </w:r>
      <w:r w:rsidRPr="00357207">
        <w:rPr>
          <w:rFonts w:hint="eastAsia"/>
          <w:u w:val="single"/>
        </w:rPr>
        <w:t xml:space="preserve"> </w:t>
      </w:r>
      <w:r w:rsidR="00172E0E">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172E0E">
        <w:rPr>
          <w:u w:val="single"/>
        </w:rPr>
        <w:fldChar w:fldCharType="separate"/>
      </w:r>
      <w:r w:rsidR="00CB7A33">
        <w:rPr>
          <w:noProof/>
          <w:u w:val="single"/>
        </w:rPr>
        <w:t>3</w:t>
      </w:r>
      <w:r w:rsidR="00172E0E">
        <w:rPr>
          <w:u w:val="single"/>
        </w:rPr>
        <w:fldChar w:fldCharType="end"/>
      </w:r>
      <w:r w:rsidR="00CB7A33">
        <w:rPr>
          <w:u w:val="single"/>
        </w:rPr>
        <w:t>.</w:t>
      </w:r>
      <w:r w:rsidR="00172E0E">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172E0E">
        <w:rPr>
          <w:u w:val="single"/>
        </w:rPr>
        <w:fldChar w:fldCharType="separate"/>
      </w:r>
      <w:r w:rsidR="00CB7A33">
        <w:rPr>
          <w:noProof/>
          <w:u w:val="single"/>
        </w:rPr>
        <w:t>2</w:t>
      </w:r>
      <w:r w:rsidR="00172E0E">
        <w:rPr>
          <w:u w:val="single"/>
        </w:rPr>
        <w:fldChar w:fldCharType="end"/>
      </w:r>
      <w:r w:rsidRPr="00357207">
        <w:rPr>
          <w:rFonts w:hint="eastAsia"/>
          <w:u w:val="single"/>
        </w:rPr>
        <w:t xml:space="preserve">　</w:t>
      </w:r>
      <w:r w:rsidRPr="00357207">
        <w:rPr>
          <w:rFonts w:hint="eastAsia"/>
          <w:u w:val="single"/>
        </w:rPr>
        <w:t>iframes</w:t>
      </w:r>
      <w:r w:rsidR="00B32C11">
        <w:rPr>
          <w:rFonts w:hint="eastAsia"/>
          <w:u w:val="single"/>
        </w:rPr>
        <w:t>のテーブル</w:t>
      </w:r>
      <w:r w:rsidRPr="00357207">
        <w:rPr>
          <w:rFonts w:hint="eastAsia"/>
          <w:u w:val="single"/>
        </w:rPr>
        <w:t>構成</w:t>
      </w:r>
    </w:p>
    <w:tbl>
      <w:tblPr>
        <w:tblStyle w:val="af1"/>
        <w:tblW w:w="10314" w:type="dxa"/>
        <w:tblLook w:val="04A0"/>
      </w:tblPr>
      <w:tblGrid>
        <w:gridCol w:w="426"/>
        <w:gridCol w:w="1950"/>
        <w:gridCol w:w="1560"/>
        <w:gridCol w:w="6378"/>
      </w:tblGrid>
      <w:tr w:rsidR="00A30C27" w:rsidTr="00093DB6">
        <w:tc>
          <w:tcPr>
            <w:tcW w:w="426" w:type="dxa"/>
            <w:shd w:val="clear" w:color="auto" w:fill="DAEEF3" w:themeFill="accent5" w:themeFillTint="33"/>
            <w:vAlign w:val="center"/>
          </w:tcPr>
          <w:p w:rsidR="00A30C27" w:rsidRDefault="00A30C27" w:rsidP="00A30C27">
            <w:pPr>
              <w:jc w:val="center"/>
            </w:pPr>
            <w:r>
              <w:rPr>
                <w:rFonts w:hint="eastAsia"/>
              </w:rPr>
              <w:t>項番</w:t>
            </w:r>
          </w:p>
        </w:tc>
        <w:tc>
          <w:tcPr>
            <w:tcW w:w="1950" w:type="dxa"/>
            <w:shd w:val="clear" w:color="auto" w:fill="DAEEF3" w:themeFill="accent5" w:themeFillTint="33"/>
            <w:vAlign w:val="center"/>
          </w:tcPr>
          <w:p w:rsidR="00A30C27" w:rsidRDefault="00A30C27" w:rsidP="00A30C27">
            <w:pPr>
              <w:jc w:val="center"/>
            </w:pPr>
            <w:r>
              <w:rPr>
                <w:rFonts w:hint="eastAsia"/>
              </w:rPr>
              <w:t>カラム名</w:t>
            </w:r>
          </w:p>
        </w:tc>
        <w:tc>
          <w:tcPr>
            <w:tcW w:w="1560" w:type="dxa"/>
            <w:shd w:val="clear" w:color="auto" w:fill="DAEEF3" w:themeFill="accent5" w:themeFillTint="33"/>
            <w:vAlign w:val="center"/>
          </w:tcPr>
          <w:p w:rsidR="00A30C27" w:rsidRDefault="00A30C27" w:rsidP="00A30C27">
            <w:pPr>
              <w:jc w:val="center"/>
            </w:pPr>
            <w:r>
              <w:rPr>
                <w:rFonts w:hint="eastAsia"/>
              </w:rPr>
              <w:t>データ型</w:t>
            </w:r>
          </w:p>
        </w:tc>
        <w:tc>
          <w:tcPr>
            <w:tcW w:w="6378" w:type="dxa"/>
            <w:shd w:val="clear" w:color="auto" w:fill="DAEEF3" w:themeFill="accent5" w:themeFillTint="33"/>
            <w:vAlign w:val="center"/>
          </w:tcPr>
          <w:p w:rsidR="00A30C27" w:rsidRDefault="00A30C27" w:rsidP="00A30C27">
            <w:pPr>
              <w:jc w:val="center"/>
            </w:pPr>
            <w:r>
              <w:rPr>
                <w:rFonts w:hint="eastAsia"/>
              </w:rPr>
              <w:t>用途</w:t>
            </w:r>
          </w:p>
        </w:tc>
      </w:tr>
      <w:tr w:rsidR="00A30C27" w:rsidTr="001C1632">
        <w:tc>
          <w:tcPr>
            <w:tcW w:w="426" w:type="dxa"/>
            <w:vAlign w:val="center"/>
          </w:tcPr>
          <w:p w:rsidR="00A30C27" w:rsidRDefault="00A30C27" w:rsidP="001C1632">
            <w:pPr>
              <w:jc w:val="center"/>
            </w:pPr>
            <w:r>
              <w:rPr>
                <w:rFonts w:hint="eastAsia"/>
              </w:rPr>
              <w:t>1</w:t>
            </w:r>
          </w:p>
        </w:tc>
        <w:tc>
          <w:tcPr>
            <w:tcW w:w="1950" w:type="dxa"/>
          </w:tcPr>
          <w:p w:rsidR="00A30C27" w:rsidRDefault="00A30C27" w:rsidP="00DE44EA">
            <w:r>
              <w:rPr>
                <w:rFonts w:hint="eastAsia"/>
              </w:rPr>
              <w:t>id</w:t>
            </w:r>
          </w:p>
        </w:tc>
        <w:tc>
          <w:tcPr>
            <w:tcW w:w="1560" w:type="dxa"/>
          </w:tcPr>
          <w:p w:rsidR="00A30C27" w:rsidRDefault="00A30C27" w:rsidP="00DE44EA">
            <w:r>
              <w:rPr>
                <w:rFonts w:hint="eastAsia"/>
              </w:rPr>
              <w:t>INT</w:t>
            </w:r>
          </w:p>
        </w:tc>
        <w:tc>
          <w:tcPr>
            <w:tcW w:w="6378" w:type="dxa"/>
          </w:tcPr>
          <w:p w:rsidR="00A30C27" w:rsidRDefault="00AC45D2" w:rsidP="00DE44EA">
            <w:r>
              <w:rPr>
                <w:rFonts w:hint="eastAsia"/>
              </w:rPr>
              <w:t>iframes</w:t>
            </w:r>
            <w:r>
              <w:rPr>
                <w:rFonts w:hint="eastAsia"/>
              </w:rPr>
              <w:t>テーブルのレコードを一意に決める</w:t>
            </w:r>
            <w:r>
              <w:rPr>
                <w:rFonts w:hint="eastAsia"/>
              </w:rPr>
              <w:t>ID</w:t>
            </w:r>
            <w:r>
              <w:rPr>
                <w:rFonts w:hint="eastAsia"/>
              </w:rPr>
              <w:t>。</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2</w:t>
            </w:r>
          </w:p>
        </w:tc>
        <w:tc>
          <w:tcPr>
            <w:tcW w:w="1950" w:type="dxa"/>
            <w:shd w:val="clear" w:color="auto" w:fill="D9D9D9" w:themeFill="background1" w:themeFillShade="D9"/>
          </w:tcPr>
          <w:p w:rsidR="00A30C27" w:rsidRDefault="00A30C27" w:rsidP="00DE44EA">
            <w:r>
              <w:rPr>
                <w:rFonts w:hint="eastAsia"/>
              </w:rPr>
              <w:t>block_id</w:t>
            </w:r>
          </w:p>
        </w:tc>
        <w:tc>
          <w:tcPr>
            <w:tcW w:w="1560" w:type="dxa"/>
            <w:shd w:val="clear" w:color="auto" w:fill="D9D9D9" w:themeFill="background1" w:themeFillShade="D9"/>
          </w:tcPr>
          <w:p w:rsidR="00A30C27" w:rsidRDefault="00A30C27" w:rsidP="00DE44EA">
            <w:r>
              <w:rPr>
                <w:rFonts w:hint="eastAsia"/>
              </w:rPr>
              <w:t>INT</w:t>
            </w:r>
          </w:p>
        </w:tc>
        <w:tc>
          <w:tcPr>
            <w:tcW w:w="6378" w:type="dxa"/>
            <w:shd w:val="clear" w:color="auto" w:fill="D9D9D9" w:themeFill="background1" w:themeFillShade="D9"/>
          </w:tcPr>
          <w:p w:rsidR="00AC45D2" w:rsidRDefault="00AC45D2" w:rsidP="00DE44EA">
            <w:r>
              <w:rPr>
                <w:rFonts w:hint="eastAsia"/>
              </w:rPr>
              <w:t>設置した</w:t>
            </w:r>
            <w:r>
              <w:rPr>
                <w:rFonts w:hint="eastAsia"/>
              </w:rPr>
              <w:t>iframe</w:t>
            </w:r>
            <w:r>
              <w:rPr>
                <w:rFonts w:hint="eastAsia"/>
              </w:rPr>
              <w:t>が所属するブロックのブロック</w:t>
            </w:r>
            <w:r>
              <w:rPr>
                <w:rFonts w:hint="eastAsia"/>
              </w:rPr>
              <w:t>ID</w:t>
            </w:r>
            <w:r>
              <w:rPr>
                <w:rFonts w:hint="eastAsia"/>
              </w:rPr>
              <w:t>を格納する。</w:t>
            </w:r>
          </w:p>
        </w:tc>
      </w:tr>
      <w:tr w:rsidR="00A30C27" w:rsidTr="001C1632">
        <w:tc>
          <w:tcPr>
            <w:tcW w:w="426" w:type="dxa"/>
            <w:shd w:val="clear" w:color="auto" w:fill="FFFFFF" w:themeFill="background1"/>
            <w:vAlign w:val="center"/>
          </w:tcPr>
          <w:p w:rsidR="00A30C27" w:rsidRDefault="00A30C27" w:rsidP="001C1632">
            <w:pPr>
              <w:jc w:val="center"/>
            </w:pPr>
            <w:r>
              <w:rPr>
                <w:rFonts w:hint="eastAsia"/>
              </w:rPr>
              <w:t>3</w:t>
            </w:r>
          </w:p>
        </w:tc>
        <w:tc>
          <w:tcPr>
            <w:tcW w:w="1950" w:type="dxa"/>
            <w:shd w:val="clear" w:color="auto" w:fill="FFFFFF" w:themeFill="background1"/>
          </w:tcPr>
          <w:p w:rsidR="00A30C27" w:rsidRDefault="00A30C27" w:rsidP="00DE44EA">
            <w:r>
              <w:rPr>
                <w:rFonts w:hint="eastAsia"/>
              </w:rPr>
              <w:t>status</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DE44EA">
            <w:r>
              <w:rPr>
                <w:rFonts w:hint="eastAsia"/>
              </w:rPr>
              <w:t>コンテンツの状態を格納する。</w:t>
            </w:r>
          </w:p>
          <w:p w:rsidR="00AC45D2" w:rsidRDefault="00AC45D2" w:rsidP="00DE44EA">
            <w:r>
              <w:rPr>
                <w:rFonts w:hint="eastAsia"/>
              </w:rPr>
              <w:t>1:</w:t>
            </w:r>
            <w:r>
              <w:rPr>
                <w:rFonts w:hint="eastAsia"/>
              </w:rPr>
              <w:t>公開、</w:t>
            </w:r>
            <w:r>
              <w:rPr>
                <w:rFonts w:hint="eastAsia"/>
              </w:rPr>
              <w:t>2:</w:t>
            </w:r>
            <w:r>
              <w:rPr>
                <w:rFonts w:hint="eastAsia"/>
              </w:rPr>
              <w:t>承認待ち、</w:t>
            </w:r>
            <w:r>
              <w:rPr>
                <w:rFonts w:hint="eastAsia"/>
              </w:rPr>
              <w:t>3:</w:t>
            </w:r>
            <w:r>
              <w:rPr>
                <w:rFonts w:hint="eastAsia"/>
              </w:rPr>
              <w:t>一時保存、</w:t>
            </w:r>
            <w:r>
              <w:rPr>
                <w:rFonts w:hint="eastAsia"/>
              </w:rPr>
              <w:t>4:</w:t>
            </w:r>
            <w:r w:rsidR="001C1632">
              <w:rPr>
                <w:rFonts w:hint="eastAsia"/>
              </w:rPr>
              <w:t>差</w:t>
            </w:r>
            <w:r>
              <w:rPr>
                <w:rFonts w:hint="eastAsia"/>
              </w:rPr>
              <w:t>戻し</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4</w:t>
            </w:r>
          </w:p>
        </w:tc>
        <w:tc>
          <w:tcPr>
            <w:tcW w:w="1950" w:type="dxa"/>
            <w:shd w:val="clear" w:color="auto" w:fill="D9D9D9" w:themeFill="background1" w:themeFillShade="D9"/>
          </w:tcPr>
          <w:p w:rsidR="00A30C27" w:rsidRDefault="00A30C27" w:rsidP="00DE44EA">
            <w:r>
              <w:rPr>
                <w:rFonts w:hint="eastAsia"/>
              </w:rPr>
              <w:t>url</w:t>
            </w:r>
          </w:p>
        </w:tc>
        <w:tc>
          <w:tcPr>
            <w:tcW w:w="1560" w:type="dxa"/>
            <w:shd w:val="clear" w:color="auto" w:fill="D9D9D9" w:themeFill="background1" w:themeFillShade="D9"/>
          </w:tcPr>
          <w:p w:rsidR="00A30C27" w:rsidRDefault="00A30C27" w:rsidP="00DE44EA">
            <w:r>
              <w:rPr>
                <w:rFonts w:hint="eastAsia"/>
              </w:rPr>
              <w:t>TEXT</w:t>
            </w:r>
          </w:p>
        </w:tc>
        <w:tc>
          <w:tcPr>
            <w:tcW w:w="6378" w:type="dxa"/>
            <w:shd w:val="clear" w:color="auto" w:fill="D9D9D9" w:themeFill="background1" w:themeFillShade="D9"/>
          </w:tcPr>
          <w:p w:rsidR="00A30C27" w:rsidRDefault="00AC45D2" w:rsidP="00DE44EA">
            <w:r>
              <w:rPr>
                <w:rFonts w:hint="eastAsia"/>
              </w:rPr>
              <w:t>表示する</w:t>
            </w:r>
            <w:r>
              <w:rPr>
                <w:rFonts w:hint="eastAsia"/>
              </w:rPr>
              <w:t>iframe</w:t>
            </w:r>
            <w:r>
              <w:rPr>
                <w:rFonts w:hint="eastAsia"/>
              </w:rPr>
              <w:t>の</w:t>
            </w:r>
            <w:r>
              <w:rPr>
                <w:rFonts w:hint="eastAsia"/>
              </w:rPr>
              <w:t>URL</w:t>
            </w:r>
            <w:r>
              <w:rPr>
                <w:rFonts w:hint="eastAsia"/>
              </w:rPr>
              <w:t>を格納する。</w:t>
            </w:r>
          </w:p>
        </w:tc>
      </w:tr>
      <w:tr w:rsidR="00A30C27" w:rsidTr="001C1632">
        <w:tc>
          <w:tcPr>
            <w:tcW w:w="426" w:type="dxa"/>
            <w:shd w:val="clear" w:color="auto" w:fill="FFFFFF" w:themeFill="background1"/>
            <w:vAlign w:val="center"/>
          </w:tcPr>
          <w:p w:rsidR="00A30C27" w:rsidRDefault="00A30C27" w:rsidP="001C1632">
            <w:pPr>
              <w:jc w:val="center"/>
            </w:pPr>
            <w:r>
              <w:rPr>
                <w:rFonts w:hint="eastAsia"/>
              </w:rPr>
              <w:t>5</w:t>
            </w:r>
          </w:p>
        </w:tc>
        <w:tc>
          <w:tcPr>
            <w:tcW w:w="1950" w:type="dxa"/>
            <w:shd w:val="clear" w:color="auto" w:fill="FFFFFF" w:themeFill="background1"/>
          </w:tcPr>
          <w:p w:rsidR="00A30C27" w:rsidRDefault="00A30C27" w:rsidP="00DE44EA">
            <w:r>
              <w:rPr>
                <w:rFonts w:hint="eastAsia"/>
              </w:rPr>
              <w:t>created_user</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FC5E80">
            <w:r>
              <w:rPr>
                <w:rFonts w:hint="eastAsia"/>
              </w:rPr>
              <w:t>レコード</w:t>
            </w:r>
            <w:r w:rsidR="00FC5E80">
              <w:rPr>
                <w:rFonts w:hint="eastAsia"/>
              </w:rPr>
              <w:t>を</w:t>
            </w:r>
            <w:r>
              <w:rPr>
                <w:rFonts w:hint="eastAsia"/>
              </w:rPr>
              <w:t>作成</w:t>
            </w:r>
            <w:r w:rsidR="00FC5E80">
              <w:rPr>
                <w:rFonts w:hint="eastAsia"/>
              </w:rPr>
              <w:t>した</w:t>
            </w:r>
            <w:r>
              <w:rPr>
                <w:rFonts w:hint="eastAsia"/>
              </w:rPr>
              <w:t>ユーザの</w:t>
            </w:r>
            <w:r>
              <w:rPr>
                <w:rFonts w:hint="eastAsia"/>
              </w:rPr>
              <w:t>ID</w:t>
            </w:r>
            <w:r>
              <w:rPr>
                <w:rFonts w:hint="eastAsia"/>
              </w:rPr>
              <w:t>を格納する。</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6</w:t>
            </w:r>
          </w:p>
        </w:tc>
        <w:tc>
          <w:tcPr>
            <w:tcW w:w="1950" w:type="dxa"/>
            <w:shd w:val="clear" w:color="auto" w:fill="D9D9D9" w:themeFill="background1" w:themeFillShade="D9"/>
          </w:tcPr>
          <w:p w:rsidR="00A30C27" w:rsidRDefault="00A30C27" w:rsidP="00DE44EA">
            <w:r>
              <w:rPr>
                <w:rFonts w:hint="eastAsia"/>
              </w:rPr>
              <w:t>created</w:t>
            </w:r>
          </w:p>
        </w:tc>
        <w:tc>
          <w:tcPr>
            <w:tcW w:w="1560" w:type="dxa"/>
            <w:shd w:val="clear" w:color="auto" w:fill="D9D9D9" w:themeFill="background1" w:themeFillShade="D9"/>
          </w:tcPr>
          <w:p w:rsidR="00A30C27" w:rsidRDefault="00A30C27" w:rsidP="00DE44EA">
            <w:r>
              <w:rPr>
                <w:rFonts w:hint="eastAsia"/>
              </w:rPr>
              <w:t>DATETIME</w:t>
            </w:r>
          </w:p>
        </w:tc>
        <w:tc>
          <w:tcPr>
            <w:tcW w:w="6378" w:type="dxa"/>
            <w:shd w:val="clear" w:color="auto" w:fill="D9D9D9" w:themeFill="background1" w:themeFillShade="D9"/>
          </w:tcPr>
          <w:p w:rsidR="00A30C27" w:rsidRDefault="00AC45D2" w:rsidP="00DE44EA">
            <w:r>
              <w:rPr>
                <w:rFonts w:hint="eastAsia"/>
              </w:rPr>
              <w:t>レコード作成時の時間を格納する。</w:t>
            </w:r>
          </w:p>
        </w:tc>
      </w:tr>
      <w:tr w:rsidR="00A30C27" w:rsidTr="001C1632">
        <w:tc>
          <w:tcPr>
            <w:tcW w:w="426" w:type="dxa"/>
            <w:shd w:val="clear" w:color="auto" w:fill="FFFFFF" w:themeFill="background1"/>
            <w:vAlign w:val="center"/>
          </w:tcPr>
          <w:p w:rsidR="00A30C27" w:rsidRDefault="00A30C27" w:rsidP="001C1632">
            <w:pPr>
              <w:jc w:val="center"/>
            </w:pPr>
            <w:r>
              <w:rPr>
                <w:rFonts w:hint="eastAsia"/>
              </w:rPr>
              <w:t>7</w:t>
            </w:r>
          </w:p>
        </w:tc>
        <w:tc>
          <w:tcPr>
            <w:tcW w:w="1950" w:type="dxa"/>
            <w:shd w:val="clear" w:color="auto" w:fill="FFFFFF" w:themeFill="background1"/>
          </w:tcPr>
          <w:p w:rsidR="00A30C27" w:rsidRDefault="00A30C27" w:rsidP="00DE44EA">
            <w:r>
              <w:rPr>
                <w:rFonts w:hint="eastAsia"/>
              </w:rPr>
              <w:t>modified_user</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FC5E80">
            <w:r>
              <w:rPr>
                <w:rFonts w:hint="eastAsia"/>
              </w:rPr>
              <w:t>レコード</w:t>
            </w:r>
            <w:r w:rsidR="00FC5E80">
              <w:rPr>
                <w:rFonts w:hint="eastAsia"/>
              </w:rPr>
              <w:t>を</w:t>
            </w:r>
            <w:r>
              <w:rPr>
                <w:rFonts w:hint="eastAsia"/>
              </w:rPr>
              <w:t>編集</w:t>
            </w:r>
            <w:r w:rsidR="00FC5E80">
              <w:rPr>
                <w:rFonts w:hint="eastAsia"/>
              </w:rPr>
              <w:t>した</w:t>
            </w:r>
            <w:r>
              <w:rPr>
                <w:rFonts w:hint="eastAsia"/>
              </w:rPr>
              <w:t>ユーザの</w:t>
            </w:r>
            <w:r>
              <w:rPr>
                <w:rFonts w:hint="eastAsia"/>
              </w:rPr>
              <w:t>ID</w:t>
            </w:r>
            <w:r>
              <w:rPr>
                <w:rFonts w:hint="eastAsia"/>
              </w:rPr>
              <w:t>を格納する</w:t>
            </w:r>
            <w:r w:rsidR="00FC5E80">
              <w:rPr>
                <w:rFonts w:hint="eastAsia"/>
              </w:rPr>
              <w:t>。</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8</w:t>
            </w:r>
          </w:p>
        </w:tc>
        <w:tc>
          <w:tcPr>
            <w:tcW w:w="1950" w:type="dxa"/>
            <w:shd w:val="clear" w:color="auto" w:fill="D9D9D9" w:themeFill="background1" w:themeFillShade="D9"/>
          </w:tcPr>
          <w:p w:rsidR="00A30C27" w:rsidRDefault="00A30C27" w:rsidP="00DE44EA">
            <w:r>
              <w:rPr>
                <w:rFonts w:hint="eastAsia"/>
              </w:rPr>
              <w:t>modified</w:t>
            </w:r>
          </w:p>
        </w:tc>
        <w:tc>
          <w:tcPr>
            <w:tcW w:w="1560" w:type="dxa"/>
            <w:shd w:val="clear" w:color="auto" w:fill="D9D9D9" w:themeFill="background1" w:themeFillShade="D9"/>
          </w:tcPr>
          <w:p w:rsidR="00A30C27" w:rsidRDefault="00A30C27" w:rsidP="00DE44EA">
            <w:r>
              <w:rPr>
                <w:rFonts w:hint="eastAsia"/>
              </w:rPr>
              <w:t>DATETIME</w:t>
            </w:r>
          </w:p>
        </w:tc>
        <w:tc>
          <w:tcPr>
            <w:tcW w:w="6378" w:type="dxa"/>
            <w:shd w:val="clear" w:color="auto" w:fill="D9D9D9" w:themeFill="background1" w:themeFillShade="D9"/>
          </w:tcPr>
          <w:p w:rsidR="00A30C27" w:rsidRDefault="00AC45D2" w:rsidP="00357207">
            <w:pPr>
              <w:keepNext/>
            </w:pPr>
            <w:r>
              <w:rPr>
                <w:rFonts w:hint="eastAsia"/>
              </w:rPr>
              <w:t>レコード編集時の時間を格納</w:t>
            </w:r>
            <w:r w:rsidR="00FC5E80">
              <w:rPr>
                <w:rFonts w:hint="eastAsia"/>
              </w:rPr>
              <w:t>する</w:t>
            </w:r>
            <w:r>
              <w:rPr>
                <w:rFonts w:hint="eastAsia"/>
              </w:rPr>
              <w:t>。</w:t>
            </w:r>
          </w:p>
        </w:tc>
      </w:tr>
    </w:tbl>
    <w:p w:rsidR="00A30C27" w:rsidRDefault="00A30C27" w:rsidP="00DE44EA"/>
    <w:p w:rsidR="00357207" w:rsidRPr="00357207" w:rsidRDefault="00357207" w:rsidP="00357207">
      <w:pPr>
        <w:pStyle w:val="af2"/>
        <w:keepNext/>
        <w:jc w:val="center"/>
        <w:rPr>
          <w:u w:val="single"/>
        </w:rPr>
      </w:pPr>
      <w:r w:rsidRPr="00357207">
        <w:rPr>
          <w:rFonts w:hint="eastAsia"/>
          <w:u w:val="single"/>
        </w:rPr>
        <w:t>表</w:t>
      </w:r>
      <w:r w:rsidRPr="00357207">
        <w:rPr>
          <w:rFonts w:hint="eastAsia"/>
          <w:u w:val="single"/>
        </w:rPr>
        <w:t xml:space="preserve"> </w:t>
      </w:r>
      <w:r w:rsidR="00172E0E">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172E0E">
        <w:rPr>
          <w:u w:val="single"/>
        </w:rPr>
        <w:fldChar w:fldCharType="separate"/>
      </w:r>
      <w:r w:rsidR="00CB7A33">
        <w:rPr>
          <w:noProof/>
          <w:u w:val="single"/>
        </w:rPr>
        <w:t>3</w:t>
      </w:r>
      <w:r w:rsidR="00172E0E">
        <w:rPr>
          <w:u w:val="single"/>
        </w:rPr>
        <w:fldChar w:fldCharType="end"/>
      </w:r>
      <w:r w:rsidR="00CB7A33">
        <w:rPr>
          <w:u w:val="single"/>
        </w:rPr>
        <w:t>.</w:t>
      </w:r>
      <w:r w:rsidR="00172E0E">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172E0E">
        <w:rPr>
          <w:u w:val="single"/>
        </w:rPr>
        <w:fldChar w:fldCharType="separate"/>
      </w:r>
      <w:r w:rsidR="00CB7A33">
        <w:rPr>
          <w:noProof/>
          <w:u w:val="single"/>
        </w:rPr>
        <w:t>3</w:t>
      </w:r>
      <w:r w:rsidR="00172E0E">
        <w:rPr>
          <w:u w:val="single"/>
        </w:rPr>
        <w:fldChar w:fldCharType="end"/>
      </w:r>
      <w:r w:rsidRPr="00357207">
        <w:rPr>
          <w:rFonts w:hint="eastAsia"/>
          <w:u w:val="single"/>
        </w:rPr>
        <w:t xml:space="preserve">　</w:t>
      </w:r>
      <w:r w:rsidRPr="00357207">
        <w:rPr>
          <w:rFonts w:hint="eastAsia"/>
          <w:u w:val="single"/>
        </w:rPr>
        <w:t>iframe_frame_settings</w:t>
      </w:r>
      <w:r w:rsidR="00541A6F">
        <w:rPr>
          <w:rFonts w:hint="eastAsia"/>
          <w:u w:val="single"/>
        </w:rPr>
        <w:t>のテーブル</w:t>
      </w:r>
      <w:r w:rsidRPr="00357207">
        <w:rPr>
          <w:rFonts w:hint="eastAsia"/>
          <w:u w:val="single"/>
        </w:rPr>
        <w:t>構成</w:t>
      </w:r>
    </w:p>
    <w:tbl>
      <w:tblPr>
        <w:tblStyle w:val="af1"/>
        <w:tblW w:w="10314" w:type="dxa"/>
        <w:tblLook w:val="04A0"/>
      </w:tblPr>
      <w:tblGrid>
        <w:gridCol w:w="426"/>
        <w:gridCol w:w="1950"/>
        <w:gridCol w:w="1560"/>
        <w:gridCol w:w="6378"/>
      </w:tblGrid>
      <w:tr w:rsidR="00A30C27" w:rsidTr="005B4ACF">
        <w:tc>
          <w:tcPr>
            <w:tcW w:w="426" w:type="dxa"/>
            <w:shd w:val="clear" w:color="auto" w:fill="DAEEF3" w:themeFill="accent5" w:themeFillTint="33"/>
            <w:vAlign w:val="center"/>
          </w:tcPr>
          <w:p w:rsidR="00A30C27" w:rsidRDefault="00A30C27" w:rsidP="00A64153">
            <w:pPr>
              <w:jc w:val="center"/>
            </w:pPr>
            <w:r>
              <w:rPr>
                <w:rFonts w:hint="eastAsia"/>
              </w:rPr>
              <w:t>項番</w:t>
            </w:r>
          </w:p>
        </w:tc>
        <w:tc>
          <w:tcPr>
            <w:tcW w:w="1950" w:type="dxa"/>
            <w:shd w:val="clear" w:color="auto" w:fill="DAEEF3" w:themeFill="accent5" w:themeFillTint="33"/>
            <w:vAlign w:val="center"/>
          </w:tcPr>
          <w:p w:rsidR="00A30C27" w:rsidRDefault="00AE4D5C" w:rsidP="00A64153">
            <w:pPr>
              <w:jc w:val="center"/>
            </w:pPr>
            <w:r>
              <w:rPr>
                <w:rFonts w:hint="eastAsia"/>
              </w:rPr>
              <w:t>カラム名</w:t>
            </w:r>
          </w:p>
        </w:tc>
        <w:tc>
          <w:tcPr>
            <w:tcW w:w="1560" w:type="dxa"/>
            <w:shd w:val="clear" w:color="auto" w:fill="DAEEF3" w:themeFill="accent5" w:themeFillTint="33"/>
            <w:vAlign w:val="center"/>
          </w:tcPr>
          <w:p w:rsidR="00A30C27" w:rsidRDefault="00A30C27" w:rsidP="00A64153">
            <w:pPr>
              <w:jc w:val="center"/>
            </w:pPr>
            <w:r>
              <w:rPr>
                <w:rFonts w:hint="eastAsia"/>
              </w:rPr>
              <w:t>データ型</w:t>
            </w:r>
          </w:p>
        </w:tc>
        <w:tc>
          <w:tcPr>
            <w:tcW w:w="6378" w:type="dxa"/>
            <w:shd w:val="clear" w:color="auto" w:fill="DAEEF3" w:themeFill="accent5" w:themeFillTint="33"/>
            <w:vAlign w:val="center"/>
          </w:tcPr>
          <w:p w:rsidR="00A30C27" w:rsidRDefault="00A30C27" w:rsidP="00A64153">
            <w:pPr>
              <w:jc w:val="center"/>
            </w:pPr>
            <w:r>
              <w:rPr>
                <w:rFonts w:hint="eastAsia"/>
              </w:rPr>
              <w:t>用途</w:t>
            </w:r>
          </w:p>
        </w:tc>
      </w:tr>
      <w:tr w:rsidR="00A30C27" w:rsidTr="001C1632">
        <w:tc>
          <w:tcPr>
            <w:tcW w:w="426" w:type="dxa"/>
            <w:vAlign w:val="center"/>
          </w:tcPr>
          <w:p w:rsidR="00A30C27" w:rsidRDefault="00A30C27" w:rsidP="001C1632">
            <w:pPr>
              <w:jc w:val="center"/>
            </w:pPr>
            <w:r>
              <w:rPr>
                <w:rFonts w:hint="eastAsia"/>
              </w:rPr>
              <w:t>1</w:t>
            </w:r>
          </w:p>
        </w:tc>
        <w:tc>
          <w:tcPr>
            <w:tcW w:w="1950" w:type="dxa"/>
          </w:tcPr>
          <w:p w:rsidR="00A30C27" w:rsidRDefault="00A30C27" w:rsidP="00A64153">
            <w:r>
              <w:rPr>
                <w:rFonts w:hint="eastAsia"/>
              </w:rPr>
              <w:t>id</w:t>
            </w:r>
          </w:p>
        </w:tc>
        <w:tc>
          <w:tcPr>
            <w:tcW w:w="1560" w:type="dxa"/>
          </w:tcPr>
          <w:p w:rsidR="00A30C27" w:rsidRDefault="00A30C27" w:rsidP="00A64153">
            <w:r>
              <w:rPr>
                <w:rFonts w:hint="eastAsia"/>
              </w:rPr>
              <w:t>INT</w:t>
            </w:r>
          </w:p>
        </w:tc>
        <w:tc>
          <w:tcPr>
            <w:tcW w:w="6378" w:type="dxa"/>
          </w:tcPr>
          <w:p w:rsidR="00A30C27" w:rsidRDefault="00093DB6" w:rsidP="00A64153">
            <w:r>
              <w:rPr>
                <w:rFonts w:hint="eastAsia"/>
              </w:rPr>
              <w:t>iframe_frame_settings</w:t>
            </w:r>
            <w:r>
              <w:rPr>
                <w:rFonts w:hint="eastAsia"/>
              </w:rPr>
              <w:t>テーブルのレコードを一意に決める</w:t>
            </w:r>
            <w:r>
              <w:rPr>
                <w:rFonts w:hint="eastAsia"/>
              </w:rPr>
              <w:t>ID</w:t>
            </w:r>
            <w:r>
              <w:rPr>
                <w:rFonts w:hint="eastAsia"/>
              </w:rPr>
              <w:t>。</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2</w:t>
            </w:r>
          </w:p>
        </w:tc>
        <w:tc>
          <w:tcPr>
            <w:tcW w:w="1950" w:type="dxa"/>
            <w:shd w:val="clear" w:color="auto" w:fill="D9D9D9" w:themeFill="background1" w:themeFillShade="D9"/>
          </w:tcPr>
          <w:p w:rsidR="00A30C27" w:rsidRDefault="00AE4D5C" w:rsidP="00A64153">
            <w:r>
              <w:rPr>
                <w:rFonts w:hint="eastAsia"/>
              </w:rPr>
              <w:t>frame_key</w:t>
            </w:r>
          </w:p>
        </w:tc>
        <w:tc>
          <w:tcPr>
            <w:tcW w:w="1560" w:type="dxa"/>
            <w:shd w:val="clear" w:color="auto" w:fill="D9D9D9" w:themeFill="background1" w:themeFillShade="D9"/>
          </w:tcPr>
          <w:p w:rsidR="00093DB6" w:rsidRDefault="00093DB6" w:rsidP="00A64153">
            <w:r>
              <w:rPr>
                <w:rFonts w:hint="eastAsia"/>
              </w:rPr>
              <w:t>VARCHAR</w:t>
            </w:r>
          </w:p>
        </w:tc>
        <w:tc>
          <w:tcPr>
            <w:tcW w:w="6378" w:type="dxa"/>
            <w:shd w:val="clear" w:color="auto" w:fill="D9D9D9" w:themeFill="background1" w:themeFillShade="D9"/>
          </w:tcPr>
          <w:p w:rsidR="00A30C27" w:rsidRDefault="00093DB6" w:rsidP="00A64153">
            <w:r>
              <w:rPr>
                <w:rFonts w:hint="eastAsia"/>
              </w:rPr>
              <w:t>設置した</w:t>
            </w:r>
            <w:r>
              <w:rPr>
                <w:rFonts w:hint="eastAsia"/>
              </w:rPr>
              <w:t>iframe</w:t>
            </w:r>
            <w:r>
              <w:rPr>
                <w:rFonts w:hint="eastAsia"/>
              </w:rPr>
              <w:t>が所属するフレームのフレーム</w:t>
            </w:r>
            <w:r>
              <w:rPr>
                <w:rFonts w:hint="eastAsia"/>
              </w:rPr>
              <w:t>KEY</w:t>
            </w:r>
            <w:r>
              <w:rPr>
                <w:rFonts w:hint="eastAsia"/>
              </w:rPr>
              <w:t>を格納する。</w:t>
            </w:r>
          </w:p>
        </w:tc>
      </w:tr>
      <w:tr w:rsidR="00A30C27" w:rsidTr="001C1632">
        <w:tc>
          <w:tcPr>
            <w:tcW w:w="426" w:type="dxa"/>
            <w:vAlign w:val="center"/>
          </w:tcPr>
          <w:p w:rsidR="00A30C27" w:rsidRDefault="00A30C27" w:rsidP="001C1632">
            <w:pPr>
              <w:jc w:val="center"/>
            </w:pPr>
            <w:r>
              <w:rPr>
                <w:rFonts w:hint="eastAsia"/>
              </w:rPr>
              <w:t>3</w:t>
            </w:r>
          </w:p>
        </w:tc>
        <w:tc>
          <w:tcPr>
            <w:tcW w:w="1950" w:type="dxa"/>
          </w:tcPr>
          <w:p w:rsidR="00A30C27" w:rsidRDefault="00AE4D5C" w:rsidP="00A64153">
            <w:r>
              <w:rPr>
                <w:rFonts w:hint="eastAsia"/>
              </w:rPr>
              <w:t>height</w:t>
            </w:r>
          </w:p>
        </w:tc>
        <w:tc>
          <w:tcPr>
            <w:tcW w:w="1560" w:type="dxa"/>
          </w:tcPr>
          <w:p w:rsidR="00A30C27" w:rsidRDefault="00AE4D5C" w:rsidP="00A64153">
            <w:r>
              <w:rPr>
                <w:rFonts w:hint="eastAsia"/>
              </w:rPr>
              <w:t>INT</w:t>
            </w:r>
          </w:p>
        </w:tc>
        <w:tc>
          <w:tcPr>
            <w:tcW w:w="6378" w:type="dxa"/>
          </w:tcPr>
          <w:p w:rsidR="00A30C27" w:rsidRDefault="00093DB6" w:rsidP="00093DB6">
            <w:r>
              <w:rPr>
                <w:rFonts w:hint="eastAsia"/>
              </w:rPr>
              <w:t>表示する</w:t>
            </w:r>
            <w:r>
              <w:rPr>
                <w:rFonts w:hint="eastAsia"/>
              </w:rPr>
              <w:t>iframe</w:t>
            </w:r>
            <w:r>
              <w:rPr>
                <w:rFonts w:hint="eastAsia"/>
              </w:rPr>
              <w:t>の高さを格納する。</w:t>
            </w:r>
          </w:p>
        </w:tc>
      </w:tr>
      <w:tr w:rsidR="00AE4D5C" w:rsidTr="001C1632">
        <w:tc>
          <w:tcPr>
            <w:tcW w:w="426" w:type="dxa"/>
            <w:shd w:val="clear" w:color="auto" w:fill="D9D9D9" w:themeFill="background1" w:themeFillShade="D9"/>
            <w:vAlign w:val="center"/>
          </w:tcPr>
          <w:p w:rsidR="00AE4D5C" w:rsidRDefault="00AE4D5C" w:rsidP="001C1632">
            <w:pPr>
              <w:jc w:val="center"/>
            </w:pPr>
            <w:r>
              <w:rPr>
                <w:rFonts w:hint="eastAsia"/>
              </w:rPr>
              <w:t>4</w:t>
            </w:r>
          </w:p>
        </w:tc>
        <w:tc>
          <w:tcPr>
            <w:tcW w:w="1950" w:type="dxa"/>
            <w:shd w:val="clear" w:color="auto" w:fill="D9D9D9" w:themeFill="background1" w:themeFillShade="D9"/>
          </w:tcPr>
          <w:p w:rsidR="00AE4D5C" w:rsidRDefault="00AE4D5C" w:rsidP="00A64153">
            <w:r>
              <w:rPr>
                <w:rFonts w:hint="eastAsia"/>
              </w:rPr>
              <w:t>display_scrollbar</w:t>
            </w:r>
          </w:p>
        </w:tc>
        <w:tc>
          <w:tcPr>
            <w:tcW w:w="1560" w:type="dxa"/>
            <w:shd w:val="clear" w:color="auto" w:fill="D9D9D9" w:themeFill="background1" w:themeFillShade="D9"/>
          </w:tcPr>
          <w:p w:rsidR="00AE4D5C" w:rsidRDefault="00AE4D5C" w:rsidP="00A64153">
            <w:r>
              <w:rPr>
                <w:rFonts w:hint="eastAsia"/>
              </w:rPr>
              <w:t>BOOLEAN</w:t>
            </w:r>
          </w:p>
        </w:tc>
        <w:tc>
          <w:tcPr>
            <w:tcW w:w="6378" w:type="dxa"/>
            <w:shd w:val="clear" w:color="auto" w:fill="D9D9D9" w:themeFill="background1" w:themeFillShade="D9"/>
          </w:tcPr>
          <w:p w:rsidR="00AE4D5C" w:rsidRDefault="00093DB6" w:rsidP="00A64153">
            <w:r>
              <w:rPr>
                <w:rFonts w:hint="eastAsia"/>
              </w:rPr>
              <w:t>表示する</w:t>
            </w:r>
            <w:r>
              <w:rPr>
                <w:rFonts w:hint="eastAsia"/>
              </w:rPr>
              <w:t>iframe</w:t>
            </w:r>
            <w:r>
              <w:rPr>
                <w:rFonts w:hint="eastAsia"/>
              </w:rPr>
              <w:t>にスクロールバーを付けるか</w:t>
            </w:r>
            <w:r w:rsidR="00946D19">
              <w:rPr>
                <w:rFonts w:hint="eastAsia"/>
              </w:rPr>
              <w:t>どうか</w:t>
            </w:r>
            <w:r>
              <w:rPr>
                <w:rFonts w:hint="eastAsia"/>
              </w:rPr>
              <w:t>の設定を格納する。</w:t>
            </w:r>
          </w:p>
          <w:p w:rsidR="00093DB6" w:rsidRDefault="00093DB6" w:rsidP="00093DB6">
            <w:r>
              <w:rPr>
                <w:rFonts w:hint="eastAsia"/>
              </w:rPr>
              <w:t>0</w:t>
            </w:r>
            <w:r>
              <w:rPr>
                <w:rFonts w:hint="eastAsia"/>
              </w:rPr>
              <w:t>（</w:t>
            </w:r>
            <w:r>
              <w:rPr>
                <w:rFonts w:hint="eastAsia"/>
              </w:rPr>
              <w:t>false</w:t>
            </w:r>
            <w:r>
              <w:rPr>
                <w:rFonts w:hint="eastAsia"/>
              </w:rPr>
              <w:t>）</w:t>
            </w:r>
            <w:r>
              <w:rPr>
                <w:rFonts w:hint="eastAsia"/>
              </w:rPr>
              <w:t>:</w:t>
            </w:r>
            <w:r>
              <w:rPr>
                <w:rFonts w:hint="eastAsia"/>
              </w:rPr>
              <w:t>なし、</w:t>
            </w:r>
            <w:r>
              <w:rPr>
                <w:rFonts w:hint="eastAsia"/>
              </w:rPr>
              <w:t>1</w:t>
            </w:r>
            <w:r>
              <w:rPr>
                <w:rFonts w:hint="eastAsia"/>
              </w:rPr>
              <w:t>（</w:t>
            </w:r>
            <w:r>
              <w:rPr>
                <w:rFonts w:hint="eastAsia"/>
              </w:rPr>
              <w:t>true</w:t>
            </w:r>
            <w:r>
              <w:rPr>
                <w:rFonts w:hint="eastAsia"/>
              </w:rPr>
              <w:t>）</w:t>
            </w:r>
            <w:r>
              <w:rPr>
                <w:rFonts w:hint="eastAsia"/>
              </w:rPr>
              <w:t>:</w:t>
            </w:r>
            <w:r>
              <w:rPr>
                <w:rFonts w:hint="eastAsia"/>
              </w:rPr>
              <w:t>あり</w:t>
            </w:r>
          </w:p>
        </w:tc>
      </w:tr>
      <w:tr w:rsidR="00AE4D5C" w:rsidTr="001C1632">
        <w:tc>
          <w:tcPr>
            <w:tcW w:w="426" w:type="dxa"/>
            <w:vAlign w:val="center"/>
          </w:tcPr>
          <w:p w:rsidR="00AE4D5C" w:rsidRDefault="00AE4D5C" w:rsidP="001C1632">
            <w:pPr>
              <w:jc w:val="center"/>
            </w:pPr>
            <w:r>
              <w:rPr>
                <w:rFonts w:hint="eastAsia"/>
              </w:rPr>
              <w:t>5</w:t>
            </w:r>
          </w:p>
        </w:tc>
        <w:tc>
          <w:tcPr>
            <w:tcW w:w="1950" w:type="dxa"/>
          </w:tcPr>
          <w:p w:rsidR="00AE4D5C" w:rsidRDefault="00AE4D5C" w:rsidP="00A64153">
            <w:r>
              <w:rPr>
                <w:rFonts w:hint="eastAsia"/>
              </w:rPr>
              <w:t>display_frame</w:t>
            </w:r>
          </w:p>
        </w:tc>
        <w:tc>
          <w:tcPr>
            <w:tcW w:w="1560" w:type="dxa"/>
          </w:tcPr>
          <w:p w:rsidR="00AE4D5C" w:rsidRDefault="00AE4D5C" w:rsidP="00A64153">
            <w:r>
              <w:rPr>
                <w:rFonts w:hint="eastAsia"/>
              </w:rPr>
              <w:t>BOOLEAN</w:t>
            </w:r>
          </w:p>
        </w:tc>
        <w:tc>
          <w:tcPr>
            <w:tcW w:w="6378" w:type="dxa"/>
          </w:tcPr>
          <w:p w:rsidR="000C6490" w:rsidRDefault="000C6490" w:rsidP="000C6490">
            <w:r>
              <w:rPr>
                <w:rFonts w:hint="eastAsia"/>
              </w:rPr>
              <w:t>表示する</w:t>
            </w:r>
            <w:r>
              <w:rPr>
                <w:rFonts w:hint="eastAsia"/>
              </w:rPr>
              <w:t>iframe</w:t>
            </w:r>
            <w:r w:rsidR="00946D19">
              <w:rPr>
                <w:rFonts w:hint="eastAsia"/>
              </w:rPr>
              <w:t>に枠を付けるかどうか</w:t>
            </w:r>
            <w:r>
              <w:rPr>
                <w:rFonts w:hint="eastAsia"/>
              </w:rPr>
              <w:t>の設定を格納する。</w:t>
            </w:r>
          </w:p>
          <w:p w:rsidR="00AE4D5C" w:rsidRDefault="000C6490" w:rsidP="000C6490">
            <w:r>
              <w:rPr>
                <w:rFonts w:hint="eastAsia"/>
              </w:rPr>
              <w:t>0</w:t>
            </w:r>
            <w:r>
              <w:rPr>
                <w:rFonts w:hint="eastAsia"/>
              </w:rPr>
              <w:t>（</w:t>
            </w:r>
            <w:r>
              <w:rPr>
                <w:rFonts w:hint="eastAsia"/>
              </w:rPr>
              <w:t>false</w:t>
            </w:r>
            <w:r>
              <w:rPr>
                <w:rFonts w:hint="eastAsia"/>
              </w:rPr>
              <w:t>）</w:t>
            </w:r>
            <w:r>
              <w:rPr>
                <w:rFonts w:hint="eastAsia"/>
              </w:rPr>
              <w:t>:</w:t>
            </w:r>
            <w:r>
              <w:rPr>
                <w:rFonts w:hint="eastAsia"/>
              </w:rPr>
              <w:t>なし、</w:t>
            </w:r>
            <w:r>
              <w:rPr>
                <w:rFonts w:hint="eastAsia"/>
              </w:rPr>
              <w:t>1</w:t>
            </w:r>
            <w:r>
              <w:rPr>
                <w:rFonts w:hint="eastAsia"/>
              </w:rPr>
              <w:t>（</w:t>
            </w:r>
            <w:r>
              <w:rPr>
                <w:rFonts w:hint="eastAsia"/>
              </w:rPr>
              <w:t>true</w:t>
            </w:r>
            <w:r>
              <w:rPr>
                <w:rFonts w:hint="eastAsia"/>
              </w:rPr>
              <w:t>）</w:t>
            </w:r>
            <w:r>
              <w:rPr>
                <w:rFonts w:hint="eastAsia"/>
              </w:rPr>
              <w:t>:</w:t>
            </w:r>
            <w:r>
              <w:rPr>
                <w:rFonts w:hint="eastAsia"/>
              </w:rPr>
              <w:t>あり</w:t>
            </w:r>
          </w:p>
        </w:tc>
      </w:tr>
      <w:tr w:rsidR="00FC5E80" w:rsidTr="001C1632">
        <w:tc>
          <w:tcPr>
            <w:tcW w:w="426" w:type="dxa"/>
            <w:shd w:val="clear" w:color="auto" w:fill="D9D9D9" w:themeFill="background1" w:themeFillShade="D9"/>
            <w:vAlign w:val="center"/>
          </w:tcPr>
          <w:p w:rsidR="00FC5E80" w:rsidRDefault="00FC5E80" w:rsidP="001C1632">
            <w:pPr>
              <w:jc w:val="center"/>
            </w:pPr>
            <w:r>
              <w:rPr>
                <w:rFonts w:hint="eastAsia"/>
              </w:rPr>
              <w:t>6</w:t>
            </w:r>
          </w:p>
        </w:tc>
        <w:tc>
          <w:tcPr>
            <w:tcW w:w="1950" w:type="dxa"/>
            <w:shd w:val="clear" w:color="auto" w:fill="D9D9D9" w:themeFill="background1" w:themeFillShade="D9"/>
          </w:tcPr>
          <w:p w:rsidR="00FC5E80" w:rsidRDefault="00FC5E80" w:rsidP="00A64153">
            <w:r>
              <w:rPr>
                <w:rFonts w:hint="eastAsia"/>
              </w:rPr>
              <w:t>created_user</w:t>
            </w:r>
          </w:p>
        </w:tc>
        <w:tc>
          <w:tcPr>
            <w:tcW w:w="1560" w:type="dxa"/>
            <w:shd w:val="clear" w:color="auto" w:fill="D9D9D9" w:themeFill="background1" w:themeFillShade="D9"/>
          </w:tcPr>
          <w:p w:rsidR="00FC5E80" w:rsidRDefault="00FC5E80" w:rsidP="00A64153">
            <w:r>
              <w:rPr>
                <w:rFonts w:hint="eastAsia"/>
              </w:rPr>
              <w:t>INT</w:t>
            </w:r>
          </w:p>
        </w:tc>
        <w:tc>
          <w:tcPr>
            <w:tcW w:w="6378" w:type="dxa"/>
            <w:shd w:val="clear" w:color="auto" w:fill="D9D9D9" w:themeFill="background1" w:themeFillShade="D9"/>
          </w:tcPr>
          <w:p w:rsidR="00FC5E80" w:rsidRDefault="00FC5E80" w:rsidP="008F6112">
            <w:r>
              <w:rPr>
                <w:rFonts w:hint="eastAsia"/>
              </w:rPr>
              <w:t>レコードを作成したユーザの</w:t>
            </w:r>
            <w:r>
              <w:rPr>
                <w:rFonts w:hint="eastAsia"/>
              </w:rPr>
              <w:t>ID</w:t>
            </w:r>
            <w:r>
              <w:rPr>
                <w:rFonts w:hint="eastAsia"/>
              </w:rPr>
              <w:t>を格納する。</w:t>
            </w:r>
          </w:p>
        </w:tc>
      </w:tr>
      <w:tr w:rsidR="00FC5E80" w:rsidTr="001C1632">
        <w:tc>
          <w:tcPr>
            <w:tcW w:w="426" w:type="dxa"/>
            <w:vAlign w:val="center"/>
          </w:tcPr>
          <w:p w:rsidR="00FC5E80" w:rsidRDefault="00FC5E80" w:rsidP="001C1632">
            <w:pPr>
              <w:jc w:val="center"/>
            </w:pPr>
            <w:r>
              <w:rPr>
                <w:rFonts w:hint="eastAsia"/>
              </w:rPr>
              <w:t>7</w:t>
            </w:r>
          </w:p>
        </w:tc>
        <w:tc>
          <w:tcPr>
            <w:tcW w:w="1950" w:type="dxa"/>
          </w:tcPr>
          <w:p w:rsidR="00FC5E80" w:rsidRDefault="00FC5E80" w:rsidP="00A64153">
            <w:r>
              <w:rPr>
                <w:rFonts w:hint="eastAsia"/>
              </w:rPr>
              <w:t>created</w:t>
            </w:r>
          </w:p>
        </w:tc>
        <w:tc>
          <w:tcPr>
            <w:tcW w:w="1560" w:type="dxa"/>
          </w:tcPr>
          <w:p w:rsidR="00FC5E80" w:rsidRDefault="00FC5E80" w:rsidP="00A64153">
            <w:r>
              <w:rPr>
                <w:rFonts w:hint="eastAsia"/>
              </w:rPr>
              <w:t>DATETIME</w:t>
            </w:r>
          </w:p>
        </w:tc>
        <w:tc>
          <w:tcPr>
            <w:tcW w:w="6378" w:type="dxa"/>
          </w:tcPr>
          <w:p w:rsidR="00FC5E80" w:rsidRDefault="00FC5E80" w:rsidP="008F6112">
            <w:r>
              <w:rPr>
                <w:rFonts w:hint="eastAsia"/>
              </w:rPr>
              <w:t>レコード作成時の時間を格納する。</w:t>
            </w:r>
          </w:p>
        </w:tc>
      </w:tr>
      <w:tr w:rsidR="00FC5E80" w:rsidTr="001C1632">
        <w:tc>
          <w:tcPr>
            <w:tcW w:w="426" w:type="dxa"/>
            <w:shd w:val="clear" w:color="auto" w:fill="D9D9D9" w:themeFill="background1" w:themeFillShade="D9"/>
            <w:vAlign w:val="center"/>
          </w:tcPr>
          <w:p w:rsidR="00FC5E80" w:rsidRDefault="00FC5E80" w:rsidP="001C1632">
            <w:pPr>
              <w:jc w:val="center"/>
            </w:pPr>
            <w:r>
              <w:rPr>
                <w:rFonts w:hint="eastAsia"/>
              </w:rPr>
              <w:t>8</w:t>
            </w:r>
          </w:p>
        </w:tc>
        <w:tc>
          <w:tcPr>
            <w:tcW w:w="1950" w:type="dxa"/>
            <w:shd w:val="clear" w:color="auto" w:fill="D9D9D9" w:themeFill="background1" w:themeFillShade="D9"/>
          </w:tcPr>
          <w:p w:rsidR="00FC5E80" w:rsidRDefault="00FC5E80" w:rsidP="00A64153">
            <w:r>
              <w:rPr>
                <w:rFonts w:hint="eastAsia"/>
              </w:rPr>
              <w:t>modified_user</w:t>
            </w:r>
          </w:p>
        </w:tc>
        <w:tc>
          <w:tcPr>
            <w:tcW w:w="1560" w:type="dxa"/>
            <w:shd w:val="clear" w:color="auto" w:fill="D9D9D9" w:themeFill="background1" w:themeFillShade="D9"/>
          </w:tcPr>
          <w:p w:rsidR="00FC5E80" w:rsidRDefault="00FC5E80" w:rsidP="00A64153">
            <w:r>
              <w:rPr>
                <w:rFonts w:hint="eastAsia"/>
              </w:rPr>
              <w:t>INT</w:t>
            </w:r>
          </w:p>
        </w:tc>
        <w:tc>
          <w:tcPr>
            <w:tcW w:w="6378" w:type="dxa"/>
            <w:shd w:val="clear" w:color="auto" w:fill="D9D9D9" w:themeFill="background1" w:themeFillShade="D9"/>
          </w:tcPr>
          <w:p w:rsidR="00FC5E80" w:rsidRDefault="00FC5E80" w:rsidP="008F6112">
            <w:r>
              <w:rPr>
                <w:rFonts w:hint="eastAsia"/>
              </w:rPr>
              <w:t>レコードを編集したユーザの</w:t>
            </w:r>
            <w:r>
              <w:rPr>
                <w:rFonts w:hint="eastAsia"/>
              </w:rPr>
              <w:t>ID</w:t>
            </w:r>
            <w:r>
              <w:rPr>
                <w:rFonts w:hint="eastAsia"/>
              </w:rPr>
              <w:t>を格納する。</w:t>
            </w:r>
          </w:p>
        </w:tc>
      </w:tr>
      <w:tr w:rsidR="00FC5E80" w:rsidTr="001C1632">
        <w:tc>
          <w:tcPr>
            <w:tcW w:w="426" w:type="dxa"/>
            <w:vAlign w:val="center"/>
          </w:tcPr>
          <w:p w:rsidR="00FC5E80" w:rsidRDefault="00FC5E80" w:rsidP="001C1632">
            <w:pPr>
              <w:jc w:val="center"/>
            </w:pPr>
            <w:r>
              <w:rPr>
                <w:rFonts w:hint="eastAsia"/>
              </w:rPr>
              <w:t>9</w:t>
            </w:r>
          </w:p>
        </w:tc>
        <w:tc>
          <w:tcPr>
            <w:tcW w:w="1950" w:type="dxa"/>
          </w:tcPr>
          <w:p w:rsidR="00FC5E80" w:rsidRDefault="00FC5E80" w:rsidP="00A64153">
            <w:r>
              <w:rPr>
                <w:rFonts w:hint="eastAsia"/>
              </w:rPr>
              <w:t>modified</w:t>
            </w:r>
          </w:p>
        </w:tc>
        <w:tc>
          <w:tcPr>
            <w:tcW w:w="1560" w:type="dxa"/>
          </w:tcPr>
          <w:p w:rsidR="00FC5E80" w:rsidRDefault="00FC5E80" w:rsidP="00A64153">
            <w:r>
              <w:rPr>
                <w:rFonts w:hint="eastAsia"/>
              </w:rPr>
              <w:t>DATETIME</w:t>
            </w:r>
          </w:p>
        </w:tc>
        <w:tc>
          <w:tcPr>
            <w:tcW w:w="6378" w:type="dxa"/>
          </w:tcPr>
          <w:p w:rsidR="00FC5E80" w:rsidRDefault="00FC5E80" w:rsidP="008F6112">
            <w:pPr>
              <w:keepNext/>
            </w:pPr>
            <w:r>
              <w:rPr>
                <w:rFonts w:hint="eastAsia"/>
              </w:rPr>
              <w:t>レコード編集時の時間を格納する。</w:t>
            </w:r>
          </w:p>
        </w:tc>
      </w:tr>
    </w:tbl>
    <w:p w:rsidR="00F84C01" w:rsidRDefault="00F84C01">
      <w:pPr>
        <w:widowControl/>
        <w:adjustRightInd/>
        <w:spacing w:line="240" w:lineRule="auto"/>
        <w:jc w:val="left"/>
        <w:textAlignment w:val="auto"/>
      </w:pPr>
      <w:r>
        <w:br w:type="page"/>
      </w:r>
    </w:p>
    <w:p w:rsidR="00DE44EA" w:rsidRDefault="00DE44EA" w:rsidP="0088023E">
      <w:pPr>
        <w:pStyle w:val="30"/>
        <w:ind w:left="793"/>
      </w:pPr>
      <w:bookmarkStart w:id="611" w:name="_Toc404964169"/>
      <w:r>
        <w:rPr>
          <w:rFonts w:hint="eastAsia"/>
        </w:rPr>
        <w:lastRenderedPageBreak/>
        <w:t>開発スケジュール</w:t>
      </w:r>
      <w:bookmarkEnd w:id="611"/>
    </w:p>
    <w:p w:rsidR="007E55F6" w:rsidRDefault="007E55F6" w:rsidP="005B4ACF">
      <w:r>
        <w:rPr>
          <w:rFonts w:hint="eastAsia"/>
        </w:rPr>
        <w:t xml:space="preserve">　</w:t>
      </w:r>
      <w:r>
        <w:t>iframe</w:t>
      </w:r>
      <w:r>
        <w:rPr>
          <w:rFonts w:hint="eastAsia"/>
        </w:rPr>
        <w:t>プラグインの開発スケジュールを以下に示す。開発に先立ち、</w:t>
      </w:r>
      <w:r>
        <w:rPr>
          <w:rFonts w:hint="eastAsia"/>
        </w:rPr>
        <w:t>NC3</w:t>
      </w:r>
      <w:r>
        <w:rPr>
          <w:rFonts w:hint="eastAsia"/>
        </w:rPr>
        <w:t>開発に関連する知識の習得を並列で行った。</w:t>
      </w:r>
      <w:r w:rsidR="00EF1D3F">
        <w:rPr>
          <w:rFonts w:hint="eastAsia"/>
        </w:rPr>
        <w:t>12</w:t>
      </w:r>
      <w:r w:rsidR="00EF1D3F">
        <w:rPr>
          <w:rFonts w:hint="eastAsia"/>
        </w:rPr>
        <w:t>月後半にレビュー予定である。</w:t>
      </w:r>
    </w:p>
    <w:p w:rsidR="00A67F83" w:rsidRPr="007E55F6" w:rsidRDefault="00A67F83" w:rsidP="005B4ACF"/>
    <w:p w:rsidR="005B4ACF" w:rsidRPr="005B4ACF" w:rsidRDefault="005B4ACF" w:rsidP="005B4ACF">
      <w:pPr>
        <w:pStyle w:val="af2"/>
        <w:keepNext/>
        <w:jc w:val="center"/>
        <w:rPr>
          <w:u w:val="single"/>
        </w:rPr>
      </w:pPr>
      <w:r w:rsidRPr="005B4ACF">
        <w:rPr>
          <w:rFonts w:hint="eastAsia"/>
          <w:u w:val="single"/>
        </w:rPr>
        <w:t>表</w:t>
      </w:r>
      <w:r w:rsidRPr="005B4ACF">
        <w:rPr>
          <w:rFonts w:hint="eastAsia"/>
          <w:u w:val="single"/>
        </w:rPr>
        <w:t xml:space="preserve"> </w:t>
      </w:r>
      <w:r w:rsidR="00172E0E">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172E0E">
        <w:rPr>
          <w:u w:val="single"/>
        </w:rPr>
        <w:fldChar w:fldCharType="separate"/>
      </w:r>
      <w:r w:rsidR="00CB7A33">
        <w:rPr>
          <w:noProof/>
          <w:u w:val="single"/>
        </w:rPr>
        <w:t>3</w:t>
      </w:r>
      <w:r w:rsidR="00172E0E">
        <w:rPr>
          <w:u w:val="single"/>
        </w:rPr>
        <w:fldChar w:fldCharType="end"/>
      </w:r>
      <w:r w:rsidR="00CB7A33">
        <w:rPr>
          <w:u w:val="single"/>
        </w:rPr>
        <w:t>.</w:t>
      </w:r>
      <w:r w:rsidR="00172E0E">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172E0E">
        <w:rPr>
          <w:u w:val="single"/>
        </w:rPr>
        <w:fldChar w:fldCharType="separate"/>
      </w:r>
      <w:r w:rsidR="00CB7A33">
        <w:rPr>
          <w:noProof/>
          <w:u w:val="single"/>
        </w:rPr>
        <w:t>4</w:t>
      </w:r>
      <w:r w:rsidR="00172E0E">
        <w:rPr>
          <w:u w:val="single"/>
        </w:rPr>
        <w:fldChar w:fldCharType="end"/>
      </w:r>
      <w:r w:rsidRPr="005B4ACF">
        <w:rPr>
          <w:rFonts w:hint="eastAsia"/>
          <w:u w:val="single"/>
        </w:rPr>
        <w:t xml:space="preserve">　</w:t>
      </w:r>
      <w:r w:rsidRPr="005B4ACF">
        <w:rPr>
          <w:rFonts w:hint="eastAsia"/>
          <w:u w:val="single"/>
        </w:rPr>
        <w:t>iframe</w:t>
      </w:r>
      <w:r w:rsidRPr="005B4ACF">
        <w:rPr>
          <w:rFonts w:hint="eastAsia"/>
          <w:u w:val="single"/>
        </w:rPr>
        <w:t>プラグイン</w:t>
      </w:r>
      <w:r w:rsidR="00C71174">
        <w:rPr>
          <w:rFonts w:hint="eastAsia"/>
          <w:u w:val="single"/>
        </w:rPr>
        <w:t>の</w:t>
      </w:r>
      <w:r w:rsidRPr="005B4ACF">
        <w:rPr>
          <w:rFonts w:hint="eastAsia"/>
          <w:u w:val="single"/>
        </w:rPr>
        <w:t>開発スケジュール</w:t>
      </w:r>
    </w:p>
    <w:p w:rsidR="005B4ACF" w:rsidRPr="005B4ACF" w:rsidRDefault="005418CF" w:rsidP="005B4ACF">
      <w:pPr>
        <w:jc w:val="right"/>
        <w:rPr>
          <w:b/>
          <w:u w:val="single"/>
        </w:rPr>
      </w:pPr>
      <w:r>
        <w:rPr>
          <w:rFonts w:hint="eastAsia"/>
        </w:rPr>
        <w:t>●：実績、○：</w:t>
      </w:r>
      <w:r w:rsidR="005B4ACF" w:rsidRPr="00762BB1">
        <w:rPr>
          <w:rFonts w:hint="eastAsia"/>
        </w:rPr>
        <w:t>予定</w:t>
      </w:r>
    </w:p>
    <w:tbl>
      <w:tblPr>
        <w:tblStyle w:val="af1"/>
        <w:tblW w:w="10719" w:type="dxa"/>
        <w:jc w:val="center"/>
        <w:tblInd w:w="1729" w:type="dxa"/>
        <w:tblLayout w:type="fixed"/>
        <w:tblLook w:val="04A0"/>
      </w:tblPr>
      <w:tblGrid>
        <w:gridCol w:w="567"/>
        <w:gridCol w:w="382"/>
        <w:gridCol w:w="3775"/>
        <w:gridCol w:w="467"/>
        <w:gridCol w:w="425"/>
        <w:gridCol w:w="425"/>
        <w:gridCol w:w="426"/>
        <w:gridCol w:w="425"/>
        <w:gridCol w:w="425"/>
        <w:gridCol w:w="567"/>
        <w:gridCol w:w="567"/>
        <w:gridCol w:w="567"/>
        <w:gridCol w:w="567"/>
        <w:gridCol w:w="567"/>
        <w:gridCol w:w="567"/>
      </w:tblGrid>
      <w:tr w:rsidR="005B4ACF" w:rsidRPr="009D7E7F" w:rsidTr="00AE4C1D">
        <w:trPr>
          <w:jc w:val="center"/>
        </w:trPr>
        <w:tc>
          <w:tcPr>
            <w:tcW w:w="567" w:type="dxa"/>
            <w:vMerge w:val="restart"/>
            <w:shd w:val="clear" w:color="auto" w:fill="DAEEF3" w:themeFill="accent5" w:themeFillTint="33"/>
            <w:vAlign w:val="center"/>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項番</w:t>
            </w:r>
          </w:p>
        </w:tc>
        <w:tc>
          <w:tcPr>
            <w:tcW w:w="4157" w:type="dxa"/>
            <w:gridSpan w:val="2"/>
            <w:vMerge w:val="restart"/>
            <w:tcBorders>
              <w:tl2br w:val="single" w:sz="4" w:space="0" w:color="auto"/>
            </w:tcBorders>
            <w:shd w:val="clear" w:color="auto" w:fill="DAEEF3" w:themeFill="accent5" w:themeFillTint="33"/>
            <w:vAlign w:val="center"/>
          </w:tcPr>
          <w:p w:rsidR="005B4ACF" w:rsidRDefault="005B4ACF" w:rsidP="001D684F">
            <w:pPr>
              <w:wordWrap w:val="0"/>
              <w:jc w:val="right"/>
              <w:rPr>
                <w:shd w:val="clear" w:color="auto" w:fill="DAEEF3" w:themeFill="accent5" w:themeFillTint="33"/>
              </w:rPr>
            </w:pPr>
            <w:r>
              <w:rPr>
                <w:rFonts w:hint="eastAsia"/>
                <w:shd w:val="clear" w:color="auto" w:fill="DAEEF3" w:themeFill="accent5" w:themeFillTint="33"/>
              </w:rPr>
              <w:t xml:space="preserve">年月　</w:t>
            </w:r>
          </w:p>
          <w:p w:rsidR="005B4ACF" w:rsidRPr="009D7E7F" w:rsidRDefault="005B4ACF" w:rsidP="001D684F">
            <w:pPr>
              <w:ind w:firstLineChars="100" w:firstLine="210"/>
              <w:jc w:val="left"/>
              <w:rPr>
                <w:shd w:val="clear" w:color="auto" w:fill="DAEEF3" w:themeFill="accent5" w:themeFillTint="33"/>
              </w:rPr>
            </w:pPr>
            <w:r>
              <w:rPr>
                <w:rFonts w:hint="eastAsia"/>
                <w:shd w:val="clear" w:color="auto" w:fill="DAEEF3" w:themeFill="accent5" w:themeFillTint="33"/>
              </w:rPr>
              <w:t>作業項目</w:t>
            </w:r>
          </w:p>
        </w:tc>
        <w:tc>
          <w:tcPr>
            <w:tcW w:w="4294" w:type="dxa"/>
            <w:gridSpan w:val="9"/>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2014</w:t>
            </w:r>
          </w:p>
        </w:tc>
        <w:tc>
          <w:tcPr>
            <w:tcW w:w="1701" w:type="dxa"/>
            <w:gridSpan w:val="3"/>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2015</w:t>
            </w:r>
          </w:p>
        </w:tc>
      </w:tr>
      <w:tr w:rsidR="00AE4C1D" w:rsidRPr="009D7E7F" w:rsidTr="00AE4C1D">
        <w:trPr>
          <w:jc w:val="center"/>
        </w:trPr>
        <w:tc>
          <w:tcPr>
            <w:tcW w:w="567" w:type="dxa"/>
            <w:vMerge/>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p>
        </w:tc>
        <w:tc>
          <w:tcPr>
            <w:tcW w:w="4157" w:type="dxa"/>
            <w:gridSpan w:val="2"/>
            <w:vMerge/>
            <w:tcBorders>
              <w:bottom w:val="single" w:sz="4" w:space="0" w:color="auto"/>
              <w:tl2br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p>
        </w:tc>
        <w:tc>
          <w:tcPr>
            <w:tcW w:w="4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4</w:t>
            </w:r>
            <w:r w:rsidRPr="009D7E7F">
              <w:rPr>
                <w:rFonts w:hint="eastAsia"/>
                <w:shd w:val="clear" w:color="auto" w:fill="DAEEF3" w:themeFill="accent5" w:themeFillTint="33"/>
              </w:rPr>
              <w:t xml:space="preserve">　</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5</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6</w:t>
            </w:r>
          </w:p>
        </w:tc>
        <w:tc>
          <w:tcPr>
            <w:tcW w:w="426"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7</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8</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9</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10</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11</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12</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3</w:t>
            </w:r>
          </w:p>
        </w:tc>
      </w:tr>
      <w:tr w:rsidR="002C5EDD" w:rsidRPr="004D1639" w:rsidTr="00AE4C1D">
        <w:trPr>
          <w:jc w:val="center"/>
        </w:trPr>
        <w:tc>
          <w:tcPr>
            <w:tcW w:w="567" w:type="dxa"/>
            <w:shd w:val="clear" w:color="auto" w:fill="FDE9D9" w:themeFill="accent6" w:themeFillTint="33"/>
          </w:tcPr>
          <w:p w:rsidR="002C5EDD" w:rsidRDefault="002C5EDD" w:rsidP="001D684F">
            <w:pPr>
              <w:jc w:val="center"/>
            </w:pPr>
            <w:r>
              <w:rPr>
                <w:rFonts w:hint="eastAsia"/>
              </w:rPr>
              <w:t>1</w:t>
            </w:r>
          </w:p>
        </w:tc>
        <w:tc>
          <w:tcPr>
            <w:tcW w:w="4157" w:type="dxa"/>
            <w:gridSpan w:val="2"/>
            <w:tcBorders>
              <w:bottom w:val="nil"/>
            </w:tcBorders>
            <w:shd w:val="clear" w:color="auto" w:fill="FDE9D9" w:themeFill="accent6" w:themeFillTint="33"/>
          </w:tcPr>
          <w:p w:rsidR="002C5EDD" w:rsidRPr="004D1639" w:rsidRDefault="002C5EDD" w:rsidP="001D684F">
            <w:pPr>
              <w:jc w:val="center"/>
            </w:pPr>
            <w:r>
              <w:rPr>
                <w:rFonts w:hint="eastAsia"/>
              </w:rPr>
              <w:t>関連技術学習</w:t>
            </w:r>
          </w:p>
        </w:tc>
        <w:tc>
          <w:tcPr>
            <w:tcW w:w="5995" w:type="dxa"/>
            <w:gridSpan w:val="12"/>
            <w:shd w:val="clear" w:color="auto" w:fill="FDE9D9" w:themeFill="accent6" w:themeFillTint="33"/>
            <w:vAlign w:val="center"/>
          </w:tcPr>
          <w:p w:rsidR="002C5EDD" w:rsidRDefault="002C5EDD" w:rsidP="002C5EDD">
            <w:pPr>
              <w:jc w:val="center"/>
            </w:pPr>
            <w:r>
              <w:rPr>
                <w:rFonts w:hint="eastAsia"/>
              </w:rPr>
              <w:t>－</w:t>
            </w:r>
          </w:p>
        </w:tc>
      </w:tr>
      <w:tr w:rsidR="00AE4C1D" w:rsidRPr="004D1639" w:rsidTr="00AE4C1D">
        <w:trPr>
          <w:jc w:val="center"/>
        </w:trPr>
        <w:tc>
          <w:tcPr>
            <w:tcW w:w="567" w:type="dxa"/>
          </w:tcPr>
          <w:p w:rsidR="002C5EDD" w:rsidRDefault="002C5EDD" w:rsidP="001D684F">
            <w:pPr>
              <w:jc w:val="center"/>
            </w:pPr>
            <w:r>
              <w:rPr>
                <w:rFonts w:hint="eastAsia"/>
              </w:rPr>
              <w:t>2</w:t>
            </w:r>
          </w:p>
        </w:tc>
        <w:tc>
          <w:tcPr>
            <w:tcW w:w="382"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インフラ系</w:t>
            </w:r>
          </w:p>
          <w:p w:rsidR="002C5EDD" w:rsidRDefault="002C5EDD" w:rsidP="001D684F">
            <w:pPr>
              <w:jc w:val="center"/>
            </w:pPr>
            <w:r>
              <w:rPr>
                <w:rFonts w:hint="eastAsia"/>
              </w:rPr>
              <w:t>VirtualBox, Vagrant, Git</w:t>
            </w:r>
            <w:r>
              <w:rPr>
                <w:rFonts w:hint="eastAsia"/>
              </w:rPr>
              <w:t>等</w:t>
            </w:r>
          </w:p>
        </w:tc>
        <w:tc>
          <w:tcPr>
            <w:tcW w:w="467" w:type="dxa"/>
            <w:vAlign w:val="center"/>
          </w:tcPr>
          <w:p w:rsidR="002C5EDD" w:rsidRDefault="002C5EDD" w:rsidP="001D684F">
            <w:pPr>
              <w:jc w:val="center"/>
            </w:pPr>
            <w:r>
              <w:rPr>
                <w:rFonts w:hint="eastAsia"/>
              </w:rPr>
              <w:t>●</w:t>
            </w:r>
          </w:p>
        </w:tc>
        <w:tc>
          <w:tcPr>
            <w:tcW w:w="425" w:type="dxa"/>
            <w:vAlign w:val="center"/>
          </w:tcPr>
          <w:p w:rsidR="002C5EDD" w:rsidRDefault="002C5EDD" w:rsidP="001D684F">
            <w:pPr>
              <w:jc w:val="center"/>
            </w:pPr>
            <w:r>
              <w:rPr>
                <w:rFonts w:hint="eastAsia"/>
              </w:rPr>
              <w:t>●</w:t>
            </w:r>
          </w:p>
        </w:tc>
        <w:tc>
          <w:tcPr>
            <w:tcW w:w="425" w:type="dxa"/>
            <w:vAlign w:val="center"/>
          </w:tcPr>
          <w:p w:rsidR="002C5EDD" w:rsidRDefault="002C5EDD" w:rsidP="001D684F">
            <w:pPr>
              <w:jc w:val="center"/>
            </w:pPr>
            <w:r>
              <w:rPr>
                <w:rFonts w:hint="eastAsia"/>
              </w:rPr>
              <w:t>●</w:t>
            </w:r>
          </w:p>
        </w:tc>
        <w:tc>
          <w:tcPr>
            <w:tcW w:w="426" w:type="dxa"/>
            <w:vAlign w:val="center"/>
          </w:tcPr>
          <w:p w:rsidR="002C5EDD" w:rsidRDefault="002C5EDD" w:rsidP="001D684F">
            <w:pPr>
              <w:jc w:val="center"/>
            </w:pPr>
            <w:r>
              <w:rPr>
                <w:rFonts w:hint="eastAsia"/>
              </w:rPr>
              <w:t>●</w:t>
            </w:r>
          </w:p>
        </w:tc>
        <w:tc>
          <w:tcPr>
            <w:tcW w:w="425" w:type="dxa"/>
            <w:vAlign w:val="center"/>
          </w:tcPr>
          <w:p w:rsidR="002C5EDD" w:rsidRDefault="002C5EDD" w:rsidP="002C5EDD">
            <w:pPr>
              <w:jc w:val="center"/>
            </w:pPr>
            <w:r>
              <w:rPr>
                <w:rFonts w:hint="eastAsia"/>
              </w:rPr>
              <w:t>－</w:t>
            </w:r>
          </w:p>
        </w:tc>
        <w:tc>
          <w:tcPr>
            <w:tcW w:w="425"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r>
      <w:tr w:rsidR="00AE4C1D" w:rsidRPr="004D1639"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3</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フレームワーク</w:t>
            </w:r>
            <w:r w:rsidR="0099441C">
              <w:rPr>
                <w:rFonts w:hint="eastAsia"/>
              </w:rPr>
              <w:t>・</w:t>
            </w:r>
            <w:r>
              <w:rPr>
                <w:rFonts w:hint="eastAsia"/>
              </w:rPr>
              <w:t>ライブラリ</w:t>
            </w:r>
          </w:p>
          <w:p w:rsidR="002C5EDD" w:rsidRDefault="002C5EDD" w:rsidP="008E3E78">
            <w:pPr>
              <w:jc w:val="center"/>
            </w:pPr>
            <w:r>
              <w:rPr>
                <w:rFonts w:hint="eastAsia"/>
              </w:rPr>
              <w:t>CakePHP, AngularJS, Bootstrap</w:t>
            </w:r>
            <w:r>
              <w:rPr>
                <w:rFonts w:hint="eastAsia"/>
              </w:rPr>
              <w:t>等</w:t>
            </w:r>
          </w:p>
        </w:tc>
        <w:tc>
          <w:tcPr>
            <w:tcW w:w="4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426"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r>
      <w:tr w:rsidR="002C5EDD" w:rsidRPr="004D1639" w:rsidTr="00AE4C1D">
        <w:trPr>
          <w:jc w:val="center"/>
        </w:trPr>
        <w:tc>
          <w:tcPr>
            <w:tcW w:w="567" w:type="dxa"/>
            <w:shd w:val="clear" w:color="auto" w:fill="FDE9D9" w:themeFill="accent6" w:themeFillTint="33"/>
          </w:tcPr>
          <w:p w:rsidR="002C5EDD" w:rsidRDefault="002C5EDD" w:rsidP="001D684F">
            <w:pPr>
              <w:jc w:val="center"/>
            </w:pPr>
            <w:r>
              <w:rPr>
                <w:rFonts w:hint="eastAsia"/>
              </w:rPr>
              <w:t>4</w:t>
            </w:r>
          </w:p>
        </w:tc>
        <w:tc>
          <w:tcPr>
            <w:tcW w:w="4157" w:type="dxa"/>
            <w:gridSpan w:val="2"/>
            <w:tcBorders>
              <w:bottom w:val="nil"/>
            </w:tcBorders>
            <w:shd w:val="clear" w:color="auto" w:fill="FDE9D9" w:themeFill="accent6" w:themeFillTint="33"/>
          </w:tcPr>
          <w:p w:rsidR="002C5EDD" w:rsidRPr="004D1639" w:rsidRDefault="002C5EDD" w:rsidP="001D684F">
            <w:pPr>
              <w:jc w:val="center"/>
            </w:pPr>
            <w:r>
              <w:rPr>
                <w:rFonts w:hint="eastAsia"/>
              </w:rPr>
              <w:t>NC3</w:t>
            </w:r>
            <w:r>
              <w:rPr>
                <w:rFonts w:hint="eastAsia"/>
              </w:rPr>
              <w:t>仕様理解</w:t>
            </w:r>
          </w:p>
        </w:tc>
        <w:tc>
          <w:tcPr>
            <w:tcW w:w="5995" w:type="dxa"/>
            <w:gridSpan w:val="12"/>
            <w:shd w:val="clear" w:color="auto" w:fill="FDE9D9" w:themeFill="accent6" w:themeFillTint="33"/>
            <w:vAlign w:val="center"/>
          </w:tcPr>
          <w:p w:rsidR="002C5EDD" w:rsidRDefault="002C5EDD" w:rsidP="004818A5">
            <w:pPr>
              <w:jc w:val="center"/>
            </w:pPr>
            <w:r>
              <w:rPr>
                <w:rFonts w:hint="eastAsia"/>
              </w:rPr>
              <w:t>－</w:t>
            </w:r>
          </w:p>
        </w:tc>
      </w:tr>
      <w:tr w:rsidR="00AE4C1D" w:rsidTr="00AE4C1D">
        <w:trPr>
          <w:jc w:val="center"/>
        </w:trPr>
        <w:tc>
          <w:tcPr>
            <w:tcW w:w="567" w:type="dxa"/>
          </w:tcPr>
          <w:p w:rsidR="002C5EDD" w:rsidRDefault="002C5EDD" w:rsidP="001D684F">
            <w:pPr>
              <w:jc w:val="center"/>
            </w:pPr>
            <w:r>
              <w:rPr>
                <w:rFonts w:hint="eastAsia"/>
              </w:rPr>
              <w:t>5</w:t>
            </w:r>
          </w:p>
        </w:tc>
        <w:tc>
          <w:tcPr>
            <w:tcW w:w="382"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仕様検討会議への参加</w:t>
            </w:r>
          </w:p>
        </w:tc>
        <w:tc>
          <w:tcPr>
            <w:tcW w:w="467" w:type="dxa"/>
            <w:vAlign w:val="center"/>
          </w:tcPr>
          <w:p w:rsidR="002C5EDD" w:rsidRDefault="002C5EDD" w:rsidP="001D684F">
            <w:pPr>
              <w:jc w:val="center"/>
            </w:pPr>
            <w:r>
              <w:rPr>
                <w:rFonts w:hint="eastAsia"/>
              </w:rPr>
              <w:t>●</w:t>
            </w:r>
          </w:p>
        </w:tc>
        <w:tc>
          <w:tcPr>
            <w:tcW w:w="425" w:type="dxa"/>
            <w:vAlign w:val="center"/>
          </w:tcPr>
          <w:p w:rsidR="002C5EDD" w:rsidRDefault="002C5EDD" w:rsidP="001D684F">
            <w:pPr>
              <w:jc w:val="center"/>
            </w:pPr>
            <w:r>
              <w:rPr>
                <w:rFonts w:hint="eastAsia"/>
              </w:rPr>
              <w:t>●</w:t>
            </w:r>
          </w:p>
        </w:tc>
        <w:tc>
          <w:tcPr>
            <w:tcW w:w="425" w:type="dxa"/>
            <w:vAlign w:val="center"/>
          </w:tcPr>
          <w:p w:rsidR="002C5EDD" w:rsidRDefault="002C5EDD" w:rsidP="004818A5">
            <w:pPr>
              <w:jc w:val="center"/>
            </w:pPr>
            <w:r>
              <w:rPr>
                <w:rFonts w:hint="eastAsia"/>
              </w:rPr>
              <w:t>－</w:t>
            </w:r>
          </w:p>
        </w:tc>
        <w:tc>
          <w:tcPr>
            <w:tcW w:w="426" w:type="dxa"/>
            <w:vAlign w:val="center"/>
          </w:tcPr>
          <w:p w:rsidR="002C5EDD" w:rsidRDefault="002C5EDD" w:rsidP="004818A5">
            <w:pPr>
              <w:jc w:val="center"/>
            </w:pPr>
            <w:r w:rsidRPr="00C01CB6">
              <w:rPr>
                <w:rFonts w:hint="eastAsia"/>
              </w:rPr>
              <w:t>－</w:t>
            </w:r>
          </w:p>
        </w:tc>
        <w:tc>
          <w:tcPr>
            <w:tcW w:w="425" w:type="dxa"/>
            <w:vAlign w:val="center"/>
          </w:tcPr>
          <w:p w:rsidR="002C5EDD" w:rsidRDefault="002C5EDD" w:rsidP="004818A5">
            <w:pPr>
              <w:jc w:val="center"/>
            </w:pPr>
            <w:r w:rsidRPr="00C01CB6">
              <w:rPr>
                <w:rFonts w:hint="eastAsia"/>
              </w:rPr>
              <w:t>－</w:t>
            </w:r>
          </w:p>
        </w:tc>
        <w:tc>
          <w:tcPr>
            <w:tcW w:w="425"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6</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NC2</w:t>
            </w:r>
            <w:r>
              <w:rPr>
                <w:rFonts w:hint="eastAsia"/>
              </w:rPr>
              <w:t>参考書の確認</w:t>
            </w:r>
          </w:p>
        </w:tc>
        <w:tc>
          <w:tcPr>
            <w:tcW w:w="4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6"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tcPr>
          <w:p w:rsidR="002C5EDD" w:rsidRDefault="002C5EDD" w:rsidP="001D684F">
            <w:pPr>
              <w:jc w:val="center"/>
            </w:pPr>
            <w:r>
              <w:rPr>
                <w:rFonts w:hint="eastAsia"/>
              </w:rPr>
              <w:t>7</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tcPr>
          <w:p w:rsidR="002C5EDD" w:rsidRDefault="002C5EDD" w:rsidP="001D684F">
            <w:pPr>
              <w:jc w:val="center"/>
            </w:pPr>
            <w:r>
              <w:rPr>
                <w:rFonts w:hint="eastAsia"/>
              </w:rPr>
              <w:t>NC3</w:t>
            </w:r>
            <w:r>
              <w:rPr>
                <w:rFonts w:hint="eastAsia"/>
              </w:rPr>
              <w:t>仕様書等の確認</w:t>
            </w:r>
          </w:p>
        </w:tc>
        <w:tc>
          <w:tcPr>
            <w:tcW w:w="467" w:type="dxa"/>
            <w:tcBorders>
              <w:bottom w:val="single" w:sz="4" w:space="0" w:color="auto"/>
            </w:tcBorders>
            <w:vAlign w:val="center"/>
          </w:tcPr>
          <w:p w:rsidR="002C5EDD" w:rsidRDefault="002C5EDD" w:rsidP="001D684F">
            <w:pPr>
              <w:jc w:val="center"/>
            </w:pPr>
            <w:r>
              <w:rPr>
                <w:rFonts w:hint="eastAsia"/>
              </w:rPr>
              <w:t>●</w:t>
            </w:r>
          </w:p>
        </w:tc>
        <w:tc>
          <w:tcPr>
            <w:tcW w:w="425" w:type="dxa"/>
            <w:tcBorders>
              <w:bottom w:val="single" w:sz="4" w:space="0" w:color="auto"/>
            </w:tcBorders>
            <w:vAlign w:val="center"/>
          </w:tcPr>
          <w:p w:rsidR="002C5EDD" w:rsidRDefault="002C5EDD" w:rsidP="001D684F">
            <w:pPr>
              <w:jc w:val="center"/>
            </w:pPr>
            <w:r>
              <w:rPr>
                <w:rFonts w:hint="eastAsia"/>
              </w:rPr>
              <w:t>●</w:t>
            </w:r>
          </w:p>
        </w:tc>
        <w:tc>
          <w:tcPr>
            <w:tcW w:w="425" w:type="dxa"/>
            <w:tcBorders>
              <w:bottom w:val="single" w:sz="4" w:space="0" w:color="auto"/>
            </w:tcBorders>
            <w:vAlign w:val="center"/>
          </w:tcPr>
          <w:p w:rsidR="002C5EDD" w:rsidRDefault="002C5EDD" w:rsidP="004818A5">
            <w:pPr>
              <w:jc w:val="center"/>
            </w:pPr>
            <w:r>
              <w:rPr>
                <w:rFonts w:hint="eastAsia"/>
              </w:rPr>
              <w:t>－</w:t>
            </w:r>
          </w:p>
        </w:tc>
        <w:tc>
          <w:tcPr>
            <w:tcW w:w="426" w:type="dxa"/>
            <w:tcBorders>
              <w:bottom w:val="single" w:sz="4" w:space="0" w:color="auto"/>
            </w:tcBorders>
            <w:vAlign w:val="center"/>
          </w:tcPr>
          <w:p w:rsidR="002C5EDD" w:rsidRDefault="002C5EDD" w:rsidP="004818A5">
            <w:pPr>
              <w:jc w:val="center"/>
            </w:pPr>
            <w:r w:rsidRPr="00C01CB6">
              <w:rPr>
                <w:rFonts w:hint="eastAsia"/>
              </w:rPr>
              <w:t>－</w:t>
            </w:r>
          </w:p>
        </w:tc>
        <w:tc>
          <w:tcPr>
            <w:tcW w:w="425" w:type="dxa"/>
            <w:tcBorders>
              <w:bottom w:val="single" w:sz="4" w:space="0" w:color="auto"/>
            </w:tcBorders>
            <w:vAlign w:val="center"/>
          </w:tcPr>
          <w:p w:rsidR="002C5EDD" w:rsidRDefault="002C5EDD" w:rsidP="004818A5">
            <w:pPr>
              <w:jc w:val="center"/>
            </w:pPr>
            <w:r w:rsidRPr="00C01CB6">
              <w:rPr>
                <w:rFonts w:hint="eastAsia"/>
              </w:rPr>
              <w:t>－</w:t>
            </w:r>
          </w:p>
        </w:tc>
        <w:tc>
          <w:tcPr>
            <w:tcW w:w="425"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8</w:t>
            </w:r>
          </w:p>
        </w:tc>
        <w:tc>
          <w:tcPr>
            <w:tcW w:w="382" w:type="dxa"/>
            <w:vMerge/>
            <w:shd w:val="clear" w:color="auto" w:fill="D9D9D9" w:themeFill="background1" w:themeFillShade="D9"/>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先行開発プラグインのトレース</w:t>
            </w:r>
          </w:p>
        </w:tc>
        <w:tc>
          <w:tcPr>
            <w:tcW w:w="4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6"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FFFFFF" w:themeFill="background1"/>
          </w:tcPr>
          <w:p w:rsidR="002C5EDD" w:rsidRDefault="002C5EDD" w:rsidP="00C3355C">
            <w:pPr>
              <w:jc w:val="center"/>
            </w:pPr>
            <w:r>
              <w:rPr>
                <w:rFonts w:hint="eastAsia"/>
              </w:rPr>
              <w:t>9</w:t>
            </w:r>
          </w:p>
        </w:tc>
        <w:tc>
          <w:tcPr>
            <w:tcW w:w="382" w:type="dxa"/>
            <w:vMerge/>
            <w:shd w:val="clear" w:color="auto" w:fill="FFFFFF" w:themeFill="background1"/>
          </w:tcPr>
          <w:p w:rsidR="002C5EDD" w:rsidRDefault="002C5EDD" w:rsidP="001D684F">
            <w:pPr>
              <w:jc w:val="center"/>
            </w:pPr>
          </w:p>
        </w:tc>
        <w:tc>
          <w:tcPr>
            <w:tcW w:w="3775" w:type="dxa"/>
            <w:tcBorders>
              <w:bottom w:val="single" w:sz="4" w:space="0" w:color="auto"/>
            </w:tcBorders>
            <w:shd w:val="clear" w:color="auto" w:fill="FFFFFF" w:themeFill="background1"/>
          </w:tcPr>
          <w:p w:rsidR="002C5EDD" w:rsidRDefault="002C5EDD" w:rsidP="001D684F">
            <w:pPr>
              <w:jc w:val="center"/>
            </w:pPr>
            <w:r>
              <w:rPr>
                <w:rFonts w:hint="eastAsia"/>
              </w:rPr>
              <w:t>進捗会議の議事録作成</w:t>
            </w:r>
          </w:p>
        </w:tc>
        <w:tc>
          <w:tcPr>
            <w:tcW w:w="4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6"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r>
      <w:tr w:rsidR="002C5EDD" w:rsidRPr="004D1639" w:rsidTr="00AE4C1D">
        <w:trPr>
          <w:jc w:val="center"/>
        </w:trPr>
        <w:tc>
          <w:tcPr>
            <w:tcW w:w="567" w:type="dxa"/>
            <w:shd w:val="clear" w:color="auto" w:fill="FDE9D9" w:themeFill="accent6" w:themeFillTint="33"/>
          </w:tcPr>
          <w:p w:rsidR="002C5EDD" w:rsidRDefault="002C5EDD" w:rsidP="001D684F">
            <w:pPr>
              <w:jc w:val="center"/>
            </w:pPr>
            <w:r>
              <w:rPr>
                <w:rFonts w:hint="eastAsia"/>
              </w:rPr>
              <w:t>10</w:t>
            </w:r>
          </w:p>
        </w:tc>
        <w:tc>
          <w:tcPr>
            <w:tcW w:w="4157" w:type="dxa"/>
            <w:gridSpan w:val="2"/>
            <w:tcBorders>
              <w:bottom w:val="nil"/>
            </w:tcBorders>
            <w:shd w:val="clear" w:color="auto" w:fill="FDE9D9" w:themeFill="accent6" w:themeFillTint="33"/>
          </w:tcPr>
          <w:p w:rsidR="002C5EDD" w:rsidRPr="004D1639" w:rsidRDefault="00FC5E80" w:rsidP="001D684F">
            <w:pPr>
              <w:jc w:val="center"/>
            </w:pPr>
            <w:r>
              <w:rPr>
                <w:rFonts w:hint="eastAsia"/>
              </w:rPr>
              <w:t>iframe</w:t>
            </w:r>
            <w:r>
              <w:rPr>
                <w:rFonts w:hint="eastAsia"/>
              </w:rPr>
              <w:t>プラグイン</w:t>
            </w:r>
            <w:r w:rsidR="002C5EDD">
              <w:rPr>
                <w:rFonts w:hint="eastAsia"/>
              </w:rPr>
              <w:t>開発</w:t>
            </w:r>
          </w:p>
        </w:tc>
        <w:tc>
          <w:tcPr>
            <w:tcW w:w="5995" w:type="dxa"/>
            <w:gridSpan w:val="12"/>
            <w:shd w:val="clear" w:color="auto" w:fill="FDE9D9" w:themeFill="accent6" w:themeFillTint="33"/>
            <w:vAlign w:val="center"/>
          </w:tcPr>
          <w:p w:rsidR="002C5EDD" w:rsidRDefault="002C5EDD" w:rsidP="004818A5">
            <w:pPr>
              <w:jc w:val="center"/>
            </w:pPr>
            <w:r>
              <w:rPr>
                <w:rFonts w:hint="eastAsia"/>
              </w:rPr>
              <w:t>－</w:t>
            </w:r>
          </w:p>
        </w:tc>
      </w:tr>
      <w:tr w:rsidR="00AE4C1D" w:rsidTr="00AE4C1D">
        <w:trPr>
          <w:jc w:val="center"/>
        </w:trPr>
        <w:tc>
          <w:tcPr>
            <w:tcW w:w="567" w:type="dxa"/>
          </w:tcPr>
          <w:p w:rsidR="002C5EDD" w:rsidRDefault="002C5EDD" w:rsidP="001D684F">
            <w:pPr>
              <w:jc w:val="center"/>
            </w:pPr>
            <w:r>
              <w:rPr>
                <w:rFonts w:hint="eastAsia"/>
              </w:rPr>
              <w:t>11</w:t>
            </w:r>
          </w:p>
        </w:tc>
        <w:tc>
          <w:tcPr>
            <w:tcW w:w="382"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環境構築</w:t>
            </w:r>
          </w:p>
        </w:tc>
        <w:tc>
          <w:tcPr>
            <w:tcW w:w="467" w:type="dxa"/>
            <w:vAlign w:val="center"/>
          </w:tcPr>
          <w:p w:rsidR="002C5EDD" w:rsidRDefault="002C5EDD" w:rsidP="001D684F">
            <w:pPr>
              <w:jc w:val="center"/>
            </w:pPr>
            <w:r>
              <w:rPr>
                <w:rFonts w:hint="eastAsia"/>
              </w:rPr>
              <w:t>●</w:t>
            </w:r>
          </w:p>
        </w:tc>
        <w:tc>
          <w:tcPr>
            <w:tcW w:w="425" w:type="dxa"/>
            <w:vAlign w:val="center"/>
          </w:tcPr>
          <w:p w:rsidR="002C5EDD" w:rsidRPr="002C5EDD" w:rsidRDefault="002C5EDD" w:rsidP="001D684F">
            <w:pPr>
              <w:jc w:val="center"/>
            </w:pPr>
            <w:r w:rsidRPr="002C5EDD">
              <w:rPr>
                <w:rFonts w:hint="eastAsia"/>
              </w:rPr>
              <w:t>●</w:t>
            </w:r>
          </w:p>
        </w:tc>
        <w:tc>
          <w:tcPr>
            <w:tcW w:w="425" w:type="dxa"/>
            <w:vAlign w:val="center"/>
          </w:tcPr>
          <w:p w:rsidR="002C5EDD" w:rsidRPr="002C5EDD" w:rsidRDefault="002C5EDD" w:rsidP="004818A5">
            <w:pPr>
              <w:jc w:val="center"/>
            </w:pPr>
            <w:r w:rsidRPr="002C5EDD">
              <w:rPr>
                <w:rFonts w:hint="eastAsia"/>
              </w:rPr>
              <w:t>－</w:t>
            </w:r>
          </w:p>
        </w:tc>
        <w:tc>
          <w:tcPr>
            <w:tcW w:w="426" w:type="dxa"/>
            <w:vAlign w:val="center"/>
          </w:tcPr>
          <w:p w:rsidR="002C5EDD" w:rsidRPr="002C5EDD" w:rsidRDefault="002C5EDD" w:rsidP="004818A5">
            <w:pPr>
              <w:jc w:val="center"/>
            </w:pPr>
            <w:r w:rsidRPr="002C5EDD">
              <w:rPr>
                <w:rFonts w:hint="eastAsia"/>
              </w:rPr>
              <w:t>－</w:t>
            </w:r>
          </w:p>
        </w:tc>
        <w:tc>
          <w:tcPr>
            <w:tcW w:w="425" w:type="dxa"/>
            <w:vAlign w:val="center"/>
          </w:tcPr>
          <w:p w:rsidR="002C5EDD" w:rsidRPr="002C5EDD" w:rsidRDefault="002C5EDD" w:rsidP="004818A5">
            <w:pPr>
              <w:jc w:val="center"/>
            </w:pPr>
            <w:r w:rsidRPr="002C5EDD">
              <w:rPr>
                <w:rFonts w:hint="eastAsia"/>
              </w:rPr>
              <w:t>－</w:t>
            </w:r>
          </w:p>
        </w:tc>
        <w:tc>
          <w:tcPr>
            <w:tcW w:w="425"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12</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画面遷移図</w:t>
            </w:r>
            <w:r w:rsidR="0099441C">
              <w:rPr>
                <w:rFonts w:hint="eastAsia"/>
              </w:rPr>
              <w:t>・</w:t>
            </w:r>
            <w:r>
              <w:rPr>
                <w:rFonts w:hint="eastAsia"/>
              </w:rPr>
              <w:t>ER</w:t>
            </w:r>
            <w:r>
              <w:rPr>
                <w:rFonts w:hint="eastAsia"/>
              </w:rPr>
              <w:t>図作成</w:t>
            </w:r>
          </w:p>
        </w:tc>
        <w:tc>
          <w:tcPr>
            <w:tcW w:w="4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6"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732988"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Pr>
          <w:p w:rsidR="002C5EDD" w:rsidRDefault="002C5EDD" w:rsidP="001D684F">
            <w:pPr>
              <w:jc w:val="center"/>
            </w:pPr>
            <w:r>
              <w:rPr>
                <w:rFonts w:hint="eastAsia"/>
              </w:rPr>
              <w:t>13</w:t>
            </w:r>
          </w:p>
        </w:tc>
        <w:tc>
          <w:tcPr>
            <w:tcW w:w="382" w:type="dxa"/>
            <w:vMerge/>
            <w:shd w:val="clear" w:color="auto" w:fill="FDE9D9" w:themeFill="accent6" w:themeFillTint="33"/>
          </w:tcPr>
          <w:p w:rsidR="002C5EDD" w:rsidRDefault="002C5EDD" w:rsidP="001D684F">
            <w:pPr>
              <w:jc w:val="center"/>
            </w:pPr>
          </w:p>
        </w:tc>
        <w:tc>
          <w:tcPr>
            <w:tcW w:w="3775" w:type="dxa"/>
          </w:tcPr>
          <w:p w:rsidR="002C5EDD" w:rsidRDefault="002C5EDD" w:rsidP="001D684F">
            <w:pPr>
              <w:jc w:val="center"/>
            </w:pPr>
            <w:r>
              <w:rPr>
                <w:rFonts w:hint="eastAsia"/>
              </w:rPr>
              <w:t>実装</w:t>
            </w:r>
            <w:r w:rsidR="0099441C">
              <w:rPr>
                <w:rFonts w:hint="eastAsia"/>
              </w:rPr>
              <w:t>・</w:t>
            </w:r>
            <w:r>
              <w:rPr>
                <w:rFonts w:hint="eastAsia"/>
              </w:rPr>
              <w:t>テスト</w:t>
            </w:r>
            <w:r w:rsidR="009D62D6">
              <w:rPr>
                <w:rFonts w:hint="eastAsia"/>
              </w:rPr>
              <w:t>（仕様変更対応込み）</w:t>
            </w:r>
          </w:p>
        </w:tc>
        <w:tc>
          <w:tcPr>
            <w:tcW w:w="467" w:type="dxa"/>
            <w:vAlign w:val="center"/>
          </w:tcPr>
          <w:p w:rsidR="002C5EDD" w:rsidRDefault="002C5EDD" w:rsidP="004818A5">
            <w:pPr>
              <w:jc w:val="center"/>
            </w:pPr>
            <w:r>
              <w:rPr>
                <w:rFonts w:hint="eastAsia"/>
              </w:rPr>
              <w:t>－</w:t>
            </w:r>
          </w:p>
        </w:tc>
        <w:tc>
          <w:tcPr>
            <w:tcW w:w="425" w:type="dxa"/>
            <w:vAlign w:val="center"/>
          </w:tcPr>
          <w:p w:rsidR="002C5EDD" w:rsidRDefault="002C5EDD" w:rsidP="004818A5">
            <w:pPr>
              <w:jc w:val="center"/>
            </w:pPr>
            <w:r w:rsidRPr="00C01CB6">
              <w:rPr>
                <w:rFonts w:hint="eastAsia"/>
              </w:rPr>
              <w:t>－</w:t>
            </w:r>
          </w:p>
        </w:tc>
        <w:tc>
          <w:tcPr>
            <w:tcW w:w="425" w:type="dxa"/>
            <w:vAlign w:val="center"/>
          </w:tcPr>
          <w:p w:rsidR="002C5EDD" w:rsidRDefault="00732988" w:rsidP="004818A5">
            <w:pPr>
              <w:jc w:val="center"/>
            </w:pPr>
            <w:r>
              <w:rPr>
                <w:rFonts w:hint="eastAsia"/>
              </w:rPr>
              <w:t>●</w:t>
            </w:r>
          </w:p>
        </w:tc>
        <w:tc>
          <w:tcPr>
            <w:tcW w:w="426" w:type="dxa"/>
            <w:vAlign w:val="center"/>
          </w:tcPr>
          <w:p w:rsidR="002C5EDD" w:rsidRDefault="00732988" w:rsidP="004818A5">
            <w:pPr>
              <w:jc w:val="center"/>
            </w:pPr>
            <w:r>
              <w:rPr>
                <w:rFonts w:hint="eastAsia"/>
              </w:rPr>
              <w:t>●</w:t>
            </w:r>
          </w:p>
        </w:tc>
        <w:tc>
          <w:tcPr>
            <w:tcW w:w="425" w:type="dxa"/>
            <w:vAlign w:val="center"/>
          </w:tcPr>
          <w:p w:rsidR="002C5EDD" w:rsidRDefault="00732988" w:rsidP="004818A5">
            <w:pPr>
              <w:jc w:val="center"/>
            </w:pPr>
            <w:r>
              <w:rPr>
                <w:rFonts w:hint="eastAsia"/>
              </w:rPr>
              <w:t>●</w:t>
            </w:r>
          </w:p>
        </w:tc>
        <w:tc>
          <w:tcPr>
            <w:tcW w:w="425"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6543C8"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r>
      <w:tr w:rsidR="00AE4C1D" w:rsidTr="00AE4C1D">
        <w:trPr>
          <w:jc w:val="center"/>
        </w:trPr>
        <w:tc>
          <w:tcPr>
            <w:tcW w:w="567" w:type="dxa"/>
            <w:shd w:val="clear" w:color="auto" w:fill="D9D9D9" w:themeFill="background1" w:themeFillShade="D9"/>
          </w:tcPr>
          <w:p w:rsidR="002C5EDD" w:rsidRDefault="002C5EDD" w:rsidP="001D684F">
            <w:pPr>
              <w:jc w:val="center"/>
            </w:pPr>
            <w:r>
              <w:rPr>
                <w:rFonts w:hint="eastAsia"/>
              </w:rPr>
              <w:t>14</w:t>
            </w:r>
          </w:p>
        </w:tc>
        <w:tc>
          <w:tcPr>
            <w:tcW w:w="382" w:type="dxa"/>
            <w:vMerge/>
            <w:shd w:val="clear" w:color="auto" w:fill="D9D9D9" w:themeFill="background1" w:themeFillShade="D9"/>
          </w:tcPr>
          <w:p w:rsidR="002C5EDD" w:rsidRDefault="002C5EDD" w:rsidP="001D684F">
            <w:pPr>
              <w:jc w:val="center"/>
            </w:pPr>
          </w:p>
        </w:tc>
        <w:tc>
          <w:tcPr>
            <w:tcW w:w="3775" w:type="dxa"/>
            <w:shd w:val="clear" w:color="auto" w:fill="D9D9D9" w:themeFill="background1" w:themeFillShade="D9"/>
          </w:tcPr>
          <w:p w:rsidR="002C5EDD" w:rsidRDefault="006543C8" w:rsidP="006543C8">
            <w:pPr>
              <w:jc w:val="center"/>
            </w:pPr>
            <w:r>
              <w:rPr>
                <w:rFonts w:hint="eastAsia"/>
              </w:rPr>
              <w:t>提案</w:t>
            </w:r>
            <w:r w:rsidR="002C5EDD">
              <w:rPr>
                <w:rFonts w:hint="eastAsia"/>
              </w:rPr>
              <w:t>機能</w:t>
            </w:r>
            <w:r w:rsidR="00FC5E80">
              <w:rPr>
                <w:rFonts w:hint="eastAsia"/>
              </w:rPr>
              <w:t>（調査・実装）</w:t>
            </w:r>
          </w:p>
        </w:tc>
        <w:tc>
          <w:tcPr>
            <w:tcW w:w="467" w:type="dxa"/>
            <w:shd w:val="clear" w:color="auto" w:fill="D9D9D9" w:themeFill="background1" w:themeFillShade="D9"/>
            <w:vAlign w:val="center"/>
          </w:tcPr>
          <w:p w:rsidR="002C5EDD" w:rsidRDefault="002C5EDD" w:rsidP="004818A5">
            <w:pPr>
              <w:jc w:val="center"/>
            </w:pPr>
            <w:r>
              <w:rPr>
                <w:rFonts w:hint="eastAsia"/>
              </w:rPr>
              <w:t>－</w:t>
            </w:r>
          </w:p>
        </w:tc>
        <w:tc>
          <w:tcPr>
            <w:tcW w:w="425" w:type="dxa"/>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shd w:val="clear" w:color="auto" w:fill="D9D9D9" w:themeFill="background1" w:themeFillShade="D9"/>
            <w:vAlign w:val="center"/>
          </w:tcPr>
          <w:p w:rsidR="002C5EDD" w:rsidRDefault="002C5EDD" w:rsidP="004818A5">
            <w:pPr>
              <w:jc w:val="center"/>
            </w:pPr>
            <w:r>
              <w:rPr>
                <w:rFonts w:hint="eastAsia"/>
              </w:rPr>
              <w:t>－</w:t>
            </w:r>
          </w:p>
        </w:tc>
        <w:tc>
          <w:tcPr>
            <w:tcW w:w="426" w:type="dxa"/>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shd w:val="clear" w:color="auto" w:fill="D9D9D9" w:themeFill="background1" w:themeFillShade="D9"/>
            <w:vAlign w:val="center"/>
          </w:tcPr>
          <w:p w:rsidR="002C5EDD" w:rsidRDefault="00732988" w:rsidP="004818A5">
            <w:pPr>
              <w:jc w:val="center"/>
            </w:pPr>
            <w:r>
              <w:rPr>
                <w:rFonts w:hint="eastAsia"/>
              </w:rPr>
              <w:t>●</w:t>
            </w:r>
          </w:p>
        </w:tc>
        <w:tc>
          <w:tcPr>
            <w:tcW w:w="567" w:type="dxa"/>
            <w:shd w:val="clear" w:color="auto" w:fill="D9D9D9" w:themeFill="background1" w:themeFillShade="D9"/>
            <w:vAlign w:val="center"/>
          </w:tcPr>
          <w:p w:rsidR="002C5EDD" w:rsidRDefault="00732988" w:rsidP="004818A5">
            <w:pPr>
              <w:jc w:val="center"/>
            </w:pPr>
            <w:r>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auto"/>
          </w:tcPr>
          <w:p w:rsidR="002C5EDD" w:rsidRDefault="002C5EDD" w:rsidP="001D684F">
            <w:pPr>
              <w:jc w:val="center"/>
            </w:pPr>
            <w:r>
              <w:rPr>
                <w:rFonts w:hint="eastAsia"/>
              </w:rPr>
              <w:t>1</w:t>
            </w:r>
            <w:r w:rsidR="009D62D6">
              <w:rPr>
                <w:rFonts w:hint="eastAsia"/>
              </w:rPr>
              <w:t>5</w:t>
            </w:r>
          </w:p>
        </w:tc>
        <w:tc>
          <w:tcPr>
            <w:tcW w:w="382" w:type="dxa"/>
            <w:vMerge/>
            <w:tcBorders>
              <w:bottom w:val="single" w:sz="4" w:space="0" w:color="auto"/>
            </w:tcBorders>
            <w:shd w:val="clear" w:color="auto" w:fill="auto"/>
          </w:tcPr>
          <w:p w:rsidR="002C5EDD" w:rsidRDefault="002C5EDD" w:rsidP="001D684F">
            <w:pPr>
              <w:jc w:val="center"/>
            </w:pPr>
          </w:p>
        </w:tc>
        <w:tc>
          <w:tcPr>
            <w:tcW w:w="3775" w:type="dxa"/>
            <w:tcBorders>
              <w:bottom w:val="single" w:sz="4" w:space="0" w:color="auto"/>
            </w:tcBorders>
            <w:shd w:val="clear" w:color="auto" w:fill="auto"/>
          </w:tcPr>
          <w:p w:rsidR="002C5EDD" w:rsidRDefault="002C5EDD" w:rsidP="001D684F">
            <w:pPr>
              <w:jc w:val="center"/>
            </w:pPr>
            <w:r>
              <w:rPr>
                <w:rFonts w:hint="eastAsia"/>
              </w:rPr>
              <w:t>レビュー</w:t>
            </w:r>
          </w:p>
        </w:tc>
        <w:tc>
          <w:tcPr>
            <w:tcW w:w="4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426"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732988"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r>
    </w:tbl>
    <w:p w:rsidR="001D684F" w:rsidRDefault="001D684F">
      <w:pPr>
        <w:widowControl/>
        <w:adjustRightInd/>
        <w:spacing w:line="240" w:lineRule="auto"/>
        <w:jc w:val="left"/>
        <w:textAlignment w:val="auto"/>
      </w:pPr>
      <w:r>
        <w:br w:type="page"/>
      </w:r>
    </w:p>
    <w:p w:rsidR="00DE44EA" w:rsidRDefault="00021DE6" w:rsidP="0088023E">
      <w:pPr>
        <w:pStyle w:val="30"/>
        <w:ind w:left="793"/>
      </w:pPr>
      <w:bookmarkStart w:id="612" w:name="_Toc404964170"/>
      <w:r>
        <w:rPr>
          <w:rFonts w:hint="eastAsia"/>
        </w:rPr>
        <w:lastRenderedPageBreak/>
        <w:t>プログラム規模</w:t>
      </w:r>
      <w:bookmarkEnd w:id="612"/>
    </w:p>
    <w:p w:rsidR="008715F0" w:rsidRDefault="001D684F" w:rsidP="008715F0">
      <w:r>
        <w:rPr>
          <w:rFonts w:hint="eastAsia"/>
        </w:rPr>
        <w:t xml:space="preserve">　</w:t>
      </w:r>
      <w:r>
        <w:rPr>
          <w:rFonts w:hint="eastAsia"/>
        </w:rPr>
        <w:t>iframe</w:t>
      </w:r>
      <w:r w:rsidR="007A488C">
        <w:rPr>
          <w:rFonts w:hint="eastAsia"/>
        </w:rPr>
        <w:t>プラグインの</w:t>
      </w:r>
      <w:r w:rsidR="00C10AC4">
        <w:rPr>
          <w:rFonts w:hint="eastAsia"/>
        </w:rPr>
        <w:t>プログラム</w:t>
      </w:r>
      <w:r w:rsidR="007A488C">
        <w:rPr>
          <w:rFonts w:hint="eastAsia"/>
        </w:rPr>
        <w:t>規模を以下に示す。</w:t>
      </w:r>
      <w:r w:rsidR="00EF1D3F">
        <w:rPr>
          <w:rFonts w:hint="eastAsia"/>
        </w:rPr>
        <w:t>各ファイル、各メソッド</w:t>
      </w:r>
      <w:r w:rsidR="009B7523">
        <w:rPr>
          <w:rFonts w:hint="eastAsia"/>
        </w:rPr>
        <w:t>、各メンバ変数宣言の先頭に</w:t>
      </w:r>
      <w:r w:rsidR="00EF1D3F">
        <w:rPr>
          <w:rFonts w:hint="eastAsia"/>
        </w:rPr>
        <w:t>コメント</w:t>
      </w:r>
      <w:r w:rsidR="009B7523">
        <w:rPr>
          <w:rFonts w:hint="eastAsia"/>
        </w:rPr>
        <w:t>を</w:t>
      </w:r>
      <w:r w:rsidR="00EF1D3F">
        <w:rPr>
          <w:rFonts w:hint="eastAsia"/>
        </w:rPr>
        <w:t>記述</w:t>
      </w:r>
      <w:r w:rsidR="009B7523">
        <w:rPr>
          <w:rFonts w:hint="eastAsia"/>
        </w:rPr>
        <w:t>すること</w:t>
      </w:r>
      <w:r w:rsidR="00EF1D3F">
        <w:rPr>
          <w:rFonts w:hint="eastAsia"/>
        </w:rPr>
        <w:t>が規定されているため、コメント</w:t>
      </w:r>
      <w:r w:rsidR="0099441C">
        <w:rPr>
          <w:rFonts w:hint="eastAsia"/>
        </w:rPr>
        <w:t>・</w:t>
      </w:r>
      <w:r w:rsidR="00EF1D3F">
        <w:rPr>
          <w:rFonts w:hint="eastAsia"/>
        </w:rPr>
        <w:t>空白行が</w:t>
      </w:r>
      <w:r w:rsidR="009B7523">
        <w:rPr>
          <w:rFonts w:hint="eastAsia"/>
        </w:rPr>
        <w:t>全体の</w:t>
      </w:r>
      <w:r w:rsidR="00EF1D3F">
        <w:rPr>
          <w:rFonts w:hint="eastAsia"/>
        </w:rPr>
        <w:t>5</w:t>
      </w:r>
      <w:r w:rsidR="00EF1D3F">
        <w:rPr>
          <w:rFonts w:hint="eastAsia"/>
        </w:rPr>
        <w:t>分の</w:t>
      </w:r>
      <w:r w:rsidR="00EF1D3F">
        <w:rPr>
          <w:rFonts w:hint="eastAsia"/>
        </w:rPr>
        <w:t>2</w:t>
      </w:r>
      <w:r w:rsidR="00EF1D3F">
        <w:rPr>
          <w:rFonts w:hint="eastAsia"/>
        </w:rPr>
        <w:t>と多くなっている。</w:t>
      </w:r>
    </w:p>
    <w:p w:rsidR="007A488C" w:rsidRDefault="007A488C" w:rsidP="008715F0"/>
    <w:p w:rsidR="00293621" w:rsidRPr="00293621" w:rsidRDefault="00293621" w:rsidP="00293621">
      <w:pPr>
        <w:pStyle w:val="af2"/>
        <w:keepNext/>
        <w:jc w:val="center"/>
        <w:rPr>
          <w:u w:val="single"/>
        </w:rPr>
      </w:pPr>
      <w:r w:rsidRPr="00293621">
        <w:rPr>
          <w:rFonts w:hint="eastAsia"/>
          <w:u w:val="single"/>
        </w:rPr>
        <w:t>表</w:t>
      </w:r>
      <w:r w:rsidRPr="00293621">
        <w:rPr>
          <w:rFonts w:hint="eastAsia"/>
          <w:u w:val="single"/>
        </w:rPr>
        <w:t xml:space="preserve"> </w:t>
      </w:r>
      <w:r w:rsidR="00172E0E">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172E0E">
        <w:rPr>
          <w:u w:val="single"/>
        </w:rPr>
        <w:fldChar w:fldCharType="separate"/>
      </w:r>
      <w:r w:rsidR="00CB7A33">
        <w:rPr>
          <w:noProof/>
          <w:u w:val="single"/>
        </w:rPr>
        <w:t>3</w:t>
      </w:r>
      <w:r w:rsidR="00172E0E">
        <w:rPr>
          <w:u w:val="single"/>
        </w:rPr>
        <w:fldChar w:fldCharType="end"/>
      </w:r>
      <w:r w:rsidR="00CB7A33">
        <w:rPr>
          <w:u w:val="single"/>
        </w:rPr>
        <w:t>.</w:t>
      </w:r>
      <w:r w:rsidR="00172E0E">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172E0E">
        <w:rPr>
          <w:u w:val="single"/>
        </w:rPr>
        <w:fldChar w:fldCharType="separate"/>
      </w:r>
      <w:r w:rsidR="00CB7A33">
        <w:rPr>
          <w:noProof/>
          <w:u w:val="single"/>
        </w:rPr>
        <w:t>5</w:t>
      </w:r>
      <w:r w:rsidR="00172E0E">
        <w:rPr>
          <w:u w:val="single"/>
        </w:rPr>
        <w:fldChar w:fldCharType="end"/>
      </w:r>
      <w:r w:rsidRPr="00293621">
        <w:rPr>
          <w:rFonts w:hint="eastAsia"/>
          <w:u w:val="single"/>
        </w:rPr>
        <w:t xml:space="preserve">　</w:t>
      </w:r>
      <w:r w:rsidRPr="00293621">
        <w:rPr>
          <w:rFonts w:hint="eastAsia"/>
          <w:u w:val="single"/>
        </w:rPr>
        <w:t>iframe</w:t>
      </w:r>
      <w:r w:rsidRPr="00293621">
        <w:rPr>
          <w:rFonts w:hint="eastAsia"/>
          <w:u w:val="single"/>
        </w:rPr>
        <w:t>プラグイン</w:t>
      </w:r>
      <w:r w:rsidR="0016795B">
        <w:rPr>
          <w:rFonts w:hint="eastAsia"/>
          <w:u w:val="single"/>
        </w:rPr>
        <w:t>の</w:t>
      </w:r>
      <w:r w:rsidR="00C10AC4">
        <w:rPr>
          <w:rFonts w:hint="eastAsia"/>
          <w:u w:val="single"/>
        </w:rPr>
        <w:t>プログラム</w:t>
      </w:r>
      <w:r w:rsidRPr="00293621">
        <w:rPr>
          <w:rFonts w:hint="eastAsia"/>
          <w:u w:val="single"/>
        </w:rPr>
        <w:t>規模</w:t>
      </w:r>
    </w:p>
    <w:tbl>
      <w:tblPr>
        <w:tblStyle w:val="af1"/>
        <w:tblW w:w="0" w:type="auto"/>
        <w:jc w:val="center"/>
        <w:tblInd w:w="-1205" w:type="dxa"/>
        <w:tblLook w:val="04A0"/>
      </w:tblPr>
      <w:tblGrid>
        <w:gridCol w:w="426"/>
        <w:gridCol w:w="691"/>
        <w:gridCol w:w="2693"/>
        <w:gridCol w:w="1843"/>
        <w:gridCol w:w="2126"/>
        <w:gridCol w:w="1798"/>
      </w:tblGrid>
      <w:tr w:rsidR="007F42BA" w:rsidRPr="001D684F" w:rsidTr="00275053">
        <w:trPr>
          <w:jc w:val="center"/>
        </w:trPr>
        <w:tc>
          <w:tcPr>
            <w:tcW w:w="426" w:type="dxa"/>
            <w:vMerge w:val="restart"/>
            <w:shd w:val="clear" w:color="auto" w:fill="DAEEF3" w:themeFill="accent5" w:themeFillTint="33"/>
            <w:vAlign w:val="center"/>
          </w:tcPr>
          <w:p w:rsidR="007F42BA" w:rsidRDefault="007F42BA" w:rsidP="001D684F">
            <w:pPr>
              <w:jc w:val="center"/>
            </w:pPr>
            <w:r>
              <w:rPr>
                <w:rFonts w:hint="eastAsia"/>
              </w:rPr>
              <w:t>項番</w:t>
            </w:r>
          </w:p>
        </w:tc>
        <w:tc>
          <w:tcPr>
            <w:tcW w:w="3384" w:type="dxa"/>
            <w:gridSpan w:val="2"/>
            <w:vMerge w:val="restart"/>
            <w:shd w:val="clear" w:color="auto" w:fill="DAEEF3" w:themeFill="accent5" w:themeFillTint="33"/>
            <w:vAlign w:val="center"/>
          </w:tcPr>
          <w:p w:rsidR="007F42BA" w:rsidRDefault="007F42BA" w:rsidP="001D684F">
            <w:pPr>
              <w:jc w:val="center"/>
            </w:pPr>
            <w:r>
              <w:rPr>
                <w:rFonts w:hint="eastAsia"/>
              </w:rPr>
              <w:t>項目</w:t>
            </w:r>
          </w:p>
        </w:tc>
        <w:tc>
          <w:tcPr>
            <w:tcW w:w="5767" w:type="dxa"/>
            <w:gridSpan w:val="3"/>
            <w:shd w:val="clear" w:color="auto" w:fill="DAEEF3" w:themeFill="accent5" w:themeFillTint="33"/>
            <w:vAlign w:val="center"/>
          </w:tcPr>
          <w:p w:rsidR="007F42BA" w:rsidRDefault="00A57609" w:rsidP="001D684F">
            <w:pPr>
              <w:jc w:val="center"/>
            </w:pPr>
            <w:r>
              <w:rPr>
                <w:rFonts w:hint="eastAsia"/>
              </w:rPr>
              <w:t>行</w:t>
            </w:r>
            <w:r w:rsidR="007F42BA">
              <w:rPr>
                <w:rFonts w:hint="eastAsia"/>
              </w:rPr>
              <w:t>数</w:t>
            </w:r>
          </w:p>
        </w:tc>
      </w:tr>
      <w:tr w:rsidR="007F42BA" w:rsidRPr="001D684F" w:rsidTr="00275053">
        <w:trPr>
          <w:jc w:val="center"/>
        </w:trPr>
        <w:tc>
          <w:tcPr>
            <w:tcW w:w="426" w:type="dxa"/>
            <w:vMerge/>
            <w:shd w:val="clear" w:color="auto" w:fill="DAEEF3" w:themeFill="accent5" w:themeFillTint="33"/>
            <w:vAlign w:val="center"/>
          </w:tcPr>
          <w:p w:rsidR="007F42BA" w:rsidRPr="001D684F" w:rsidRDefault="007F42BA" w:rsidP="001D684F">
            <w:pPr>
              <w:jc w:val="center"/>
            </w:pPr>
          </w:p>
        </w:tc>
        <w:tc>
          <w:tcPr>
            <w:tcW w:w="3384" w:type="dxa"/>
            <w:gridSpan w:val="2"/>
            <w:vMerge/>
            <w:shd w:val="clear" w:color="auto" w:fill="DAEEF3" w:themeFill="accent5" w:themeFillTint="33"/>
            <w:vAlign w:val="center"/>
          </w:tcPr>
          <w:p w:rsidR="007F42BA" w:rsidRPr="001D684F" w:rsidRDefault="007F42BA" w:rsidP="001D684F">
            <w:pPr>
              <w:jc w:val="center"/>
            </w:pPr>
          </w:p>
        </w:tc>
        <w:tc>
          <w:tcPr>
            <w:tcW w:w="1843" w:type="dxa"/>
            <w:shd w:val="clear" w:color="auto" w:fill="DAEEF3" w:themeFill="accent5" w:themeFillTint="33"/>
            <w:vAlign w:val="center"/>
          </w:tcPr>
          <w:p w:rsidR="007F42BA" w:rsidRPr="001D684F" w:rsidRDefault="007F42BA" w:rsidP="001D684F">
            <w:pPr>
              <w:jc w:val="center"/>
            </w:pPr>
            <w:r>
              <w:rPr>
                <w:rFonts w:hint="eastAsia"/>
              </w:rPr>
              <w:t>有効行</w:t>
            </w:r>
          </w:p>
        </w:tc>
        <w:tc>
          <w:tcPr>
            <w:tcW w:w="2126" w:type="dxa"/>
            <w:shd w:val="clear" w:color="auto" w:fill="DAEEF3" w:themeFill="accent5" w:themeFillTint="33"/>
          </w:tcPr>
          <w:p w:rsidR="007F42BA" w:rsidRDefault="007F42BA" w:rsidP="001D684F">
            <w:pPr>
              <w:jc w:val="center"/>
            </w:pPr>
            <w:r>
              <w:rPr>
                <w:rFonts w:hint="eastAsia"/>
              </w:rPr>
              <w:t>コメント</w:t>
            </w:r>
            <w:r w:rsidR="0099441C">
              <w:rPr>
                <w:rFonts w:hint="eastAsia"/>
              </w:rPr>
              <w:t>・</w:t>
            </w:r>
            <w:r>
              <w:rPr>
                <w:rFonts w:hint="eastAsia"/>
              </w:rPr>
              <w:t>空白行</w:t>
            </w:r>
          </w:p>
        </w:tc>
        <w:tc>
          <w:tcPr>
            <w:tcW w:w="1798" w:type="dxa"/>
            <w:shd w:val="clear" w:color="auto" w:fill="DAEEF3" w:themeFill="accent5" w:themeFillTint="33"/>
          </w:tcPr>
          <w:p w:rsidR="007F42BA" w:rsidRDefault="007F42BA" w:rsidP="001D684F">
            <w:pPr>
              <w:jc w:val="center"/>
            </w:pPr>
            <w:r>
              <w:rPr>
                <w:rFonts w:hint="eastAsia"/>
              </w:rPr>
              <w:t>合計行</w:t>
            </w:r>
          </w:p>
        </w:tc>
      </w:tr>
      <w:tr w:rsidR="002C5EDD" w:rsidRPr="001D684F" w:rsidTr="004818A5">
        <w:trPr>
          <w:jc w:val="center"/>
        </w:trPr>
        <w:tc>
          <w:tcPr>
            <w:tcW w:w="426" w:type="dxa"/>
            <w:shd w:val="clear" w:color="auto" w:fill="FDE9D9" w:themeFill="accent6" w:themeFillTint="33"/>
            <w:vAlign w:val="center"/>
          </w:tcPr>
          <w:p w:rsidR="002C5EDD" w:rsidRPr="001D684F" w:rsidRDefault="009B7523" w:rsidP="00DF0EC7">
            <w:pPr>
              <w:jc w:val="center"/>
            </w:pPr>
            <w:r>
              <w:rPr>
                <w:rFonts w:hint="eastAsia"/>
              </w:rPr>
              <w:t>－</w:t>
            </w:r>
          </w:p>
        </w:tc>
        <w:tc>
          <w:tcPr>
            <w:tcW w:w="3384" w:type="dxa"/>
            <w:gridSpan w:val="2"/>
            <w:tcBorders>
              <w:bottom w:val="nil"/>
            </w:tcBorders>
            <w:shd w:val="clear" w:color="auto" w:fill="FDE9D9" w:themeFill="accent6" w:themeFillTint="33"/>
          </w:tcPr>
          <w:p w:rsidR="002C5EDD" w:rsidRPr="001D684F" w:rsidRDefault="002C5EDD" w:rsidP="007A488C">
            <w:pPr>
              <w:jc w:val="center"/>
            </w:pPr>
            <w:r>
              <w:rPr>
                <w:rFonts w:hint="eastAsia"/>
              </w:rPr>
              <w:t>PHP</w:t>
            </w:r>
          </w:p>
        </w:tc>
        <w:tc>
          <w:tcPr>
            <w:tcW w:w="5767" w:type="dxa"/>
            <w:gridSpan w:val="3"/>
            <w:shd w:val="clear" w:color="auto" w:fill="FDE9D9" w:themeFill="accent6" w:themeFillTint="33"/>
          </w:tcPr>
          <w:p w:rsidR="002C5EDD" w:rsidRDefault="002C5EDD" w:rsidP="007A488C">
            <w:pPr>
              <w:jc w:val="center"/>
            </w:pPr>
            <w:r>
              <w:rPr>
                <w:rFonts w:hint="eastAsia"/>
              </w:rPr>
              <w:t>－</w:t>
            </w:r>
          </w:p>
        </w:tc>
      </w:tr>
      <w:tr w:rsidR="007F42BA" w:rsidRPr="001D684F" w:rsidTr="00DF0EC7">
        <w:trPr>
          <w:jc w:val="center"/>
        </w:trPr>
        <w:tc>
          <w:tcPr>
            <w:tcW w:w="426" w:type="dxa"/>
            <w:vAlign w:val="center"/>
          </w:tcPr>
          <w:p w:rsidR="007F42BA" w:rsidRPr="001D684F" w:rsidRDefault="00DF0EC7" w:rsidP="00DF0EC7">
            <w:pPr>
              <w:jc w:val="center"/>
            </w:pPr>
            <w:r>
              <w:rPr>
                <w:rFonts w:hint="eastAsia"/>
              </w:rPr>
              <w:t>1</w:t>
            </w:r>
          </w:p>
        </w:tc>
        <w:tc>
          <w:tcPr>
            <w:tcW w:w="691" w:type="dxa"/>
            <w:vMerge w:val="restart"/>
            <w:tcBorders>
              <w:top w:val="nil"/>
            </w:tcBorders>
            <w:shd w:val="clear" w:color="auto" w:fill="FDE9D9" w:themeFill="accent6" w:themeFillTint="33"/>
          </w:tcPr>
          <w:p w:rsidR="007F42BA" w:rsidRPr="001D684F" w:rsidRDefault="007F42BA" w:rsidP="007A488C">
            <w:pPr>
              <w:jc w:val="center"/>
            </w:pPr>
          </w:p>
        </w:tc>
        <w:tc>
          <w:tcPr>
            <w:tcW w:w="2693" w:type="dxa"/>
            <w:tcBorders>
              <w:top w:val="single" w:sz="4" w:space="0" w:color="auto"/>
            </w:tcBorders>
          </w:tcPr>
          <w:p w:rsidR="007F42BA" w:rsidRPr="001D684F" w:rsidRDefault="00E65582" w:rsidP="007A488C">
            <w:pPr>
              <w:jc w:val="left"/>
            </w:pPr>
            <w:r>
              <w:rPr>
                <w:rFonts w:hint="eastAsia"/>
              </w:rPr>
              <w:t>モデル</w:t>
            </w:r>
          </w:p>
        </w:tc>
        <w:tc>
          <w:tcPr>
            <w:tcW w:w="1843" w:type="dxa"/>
          </w:tcPr>
          <w:p w:rsidR="007F42BA" w:rsidRPr="001D684F" w:rsidRDefault="007F42BA" w:rsidP="00F40CA4">
            <w:pPr>
              <w:jc w:val="center"/>
            </w:pPr>
            <w:r>
              <w:rPr>
                <w:rFonts w:hint="eastAsia"/>
              </w:rPr>
              <w:t>2</w:t>
            </w:r>
            <w:r w:rsidR="00275053">
              <w:rPr>
                <w:rFonts w:hint="eastAsia"/>
              </w:rPr>
              <w:t>1</w:t>
            </w:r>
            <w:r>
              <w:rPr>
                <w:rFonts w:hint="eastAsia"/>
              </w:rPr>
              <w:t>1</w:t>
            </w:r>
          </w:p>
        </w:tc>
        <w:tc>
          <w:tcPr>
            <w:tcW w:w="2126" w:type="dxa"/>
          </w:tcPr>
          <w:p w:rsidR="007F42BA" w:rsidRPr="001D684F" w:rsidRDefault="007F42BA" w:rsidP="00F40CA4">
            <w:pPr>
              <w:jc w:val="center"/>
            </w:pPr>
            <w:r>
              <w:rPr>
                <w:rFonts w:hint="eastAsia"/>
              </w:rPr>
              <w:t>177</w:t>
            </w:r>
          </w:p>
        </w:tc>
        <w:tc>
          <w:tcPr>
            <w:tcW w:w="1798" w:type="dxa"/>
          </w:tcPr>
          <w:p w:rsidR="007F42BA" w:rsidRDefault="007F42BA" w:rsidP="00F40CA4">
            <w:pPr>
              <w:jc w:val="center"/>
            </w:pPr>
            <w:r>
              <w:rPr>
                <w:rFonts w:hint="eastAsia"/>
              </w:rPr>
              <w:t>388</w:t>
            </w:r>
          </w:p>
        </w:tc>
      </w:tr>
      <w:tr w:rsidR="007F42BA" w:rsidRPr="001D684F" w:rsidTr="00DF0EC7">
        <w:trPr>
          <w:jc w:val="center"/>
        </w:trPr>
        <w:tc>
          <w:tcPr>
            <w:tcW w:w="426" w:type="dxa"/>
            <w:shd w:val="clear" w:color="auto" w:fill="D9D9D9" w:themeFill="background1" w:themeFillShade="D9"/>
            <w:vAlign w:val="center"/>
          </w:tcPr>
          <w:p w:rsidR="007F42BA" w:rsidRPr="001D684F" w:rsidRDefault="00DF0EC7" w:rsidP="00DF0EC7">
            <w:pPr>
              <w:jc w:val="center"/>
            </w:pPr>
            <w:r>
              <w:rPr>
                <w:rFonts w:hint="eastAsia"/>
              </w:rPr>
              <w:t>2</w:t>
            </w:r>
          </w:p>
        </w:tc>
        <w:tc>
          <w:tcPr>
            <w:tcW w:w="691" w:type="dxa"/>
            <w:vMerge/>
            <w:shd w:val="clear" w:color="auto" w:fill="D9D9D9" w:themeFill="background1" w:themeFillShade="D9"/>
          </w:tcPr>
          <w:p w:rsidR="007F42BA" w:rsidRPr="001D684F" w:rsidRDefault="007F42BA" w:rsidP="007A488C">
            <w:pPr>
              <w:jc w:val="center"/>
            </w:pPr>
          </w:p>
        </w:tc>
        <w:tc>
          <w:tcPr>
            <w:tcW w:w="2693" w:type="dxa"/>
            <w:shd w:val="clear" w:color="auto" w:fill="D9D9D9" w:themeFill="background1" w:themeFillShade="D9"/>
          </w:tcPr>
          <w:p w:rsidR="007F42BA" w:rsidRPr="001D684F" w:rsidRDefault="00E65582" w:rsidP="007A488C">
            <w:pPr>
              <w:jc w:val="left"/>
            </w:pPr>
            <w:r>
              <w:rPr>
                <w:rFonts w:hint="eastAsia"/>
              </w:rPr>
              <w:t>ビュー</w:t>
            </w:r>
          </w:p>
        </w:tc>
        <w:tc>
          <w:tcPr>
            <w:tcW w:w="1843" w:type="dxa"/>
            <w:shd w:val="clear" w:color="auto" w:fill="D9D9D9" w:themeFill="background1" w:themeFillShade="D9"/>
          </w:tcPr>
          <w:p w:rsidR="007F42BA" w:rsidRPr="001D684F" w:rsidRDefault="007F42BA" w:rsidP="00F40CA4">
            <w:pPr>
              <w:jc w:val="center"/>
            </w:pPr>
            <w:r>
              <w:rPr>
                <w:rFonts w:hint="eastAsia"/>
              </w:rPr>
              <w:t>336</w:t>
            </w:r>
          </w:p>
        </w:tc>
        <w:tc>
          <w:tcPr>
            <w:tcW w:w="2126" w:type="dxa"/>
            <w:shd w:val="clear" w:color="auto" w:fill="D9D9D9" w:themeFill="background1" w:themeFillShade="D9"/>
          </w:tcPr>
          <w:p w:rsidR="007F42BA" w:rsidRPr="001D684F" w:rsidRDefault="007F42BA" w:rsidP="00F40CA4">
            <w:pPr>
              <w:jc w:val="center"/>
            </w:pPr>
            <w:r>
              <w:rPr>
                <w:rFonts w:hint="eastAsia"/>
              </w:rPr>
              <w:t>191</w:t>
            </w:r>
          </w:p>
        </w:tc>
        <w:tc>
          <w:tcPr>
            <w:tcW w:w="1798" w:type="dxa"/>
            <w:shd w:val="clear" w:color="auto" w:fill="D9D9D9" w:themeFill="background1" w:themeFillShade="D9"/>
          </w:tcPr>
          <w:p w:rsidR="007F42BA" w:rsidRDefault="007F42BA" w:rsidP="00F40CA4">
            <w:pPr>
              <w:jc w:val="center"/>
            </w:pPr>
            <w:r>
              <w:rPr>
                <w:rFonts w:hint="eastAsia"/>
              </w:rPr>
              <w:t>527</w:t>
            </w:r>
          </w:p>
        </w:tc>
      </w:tr>
      <w:tr w:rsidR="007F42BA" w:rsidRPr="001D684F" w:rsidTr="00DF0EC7">
        <w:trPr>
          <w:jc w:val="center"/>
        </w:trPr>
        <w:tc>
          <w:tcPr>
            <w:tcW w:w="426" w:type="dxa"/>
            <w:vAlign w:val="center"/>
          </w:tcPr>
          <w:p w:rsidR="007F42BA" w:rsidRPr="001D684F" w:rsidRDefault="00DF0EC7" w:rsidP="00DF0EC7">
            <w:pPr>
              <w:jc w:val="center"/>
            </w:pPr>
            <w:r>
              <w:rPr>
                <w:rFonts w:hint="eastAsia"/>
              </w:rPr>
              <w:t>3</w:t>
            </w:r>
          </w:p>
        </w:tc>
        <w:tc>
          <w:tcPr>
            <w:tcW w:w="691" w:type="dxa"/>
            <w:vMerge/>
            <w:shd w:val="clear" w:color="auto" w:fill="FDE9D9" w:themeFill="accent6" w:themeFillTint="33"/>
          </w:tcPr>
          <w:p w:rsidR="007F42BA" w:rsidRPr="001D684F" w:rsidRDefault="007F42BA" w:rsidP="007A488C">
            <w:pPr>
              <w:jc w:val="center"/>
            </w:pPr>
          </w:p>
        </w:tc>
        <w:tc>
          <w:tcPr>
            <w:tcW w:w="2693" w:type="dxa"/>
          </w:tcPr>
          <w:p w:rsidR="007F42BA" w:rsidRPr="001D684F" w:rsidRDefault="00E65582" w:rsidP="007A488C">
            <w:pPr>
              <w:jc w:val="left"/>
            </w:pPr>
            <w:r>
              <w:rPr>
                <w:rFonts w:hint="eastAsia"/>
              </w:rPr>
              <w:t>コントローラ</w:t>
            </w:r>
          </w:p>
        </w:tc>
        <w:tc>
          <w:tcPr>
            <w:tcW w:w="1843" w:type="dxa"/>
          </w:tcPr>
          <w:p w:rsidR="007F42BA" w:rsidRPr="001D684F" w:rsidRDefault="007F42BA" w:rsidP="00F40CA4">
            <w:pPr>
              <w:jc w:val="center"/>
            </w:pPr>
            <w:r>
              <w:rPr>
                <w:rFonts w:hint="eastAsia"/>
              </w:rPr>
              <w:t>206</w:t>
            </w:r>
          </w:p>
        </w:tc>
        <w:tc>
          <w:tcPr>
            <w:tcW w:w="2126" w:type="dxa"/>
          </w:tcPr>
          <w:p w:rsidR="007F42BA" w:rsidRPr="001D684F" w:rsidRDefault="007F42BA" w:rsidP="00F40CA4">
            <w:pPr>
              <w:jc w:val="center"/>
            </w:pPr>
            <w:r>
              <w:rPr>
                <w:rFonts w:hint="eastAsia"/>
              </w:rPr>
              <w:t>228</w:t>
            </w:r>
          </w:p>
        </w:tc>
        <w:tc>
          <w:tcPr>
            <w:tcW w:w="1798" w:type="dxa"/>
          </w:tcPr>
          <w:p w:rsidR="007F42BA" w:rsidRDefault="007F42BA" w:rsidP="00F40CA4">
            <w:pPr>
              <w:jc w:val="center"/>
            </w:pPr>
            <w:r>
              <w:rPr>
                <w:rFonts w:hint="eastAsia"/>
              </w:rPr>
              <w:t>434</w:t>
            </w:r>
          </w:p>
        </w:tc>
      </w:tr>
      <w:tr w:rsidR="007F42BA" w:rsidRPr="001D684F" w:rsidTr="00DF0EC7">
        <w:trPr>
          <w:jc w:val="center"/>
        </w:trPr>
        <w:tc>
          <w:tcPr>
            <w:tcW w:w="426" w:type="dxa"/>
            <w:shd w:val="clear" w:color="auto" w:fill="D9D9D9" w:themeFill="background1" w:themeFillShade="D9"/>
            <w:vAlign w:val="center"/>
          </w:tcPr>
          <w:p w:rsidR="007F42BA" w:rsidRDefault="00DF0EC7" w:rsidP="00DF0EC7">
            <w:pPr>
              <w:jc w:val="center"/>
            </w:pPr>
            <w:r>
              <w:rPr>
                <w:rFonts w:hint="eastAsia"/>
              </w:rPr>
              <w:t>4</w:t>
            </w:r>
          </w:p>
        </w:tc>
        <w:tc>
          <w:tcPr>
            <w:tcW w:w="691" w:type="dxa"/>
            <w:vMerge/>
            <w:shd w:val="clear" w:color="auto" w:fill="D9D9D9" w:themeFill="background1" w:themeFillShade="D9"/>
          </w:tcPr>
          <w:p w:rsidR="007F42BA" w:rsidRPr="001D684F" w:rsidRDefault="007F42BA" w:rsidP="007A488C">
            <w:pPr>
              <w:jc w:val="center"/>
            </w:pPr>
          </w:p>
        </w:tc>
        <w:tc>
          <w:tcPr>
            <w:tcW w:w="2693" w:type="dxa"/>
            <w:shd w:val="clear" w:color="auto" w:fill="D9D9D9" w:themeFill="background1" w:themeFillShade="D9"/>
          </w:tcPr>
          <w:p w:rsidR="007F42BA" w:rsidRDefault="007F42BA" w:rsidP="00E65582">
            <w:pPr>
              <w:jc w:val="left"/>
            </w:pPr>
            <w:r>
              <w:rPr>
                <w:rFonts w:hint="eastAsia"/>
              </w:rPr>
              <w:t>テスト</w:t>
            </w:r>
          </w:p>
        </w:tc>
        <w:tc>
          <w:tcPr>
            <w:tcW w:w="1843" w:type="dxa"/>
            <w:shd w:val="clear" w:color="auto" w:fill="D9D9D9" w:themeFill="background1" w:themeFillShade="D9"/>
          </w:tcPr>
          <w:p w:rsidR="007F42BA" w:rsidRPr="001D684F" w:rsidRDefault="007F42BA" w:rsidP="00F40CA4">
            <w:pPr>
              <w:jc w:val="center"/>
            </w:pPr>
            <w:r>
              <w:rPr>
                <w:rFonts w:hint="eastAsia"/>
              </w:rPr>
              <w:t>1877</w:t>
            </w:r>
          </w:p>
        </w:tc>
        <w:tc>
          <w:tcPr>
            <w:tcW w:w="2126" w:type="dxa"/>
            <w:shd w:val="clear" w:color="auto" w:fill="D9D9D9" w:themeFill="background1" w:themeFillShade="D9"/>
          </w:tcPr>
          <w:p w:rsidR="007F42BA" w:rsidRPr="001D684F" w:rsidRDefault="007F42BA" w:rsidP="00F40CA4">
            <w:pPr>
              <w:jc w:val="center"/>
            </w:pPr>
            <w:r>
              <w:rPr>
                <w:rFonts w:hint="eastAsia"/>
              </w:rPr>
              <w:t>1261</w:t>
            </w:r>
          </w:p>
        </w:tc>
        <w:tc>
          <w:tcPr>
            <w:tcW w:w="1798" w:type="dxa"/>
            <w:shd w:val="clear" w:color="auto" w:fill="D9D9D9" w:themeFill="background1" w:themeFillShade="D9"/>
          </w:tcPr>
          <w:p w:rsidR="007F42BA" w:rsidRDefault="007F42BA" w:rsidP="00F40CA4">
            <w:pPr>
              <w:jc w:val="center"/>
            </w:pPr>
            <w:r>
              <w:rPr>
                <w:rFonts w:hint="eastAsia"/>
              </w:rPr>
              <w:t>3138</w:t>
            </w:r>
          </w:p>
        </w:tc>
      </w:tr>
      <w:tr w:rsidR="007F42BA" w:rsidRPr="001D684F" w:rsidTr="00DF0EC7">
        <w:trPr>
          <w:jc w:val="center"/>
        </w:trPr>
        <w:tc>
          <w:tcPr>
            <w:tcW w:w="426" w:type="dxa"/>
            <w:vAlign w:val="center"/>
          </w:tcPr>
          <w:p w:rsidR="007F42BA" w:rsidRDefault="00DF0EC7" w:rsidP="00DF0EC7">
            <w:pPr>
              <w:jc w:val="center"/>
            </w:pPr>
            <w:r>
              <w:rPr>
                <w:rFonts w:hint="eastAsia"/>
              </w:rPr>
              <w:t>5</w:t>
            </w:r>
          </w:p>
        </w:tc>
        <w:tc>
          <w:tcPr>
            <w:tcW w:w="691" w:type="dxa"/>
            <w:vMerge/>
            <w:shd w:val="clear" w:color="auto" w:fill="FDE9D9" w:themeFill="accent6" w:themeFillTint="33"/>
          </w:tcPr>
          <w:p w:rsidR="007F42BA" w:rsidRPr="001D684F" w:rsidRDefault="007F42BA" w:rsidP="007A488C">
            <w:pPr>
              <w:jc w:val="center"/>
            </w:pPr>
          </w:p>
        </w:tc>
        <w:tc>
          <w:tcPr>
            <w:tcW w:w="2693" w:type="dxa"/>
          </w:tcPr>
          <w:p w:rsidR="007F42BA" w:rsidRPr="001D684F" w:rsidRDefault="007F42BA" w:rsidP="007A488C">
            <w:pPr>
              <w:jc w:val="left"/>
            </w:pPr>
            <w:r>
              <w:rPr>
                <w:rFonts w:hint="eastAsia"/>
              </w:rPr>
              <w:t>その他設定ファイル</w:t>
            </w:r>
          </w:p>
        </w:tc>
        <w:tc>
          <w:tcPr>
            <w:tcW w:w="1843" w:type="dxa"/>
          </w:tcPr>
          <w:p w:rsidR="007F42BA" w:rsidRPr="001D684F" w:rsidRDefault="007F42BA" w:rsidP="00F40CA4">
            <w:pPr>
              <w:jc w:val="center"/>
            </w:pPr>
            <w:r>
              <w:rPr>
                <w:rFonts w:hint="eastAsia"/>
              </w:rPr>
              <w:t>142</w:t>
            </w:r>
          </w:p>
        </w:tc>
        <w:tc>
          <w:tcPr>
            <w:tcW w:w="2126" w:type="dxa"/>
          </w:tcPr>
          <w:p w:rsidR="007F42BA" w:rsidRPr="001D684F" w:rsidRDefault="007F42BA" w:rsidP="00F40CA4">
            <w:pPr>
              <w:jc w:val="center"/>
            </w:pPr>
            <w:r>
              <w:rPr>
                <w:rFonts w:hint="eastAsia"/>
              </w:rPr>
              <w:t>95</w:t>
            </w:r>
          </w:p>
        </w:tc>
        <w:tc>
          <w:tcPr>
            <w:tcW w:w="1798" w:type="dxa"/>
          </w:tcPr>
          <w:p w:rsidR="007F42BA" w:rsidRDefault="007F42BA" w:rsidP="00F40CA4">
            <w:pPr>
              <w:jc w:val="center"/>
            </w:pPr>
            <w:r>
              <w:rPr>
                <w:rFonts w:hint="eastAsia"/>
              </w:rPr>
              <w:t>237</w:t>
            </w:r>
          </w:p>
        </w:tc>
      </w:tr>
      <w:tr w:rsidR="007F42BA" w:rsidRPr="001D684F" w:rsidTr="00600716">
        <w:trPr>
          <w:jc w:val="center"/>
        </w:trPr>
        <w:tc>
          <w:tcPr>
            <w:tcW w:w="426" w:type="dxa"/>
            <w:tcBorders>
              <w:bottom w:val="double" w:sz="4" w:space="0" w:color="auto"/>
            </w:tcBorders>
            <w:shd w:val="clear" w:color="auto" w:fill="D9D9D9" w:themeFill="background1" w:themeFillShade="D9"/>
            <w:vAlign w:val="center"/>
          </w:tcPr>
          <w:p w:rsidR="007F42BA" w:rsidRDefault="00DF0EC7" w:rsidP="00DF0EC7">
            <w:pPr>
              <w:jc w:val="center"/>
            </w:pPr>
            <w:r>
              <w:rPr>
                <w:rFonts w:hint="eastAsia"/>
              </w:rPr>
              <w:t>6</w:t>
            </w:r>
          </w:p>
        </w:tc>
        <w:tc>
          <w:tcPr>
            <w:tcW w:w="3384" w:type="dxa"/>
            <w:gridSpan w:val="2"/>
            <w:tcBorders>
              <w:bottom w:val="double" w:sz="4" w:space="0" w:color="auto"/>
            </w:tcBorders>
            <w:shd w:val="clear" w:color="auto" w:fill="D9D9D9" w:themeFill="background1" w:themeFillShade="D9"/>
          </w:tcPr>
          <w:p w:rsidR="007F42BA" w:rsidRPr="001D684F" w:rsidRDefault="007F42BA" w:rsidP="007A488C">
            <w:pPr>
              <w:jc w:val="center"/>
            </w:pPr>
            <w:r>
              <w:rPr>
                <w:rFonts w:hint="eastAsia"/>
              </w:rPr>
              <w:t>Javascript</w:t>
            </w:r>
          </w:p>
        </w:tc>
        <w:tc>
          <w:tcPr>
            <w:tcW w:w="1843" w:type="dxa"/>
            <w:tcBorders>
              <w:bottom w:val="double" w:sz="4" w:space="0" w:color="auto"/>
            </w:tcBorders>
            <w:shd w:val="clear" w:color="auto" w:fill="D9D9D9" w:themeFill="background1" w:themeFillShade="D9"/>
          </w:tcPr>
          <w:p w:rsidR="007F42BA" w:rsidRPr="001D684F" w:rsidRDefault="007F42BA" w:rsidP="00F40CA4">
            <w:pPr>
              <w:jc w:val="center"/>
            </w:pPr>
            <w:r>
              <w:rPr>
                <w:rFonts w:hint="eastAsia"/>
              </w:rPr>
              <w:t>249</w:t>
            </w:r>
          </w:p>
        </w:tc>
        <w:tc>
          <w:tcPr>
            <w:tcW w:w="2126" w:type="dxa"/>
            <w:tcBorders>
              <w:bottom w:val="double" w:sz="4" w:space="0" w:color="auto"/>
            </w:tcBorders>
            <w:shd w:val="clear" w:color="auto" w:fill="D9D9D9" w:themeFill="background1" w:themeFillShade="D9"/>
          </w:tcPr>
          <w:p w:rsidR="007F42BA" w:rsidRPr="001D684F" w:rsidRDefault="007F42BA" w:rsidP="00F40CA4">
            <w:pPr>
              <w:jc w:val="center"/>
            </w:pPr>
            <w:r>
              <w:rPr>
                <w:rFonts w:hint="eastAsia"/>
              </w:rPr>
              <w:t>233</w:t>
            </w:r>
          </w:p>
        </w:tc>
        <w:tc>
          <w:tcPr>
            <w:tcW w:w="1798" w:type="dxa"/>
            <w:tcBorders>
              <w:bottom w:val="double" w:sz="4" w:space="0" w:color="auto"/>
            </w:tcBorders>
            <w:shd w:val="clear" w:color="auto" w:fill="D9D9D9" w:themeFill="background1" w:themeFillShade="D9"/>
          </w:tcPr>
          <w:p w:rsidR="007F42BA" w:rsidRDefault="007F42BA" w:rsidP="00F40CA4">
            <w:pPr>
              <w:jc w:val="center"/>
            </w:pPr>
            <w:r>
              <w:rPr>
                <w:rFonts w:hint="eastAsia"/>
              </w:rPr>
              <w:t>482</w:t>
            </w:r>
          </w:p>
        </w:tc>
      </w:tr>
      <w:tr w:rsidR="007F42BA" w:rsidRPr="001D684F" w:rsidTr="00600716">
        <w:trPr>
          <w:jc w:val="center"/>
        </w:trPr>
        <w:tc>
          <w:tcPr>
            <w:tcW w:w="426" w:type="dxa"/>
            <w:tcBorders>
              <w:top w:val="double" w:sz="4" w:space="0" w:color="auto"/>
            </w:tcBorders>
            <w:shd w:val="clear" w:color="auto" w:fill="auto"/>
            <w:vAlign w:val="center"/>
          </w:tcPr>
          <w:p w:rsidR="007F42BA" w:rsidRDefault="00DF0EC7" w:rsidP="00DF0EC7">
            <w:pPr>
              <w:jc w:val="center"/>
            </w:pPr>
            <w:r>
              <w:rPr>
                <w:rFonts w:hint="eastAsia"/>
              </w:rPr>
              <w:t>7</w:t>
            </w:r>
          </w:p>
        </w:tc>
        <w:tc>
          <w:tcPr>
            <w:tcW w:w="3384" w:type="dxa"/>
            <w:gridSpan w:val="2"/>
            <w:tcBorders>
              <w:top w:val="double" w:sz="4" w:space="0" w:color="auto"/>
            </w:tcBorders>
            <w:shd w:val="clear" w:color="auto" w:fill="auto"/>
          </w:tcPr>
          <w:p w:rsidR="007F42BA" w:rsidRPr="001D684F" w:rsidRDefault="007F42BA" w:rsidP="007F42BA">
            <w:pPr>
              <w:jc w:val="center"/>
            </w:pPr>
            <w:r>
              <w:rPr>
                <w:rFonts w:hint="eastAsia"/>
              </w:rPr>
              <w:t>総</w:t>
            </w:r>
            <w:r w:rsidR="00A57609">
              <w:rPr>
                <w:rFonts w:hint="eastAsia"/>
              </w:rPr>
              <w:t>行数</w:t>
            </w:r>
          </w:p>
        </w:tc>
        <w:tc>
          <w:tcPr>
            <w:tcW w:w="1843" w:type="dxa"/>
            <w:tcBorders>
              <w:top w:val="double" w:sz="4" w:space="0" w:color="auto"/>
            </w:tcBorders>
            <w:shd w:val="clear" w:color="auto" w:fill="auto"/>
          </w:tcPr>
          <w:p w:rsidR="007F42BA" w:rsidRPr="001D684F" w:rsidRDefault="00275053" w:rsidP="00F40CA4">
            <w:pPr>
              <w:jc w:val="center"/>
            </w:pPr>
            <w:r>
              <w:rPr>
                <w:rFonts w:hint="eastAsia"/>
              </w:rPr>
              <w:t>302</w:t>
            </w:r>
            <w:r w:rsidR="007F42BA">
              <w:rPr>
                <w:rFonts w:hint="eastAsia"/>
              </w:rPr>
              <w:t>1</w:t>
            </w:r>
          </w:p>
        </w:tc>
        <w:tc>
          <w:tcPr>
            <w:tcW w:w="2126" w:type="dxa"/>
            <w:tcBorders>
              <w:top w:val="double" w:sz="4" w:space="0" w:color="auto"/>
            </w:tcBorders>
            <w:shd w:val="clear" w:color="auto" w:fill="auto"/>
          </w:tcPr>
          <w:p w:rsidR="007F42BA" w:rsidRPr="001D684F" w:rsidRDefault="007F42BA" w:rsidP="00F40CA4">
            <w:pPr>
              <w:jc w:val="center"/>
            </w:pPr>
            <w:r>
              <w:rPr>
                <w:rFonts w:hint="eastAsia"/>
              </w:rPr>
              <w:t>2185</w:t>
            </w:r>
          </w:p>
        </w:tc>
        <w:tc>
          <w:tcPr>
            <w:tcW w:w="1798" w:type="dxa"/>
            <w:tcBorders>
              <w:top w:val="double" w:sz="4" w:space="0" w:color="auto"/>
            </w:tcBorders>
            <w:shd w:val="clear" w:color="auto" w:fill="auto"/>
          </w:tcPr>
          <w:p w:rsidR="007F42BA" w:rsidRDefault="00275053" w:rsidP="00F40CA4">
            <w:pPr>
              <w:jc w:val="center"/>
            </w:pPr>
            <w:r>
              <w:rPr>
                <w:rFonts w:hint="eastAsia"/>
              </w:rPr>
              <w:t>5206</w:t>
            </w:r>
          </w:p>
        </w:tc>
      </w:tr>
    </w:tbl>
    <w:p w:rsidR="00DE44EA" w:rsidRPr="00A7105F" w:rsidRDefault="00DE44EA" w:rsidP="00275053">
      <w:pPr>
        <w:rPr>
          <w:color w:val="FF0000"/>
        </w:rPr>
      </w:pPr>
    </w:p>
    <w:p w:rsidR="003400EE" w:rsidRDefault="003400EE">
      <w:pPr>
        <w:widowControl/>
        <w:adjustRightInd/>
        <w:spacing w:line="240" w:lineRule="auto"/>
        <w:jc w:val="left"/>
        <w:textAlignment w:val="auto"/>
      </w:pPr>
      <w:r>
        <w:br w:type="page"/>
      </w:r>
    </w:p>
    <w:p w:rsidR="00DE44EA" w:rsidRDefault="00DE44EA" w:rsidP="00DE44EA">
      <w:pPr>
        <w:pStyle w:val="20"/>
      </w:pPr>
      <w:bookmarkStart w:id="613" w:name="_Toc404964171"/>
      <w:r>
        <w:rPr>
          <w:rFonts w:hint="eastAsia"/>
        </w:rPr>
        <w:lastRenderedPageBreak/>
        <w:t>提案</w:t>
      </w:r>
      <w:bookmarkEnd w:id="613"/>
    </w:p>
    <w:p w:rsidR="00D974A7" w:rsidRDefault="00DB62A3" w:rsidP="00DE44EA">
      <w:r>
        <w:rPr>
          <w:rFonts w:hint="eastAsia"/>
        </w:rPr>
        <w:t xml:space="preserve">　</w:t>
      </w:r>
      <w:r>
        <w:rPr>
          <w:rFonts w:hint="eastAsia"/>
        </w:rPr>
        <w:t>iframe</w:t>
      </w:r>
      <w:r>
        <w:rPr>
          <w:rFonts w:hint="eastAsia"/>
        </w:rPr>
        <w:t>プラグインにおいて実装が必要</w:t>
      </w:r>
      <w:r w:rsidR="002C72FD">
        <w:rPr>
          <w:rFonts w:hint="eastAsia"/>
        </w:rPr>
        <w:t>な</w:t>
      </w:r>
      <w:r>
        <w:rPr>
          <w:rFonts w:hint="eastAsia"/>
        </w:rPr>
        <w:t>フォーム</w:t>
      </w:r>
      <w:r w:rsidR="00832374">
        <w:rPr>
          <w:rFonts w:hint="eastAsia"/>
        </w:rPr>
        <w:t>に対して、入力を最適化するためのいくつかの機能</w:t>
      </w:r>
      <w:r w:rsidR="00D974A7">
        <w:rPr>
          <w:rFonts w:hint="eastAsia"/>
        </w:rPr>
        <w:t>を</w:t>
      </w:r>
      <w:r>
        <w:rPr>
          <w:rFonts w:hint="eastAsia"/>
        </w:rPr>
        <w:t>提案する。</w:t>
      </w:r>
    </w:p>
    <w:p w:rsidR="00DE44EA" w:rsidRDefault="00D974A7" w:rsidP="00D974A7">
      <w:pPr>
        <w:ind w:firstLineChars="100" w:firstLine="210"/>
      </w:pPr>
      <w:r>
        <w:rPr>
          <w:rFonts w:hint="eastAsia"/>
        </w:rPr>
        <w:t>フォームに関する考え方に</w:t>
      </w:r>
      <w:r w:rsidR="00DB62A3">
        <w:rPr>
          <w:rFonts w:hint="eastAsia"/>
        </w:rPr>
        <w:t>EFO</w:t>
      </w:r>
      <w:r w:rsidR="00DB62A3">
        <w:rPr>
          <w:rFonts w:hint="eastAsia"/>
        </w:rPr>
        <w:t>（</w:t>
      </w:r>
      <w:r w:rsidR="00786617">
        <w:rPr>
          <w:rFonts w:hint="eastAsia"/>
        </w:rPr>
        <w:t>Entry Form Optimization</w:t>
      </w:r>
      <w:r w:rsidR="00786617">
        <w:rPr>
          <w:rFonts w:hint="eastAsia"/>
        </w:rPr>
        <w:t>：</w:t>
      </w:r>
      <w:r>
        <w:rPr>
          <w:rFonts w:hint="eastAsia"/>
        </w:rPr>
        <w:t>エントリー</w:t>
      </w:r>
      <w:r w:rsidR="00DB62A3">
        <w:rPr>
          <w:rFonts w:hint="eastAsia"/>
        </w:rPr>
        <w:t>フォーム最適化）</w:t>
      </w:r>
      <w:r>
        <w:rPr>
          <w:rFonts w:hint="eastAsia"/>
        </w:rPr>
        <w:t>がある。</w:t>
      </w:r>
      <w:r w:rsidR="000B07A2">
        <w:rPr>
          <w:rFonts w:hint="eastAsia"/>
        </w:rPr>
        <w:t>これは</w:t>
      </w:r>
      <w:r w:rsidR="000B07A2">
        <w:rPr>
          <w:rFonts w:hint="eastAsia"/>
        </w:rPr>
        <w:t>Web</w:t>
      </w:r>
      <w:r w:rsidR="000B07A2">
        <w:rPr>
          <w:rFonts w:hint="eastAsia"/>
        </w:rPr>
        <w:t>サイトの入力フォームの仕様やデザインを利用しやすく改善することを指す。この</w:t>
      </w:r>
      <w:r w:rsidR="000B07A2">
        <w:rPr>
          <w:rFonts w:hint="eastAsia"/>
        </w:rPr>
        <w:t>EFO</w:t>
      </w:r>
      <w:r w:rsidR="000B07A2">
        <w:rPr>
          <w:rFonts w:hint="eastAsia"/>
        </w:rPr>
        <w:t>の目的として、登録や発注の意思を持つユーザが諦めて途中で入力を止め、立ち去ってしまう機会損失を減らすことにある。</w:t>
      </w:r>
    </w:p>
    <w:p w:rsidR="00FF4AAD" w:rsidRDefault="00FF4AAD" w:rsidP="00DD2291">
      <w:r>
        <w:rPr>
          <w:rFonts w:hint="eastAsia"/>
        </w:rPr>
        <w:t xml:space="preserve">　厳密に定められてはいないが、数十</w:t>
      </w:r>
      <w:r w:rsidR="0096434C">
        <w:rPr>
          <w:rFonts w:hint="eastAsia"/>
        </w:rPr>
        <w:t>と存在する</w:t>
      </w:r>
      <w:r>
        <w:rPr>
          <w:rFonts w:hint="eastAsia"/>
        </w:rPr>
        <w:t>EFO</w:t>
      </w:r>
      <w:r>
        <w:rPr>
          <w:rFonts w:hint="eastAsia"/>
        </w:rPr>
        <w:t>のポイントのうち、</w:t>
      </w:r>
      <w:r>
        <w:rPr>
          <w:rFonts w:hint="eastAsia"/>
        </w:rPr>
        <w:t>iframe</w:t>
      </w:r>
      <w:r>
        <w:rPr>
          <w:rFonts w:hint="eastAsia"/>
        </w:rPr>
        <w:t>プラグインの機能に</w:t>
      </w:r>
      <w:r w:rsidR="0059541F">
        <w:rPr>
          <w:rFonts w:hint="eastAsia"/>
        </w:rPr>
        <w:t>適切</w:t>
      </w:r>
      <w:r>
        <w:rPr>
          <w:rFonts w:hint="eastAsia"/>
        </w:rPr>
        <w:t>なものに絞</w:t>
      </w:r>
      <w:r w:rsidR="003D7AF7">
        <w:rPr>
          <w:rFonts w:hint="eastAsia"/>
        </w:rPr>
        <w:t>って</w:t>
      </w:r>
      <w:r>
        <w:rPr>
          <w:rFonts w:hint="eastAsia"/>
        </w:rPr>
        <w:t>、実装を検討した。提案内容、実装方法を以下に示す。</w:t>
      </w:r>
    </w:p>
    <w:p w:rsidR="00FF4AAD" w:rsidRPr="00DD2291" w:rsidRDefault="00FF4AAD" w:rsidP="00DE44EA"/>
    <w:p w:rsidR="00DE44EA" w:rsidRDefault="00DE44EA" w:rsidP="0088023E">
      <w:pPr>
        <w:pStyle w:val="30"/>
        <w:ind w:left="793"/>
      </w:pPr>
      <w:bookmarkStart w:id="614" w:name="_Toc404964172"/>
      <w:r>
        <w:rPr>
          <w:rFonts w:hint="eastAsia"/>
        </w:rPr>
        <w:t>提案内容</w:t>
      </w:r>
      <w:bookmarkEnd w:id="614"/>
    </w:p>
    <w:p w:rsidR="0096434C" w:rsidRDefault="000B07A2" w:rsidP="000B07A2">
      <w:r>
        <w:rPr>
          <w:rFonts w:hint="eastAsia"/>
        </w:rPr>
        <w:t xml:space="preserve">　</w:t>
      </w:r>
      <w:r w:rsidR="0059541F">
        <w:rPr>
          <w:rFonts w:hint="eastAsia"/>
        </w:rPr>
        <w:t>EFO</w:t>
      </w:r>
      <w:r w:rsidR="002C72FD">
        <w:rPr>
          <w:rFonts w:hint="eastAsia"/>
        </w:rPr>
        <w:t>の</w:t>
      </w:r>
      <w:r w:rsidR="0059541F">
        <w:rPr>
          <w:rFonts w:hint="eastAsia"/>
        </w:rPr>
        <w:t>ポイントのうち、</w:t>
      </w:r>
      <w:r w:rsidR="0059541F">
        <w:rPr>
          <w:rFonts w:hint="eastAsia"/>
        </w:rPr>
        <w:t>iframe</w:t>
      </w:r>
      <w:r w:rsidR="0059541F">
        <w:rPr>
          <w:rFonts w:hint="eastAsia"/>
        </w:rPr>
        <w:t>プラグイン</w:t>
      </w:r>
      <w:r w:rsidR="002C72FD">
        <w:rPr>
          <w:rFonts w:hint="eastAsia"/>
        </w:rPr>
        <w:t>のフォームを最適化するための</w:t>
      </w:r>
      <w:r w:rsidR="003D7AF7">
        <w:rPr>
          <w:rFonts w:hint="eastAsia"/>
        </w:rPr>
        <w:t>検討項目</w:t>
      </w:r>
      <w:r w:rsidR="0059541F">
        <w:rPr>
          <w:rFonts w:hint="eastAsia"/>
        </w:rPr>
        <w:t>を以下に示す。</w:t>
      </w:r>
      <w:r w:rsidR="000267B9">
        <w:rPr>
          <w:rFonts w:hint="eastAsia"/>
        </w:rPr>
        <w:t>さらに</w:t>
      </w:r>
      <w:r w:rsidR="0059541F">
        <w:rPr>
          <w:rFonts w:hint="eastAsia"/>
        </w:rPr>
        <w:t>この</w:t>
      </w:r>
      <w:r w:rsidR="0059541F">
        <w:rPr>
          <w:rFonts w:hint="eastAsia"/>
        </w:rPr>
        <w:t>1</w:t>
      </w:r>
      <w:r w:rsidR="00C46D5C">
        <w:rPr>
          <w:rFonts w:hint="eastAsia"/>
        </w:rPr>
        <w:t>3</w:t>
      </w:r>
      <w:r w:rsidR="0059541F">
        <w:rPr>
          <w:rFonts w:hint="eastAsia"/>
        </w:rPr>
        <w:t>項目を</w:t>
      </w:r>
      <w:r w:rsidR="0059541F">
        <w:rPr>
          <w:rFonts w:hint="eastAsia"/>
        </w:rPr>
        <w:t>3</w:t>
      </w:r>
      <w:r w:rsidR="000A10C6">
        <w:rPr>
          <w:rFonts w:hint="eastAsia"/>
        </w:rPr>
        <w:t>つ</w:t>
      </w:r>
      <w:r w:rsidR="0059541F">
        <w:rPr>
          <w:rFonts w:hint="eastAsia"/>
        </w:rPr>
        <w:t>に分類した。</w:t>
      </w:r>
    </w:p>
    <w:p w:rsidR="0059541F" w:rsidRPr="000B07A2" w:rsidRDefault="0059541F" w:rsidP="000B07A2"/>
    <w:p w:rsidR="0059541F" w:rsidRPr="0059541F" w:rsidRDefault="0059541F" w:rsidP="0059541F">
      <w:pPr>
        <w:pStyle w:val="af2"/>
        <w:keepNext/>
        <w:jc w:val="center"/>
        <w:rPr>
          <w:u w:val="single"/>
        </w:rPr>
      </w:pPr>
      <w:r w:rsidRPr="0059541F">
        <w:rPr>
          <w:rFonts w:hint="eastAsia"/>
          <w:u w:val="single"/>
        </w:rPr>
        <w:t>表</w:t>
      </w:r>
      <w:r w:rsidRPr="0059541F">
        <w:rPr>
          <w:rFonts w:hint="eastAsia"/>
          <w:u w:val="single"/>
        </w:rPr>
        <w:t xml:space="preserve"> </w:t>
      </w:r>
      <w:r w:rsidR="00172E0E">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172E0E">
        <w:rPr>
          <w:u w:val="single"/>
        </w:rPr>
        <w:fldChar w:fldCharType="separate"/>
      </w:r>
      <w:r w:rsidR="00CB7A33">
        <w:rPr>
          <w:noProof/>
          <w:u w:val="single"/>
        </w:rPr>
        <w:t>3</w:t>
      </w:r>
      <w:r w:rsidR="00172E0E">
        <w:rPr>
          <w:u w:val="single"/>
        </w:rPr>
        <w:fldChar w:fldCharType="end"/>
      </w:r>
      <w:r w:rsidR="00CB7A33">
        <w:rPr>
          <w:u w:val="single"/>
        </w:rPr>
        <w:t>.</w:t>
      </w:r>
      <w:r w:rsidR="00172E0E">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172E0E">
        <w:rPr>
          <w:u w:val="single"/>
        </w:rPr>
        <w:fldChar w:fldCharType="separate"/>
      </w:r>
      <w:r w:rsidR="00CB7A33">
        <w:rPr>
          <w:noProof/>
          <w:u w:val="single"/>
        </w:rPr>
        <w:t>6</w:t>
      </w:r>
      <w:r w:rsidR="00172E0E">
        <w:rPr>
          <w:u w:val="single"/>
        </w:rPr>
        <w:fldChar w:fldCharType="end"/>
      </w:r>
      <w:r w:rsidRPr="0059541F">
        <w:rPr>
          <w:rFonts w:hint="eastAsia"/>
          <w:u w:val="single"/>
        </w:rPr>
        <w:t xml:space="preserve">　</w:t>
      </w:r>
      <w:r w:rsidRPr="0059541F">
        <w:rPr>
          <w:rFonts w:hint="eastAsia"/>
          <w:u w:val="single"/>
        </w:rPr>
        <w:t>iframe</w:t>
      </w:r>
      <w:r w:rsidRPr="0059541F">
        <w:rPr>
          <w:rFonts w:hint="eastAsia"/>
          <w:u w:val="single"/>
        </w:rPr>
        <w:t>プラグインに適する</w:t>
      </w:r>
      <w:r w:rsidRPr="0059541F">
        <w:rPr>
          <w:rFonts w:hint="eastAsia"/>
          <w:u w:val="single"/>
        </w:rPr>
        <w:t>EFO</w:t>
      </w:r>
      <w:r w:rsidRPr="0059541F">
        <w:rPr>
          <w:rFonts w:hint="eastAsia"/>
          <w:u w:val="single"/>
        </w:rPr>
        <w:t>ポイント一覧</w:t>
      </w:r>
    </w:p>
    <w:tbl>
      <w:tblPr>
        <w:tblStyle w:val="af1"/>
        <w:tblW w:w="10852" w:type="dxa"/>
        <w:jc w:val="center"/>
        <w:tblLook w:val="04A0"/>
      </w:tblPr>
      <w:tblGrid>
        <w:gridCol w:w="450"/>
        <w:gridCol w:w="7142"/>
        <w:gridCol w:w="3260"/>
      </w:tblGrid>
      <w:tr w:rsidR="0059541F" w:rsidTr="00AC4385">
        <w:trPr>
          <w:jc w:val="center"/>
        </w:trPr>
        <w:tc>
          <w:tcPr>
            <w:tcW w:w="450" w:type="dxa"/>
            <w:shd w:val="clear" w:color="auto" w:fill="DAEEF3" w:themeFill="accent5" w:themeFillTint="33"/>
            <w:vAlign w:val="center"/>
          </w:tcPr>
          <w:p w:rsidR="0059541F" w:rsidRDefault="0059541F" w:rsidP="00832374">
            <w:pPr>
              <w:jc w:val="center"/>
            </w:pPr>
            <w:r>
              <w:rPr>
                <w:rFonts w:hint="eastAsia"/>
              </w:rPr>
              <w:t>項番</w:t>
            </w:r>
          </w:p>
        </w:tc>
        <w:tc>
          <w:tcPr>
            <w:tcW w:w="7142" w:type="dxa"/>
            <w:shd w:val="clear" w:color="auto" w:fill="DAEEF3" w:themeFill="accent5" w:themeFillTint="33"/>
            <w:vAlign w:val="center"/>
          </w:tcPr>
          <w:p w:rsidR="0059541F" w:rsidRDefault="0059541F" w:rsidP="00832374">
            <w:pPr>
              <w:jc w:val="center"/>
            </w:pPr>
            <w:r>
              <w:rPr>
                <w:rFonts w:hint="eastAsia"/>
              </w:rPr>
              <w:t>検討項目</w:t>
            </w:r>
          </w:p>
        </w:tc>
        <w:tc>
          <w:tcPr>
            <w:tcW w:w="3260" w:type="dxa"/>
            <w:shd w:val="clear" w:color="auto" w:fill="DAEEF3" w:themeFill="accent5" w:themeFillTint="33"/>
            <w:vAlign w:val="center"/>
          </w:tcPr>
          <w:p w:rsidR="0059541F" w:rsidRDefault="00795DD9" w:rsidP="00795DD9">
            <w:pPr>
              <w:jc w:val="center"/>
            </w:pPr>
            <w:r>
              <w:rPr>
                <w:rFonts w:hint="eastAsia"/>
              </w:rPr>
              <w:t>機能分類</w:t>
            </w:r>
          </w:p>
        </w:tc>
      </w:tr>
      <w:tr w:rsidR="00795DD9" w:rsidTr="00AC4385">
        <w:trPr>
          <w:jc w:val="center"/>
        </w:trPr>
        <w:tc>
          <w:tcPr>
            <w:tcW w:w="450" w:type="dxa"/>
            <w:vAlign w:val="center"/>
          </w:tcPr>
          <w:p w:rsidR="00795DD9" w:rsidRDefault="00795DD9" w:rsidP="00AA51D2">
            <w:pPr>
              <w:jc w:val="center"/>
            </w:pPr>
            <w:r>
              <w:rPr>
                <w:rFonts w:hint="eastAsia"/>
              </w:rPr>
              <w:t>1</w:t>
            </w:r>
          </w:p>
        </w:tc>
        <w:tc>
          <w:tcPr>
            <w:tcW w:w="7142" w:type="dxa"/>
          </w:tcPr>
          <w:p w:rsidR="00795DD9" w:rsidRDefault="00795DD9" w:rsidP="004818A5">
            <w:r w:rsidRPr="0096434C">
              <w:rPr>
                <w:rFonts w:hint="eastAsia"/>
              </w:rPr>
              <w:t>必須項目を明確にする</w:t>
            </w:r>
          </w:p>
        </w:tc>
        <w:tc>
          <w:tcPr>
            <w:tcW w:w="3260" w:type="dxa"/>
            <w:vMerge w:val="restart"/>
            <w:vAlign w:val="center"/>
          </w:tcPr>
          <w:p w:rsidR="00795DD9" w:rsidRPr="0096434C" w:rsidRDefault="00795DD9" w:rsidP="00795DD9">
            <w:pPr>
              <w:jc w:val="center"/>
            </w:pPr>
            <w:r>
              <w:rPr>
                <w:rFonts w:hint="eastAsia"/>
              </w:rPr>
              <w:t>表示</w:t>
            </w:r>
            <w:r w:rsidR="0099441C">
              <w:rPr>
                <w:rFonts w:hint="eastAsia"/>
              </w:rPr>
              <w:t>・</w:t>
            </w:r>
            <w:r>
              <w:rPr>
                <w:rFonts w:hint="eastAsia"/>
              </w:rPr>
              <w:t>入力方法最適化</w:t>
            </w: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2</w:t>
            </w:r>
          </w:p>
        </w:tc>
        <w:tc>
          <w:tcPr>
            <w:tcW w:w="7142" w:type="dxa"/>
            <w:shd w:val="clear" w:color="auto" w:fill="D9D9D9" w:themeFill="background1" w:themeFillShade="D9"/>
          </w:tcPr>
          <w:p w:rsidR="00795DD9" w:rsidRDefault="00795DD9" w:rsidP="0059541F">
            <w:r w:rsidRPr="00832374">
              <w:rPr>
                <w:rFonts w:hint="eastAsia"/>
              </w:rPr>
              <w:t>何のためのフォームか明記する</w:t>
            </w:r>
          </w:p>
        </w:tc>
        <w:tc>
          <w:tcPr>
            <w:tcW w:w="3260" w:type="dxa"/>
            <w:vMerge/>
            <w:shd w:val="clear" w:color="auto" w:fill="D9D9D9" w:themeFill="background1" w:themeFillShade="D9"/>
            <w:vAlign w:val="center"/>
          </w:tcPr>
          <w:p w:rsidR="00795DD9" w:rsidRPr="0096434C" w:rsidRDefault="00795DD9" w:rsidP="00795DD9">
            <w:pPr>
              <w:jc w:val="center"/>
            </w:pPr>
          </w:p>
        </w:tc>
      </w:tr>
      <w:tr w:rsidR="00795DD9" w:rsidTr="00AC4385">
        <w:trPr>
          <w:jc w:val="center"/>
        </w:trPr>
        <w:tc>
          <w:tcPr>
            <w:tcW w:w="450" w:type="dxa"/>
            <w:shd w:val="clear" w:color="auto" w:fill="auto"/>
            <w:vAlign w:val="center"/>
          </w:tcPr>
          <w:p w:rsidR="00795DD9" w:rsidRDefault="00795DD9" w:rsidP="00AA51D2">
            <w:pPr>
              <w:jc w:val="center"/>
            </w:pPr>
            <w:r>
              <w:rPr>
                <w:rFonts w:hint="eastAsia"/>
              </w:rPr>
              <w:t>3</w:t>
            </w:r>
          </w:p>
        </w:tc>
        <w:tc>
          <w:tcPr>
            <w:tcW w:w="7142" w:type="dxa"/>
            <w:shd w:val="clear" w:color="auto" w:fill="auto"/>
          </w:tcPr>
          <w:p w:rsidR="00795DD9" w:rsidRDefault="00795DD9" w:rsidP="004818A5">
            <w:r w:rsidRPr="0096434C">
              <w:rPr>
                <w:rFonts w:hint="eastAsia"/>
              </w:rPr>
              <w:t>アクティブ</w:t>
            </w:r>
            <w:r w:rsidR="003D6539">
              <w:rPr>
                <w:rFonts w:hint="eastAsia"/>
              </w:rPr>
              <w:t>なフォームは</w:t>
            </w:r>
            <w:r w:rsidRPr="0096434C">
              <w:rPr>
                <w:rFonts w:hint="eastAsia"/>
              </w:rPr>
              <w:t>色を変える</w:t>
            </w:r>
          </w:p>
        </w:tc>
        <w:tc>
          <w:tcPr>
            <w:tcW w:w="3260" w:type="dxa"/>
            <w:vMerge/>
            <w:shd w:val="clear" w:color="auto" w:fill="auto"/>
            <w:vAlign w:val="center"/>
          </w:tcPr>
          <w:p w:rsidR="00795DD9" w:rsidRPr="0096434C"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4</w:t>
            </w:r>
          </w:p>
        </w:tc>
        <w:tc>
          <w:tcPr>
            <w:tcW w:w="7142" w:type="dxa"/>
            <w:shd w:val="clear" w:color="auto" w:fill="D9D9D9" w:themeFill="background1" w:themeFillShade="D9"/>
          </w:tcPr>
          <w:p w:rsidR="00795DD9" w:rsidRDefault="00795DD9" w:rsidP="004818A5">
            <w:r w:rsidRPr="0096434C">
              <w:rPr>
                <w:rFonts w:hint="eastAsia"/>
              </w:rPr>
              <w:t>送信ボタンの表現を変える</w:t>
            </w:r>
          </w:p>
        </w:tc>
        <w:tc>
          <w:tcPr>
            <w:tcW w:w="3260" w:type="dxa"/>
            <w:vMerge/>
            <w:shd w:val="clear" w:color="auto" w:fill="D9D9D9" w:themeFill="background1" w:themeFillShade="D9"/>
            <w:vAlign w:val="center"/>
          </w:tcPr>
          <w:p w:rsidR="00795DD9" w:rsidRPr="0096434C" w:rsidRDefault="00795DD9" w:rsidP="00795DD9">
            <w:pPr>
              <w:jc w:val="center"/>
            </w:pPr>
          </w:p>
        </w:tc>
      </w:tr>
      <w:tr w:rsidR="00795DD9" w:rsidTr="00AC4385">
        <w:trPr>
          <w:jc w:val="center"/>
        </w:trPr>
        <w:tc>
          <w:tcPr>
            <w:tcW w:w="450" w:type="dxa"/>
            <w:shd w:val="clear" w:color="auto" w:fill="auto"/>
            <w:vAlign w:val="center"/>
          </w:tcPr>
          <w:p w:rsidR="00795DD9" w:rsidRDefault="00795DD9" w:rsidP="00AA51D2">
            <w:pPr>
              <w:jc w:val="center"/>
            </w:pPr>
            <w:r>
              <w:rPr>
                <w:rFonts w:hint="eastAsia"/>
              </w:rPr>
              <w:t>5</w:t>
            </w:r>
          </w:p>
        </w:tc>
        <w:tc>
          <w:tcPr>
            <w:tcW w:w="7142" w:type="dxa"/>
            <w:shd w:val="clear" w:color="auto" w:fill="auto"/>
          </w:tcPr>
          <w:p w:rsidR="00795DD9" w:rsidRDefault="00795DD9" w:rsidP="004818A5">
            <w:r w:rsidRPr="00832374">
              <w:rPr>
                <w:rFonts w:hint="eastAsia"/>
              </w:rPr>
              <w:t>フォームの項目は垂直にする</w:t>
            </w:r>
          </w:p>
        </w:tc>
        <w:tc>
          <w:tcPr>
            <w:tcW w:w="3260" w:type="dxa"/>
            <w:vMerge/>
            <w:shd w:val="clear" w:color="auto" w:fill="auto"/>
            <w:vAlign w:val="center"/>
          </w:tcPr>
          <w:p w:rsidR="00795DD9" w:rsidRPr="00832374"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6</w:t>
            </w:r>
          </w:p>
        </w:tc>
        <w:tc>
          <w:tcPr>
            <w:tcW w:w="7142" w:type="dxa"/>
            <w:shd w:val="clear" w:color="auto" w:fill="D9D9D9" w:themeFill="background1" w:themeFillShade="D9"/>
          </w:tcPr>
          <w:p w:rsidR="00795DD9" w:rsidRDefault="00795DD9" w:rsidP="004818A5">
            <w:r w:rsidRPr="00832374">
              <w:rPr>
                <w:rFonts w:hint="eastAsia"/>
              </w:rPr>
              <w:t>不要な項目は入れない</w:t>
            </w:r>
          </w:p>
        </w:tc>
        <w:tc>
          <w:tcPr>
            <w:tcW w:w="3260" w:type="dxa"/>
            <w:vMerge/>
            <w:shd w:val="clear" w:color="auto" w:fill="D9D9D9" w:themeFill="background1" w:themeFillShade="D9"/>
            <w:vAlign w:val="center"/>
          </w:tcPr>
          <w:p w:rsidR="00795DD9" w:rsidRPr="00832374" w:rsidRDefault="00795DD9" w:rsidP="00795DD9">
            <w:pPr>
              <w:jc w:val="center"/>
            </w:pPr>
          </w:p>
        </w:tc>
      </w:tr>
      <w:tr w:rsidR="00795DD9" w:rsidTr="00AC4385">
        <w:trPr>
          <w:jc w:val="center"/>
        </w:trPr>
        <w:tc>
          <w:tcPr>
            <w:tcW w:w="450" w:type="dxa"/>
            <w:shd w:val="clear" w:color="auto" w:fill="auto"/>
            <w:vAlign w:val="center"/>
          </w:tcPr>
          <w:p w:rsidR="00795DD9" w:rsidRDefault="00CC395F" w:rsidP="00AA51D2">
            <w:pPr>
              <w:jc w:val="center"/>
            </w:pPr>
            <w:r>
              <w:rPr>
                <w:rFonts w:hint="eastAsia"/>
              </w:rPr>
              <w:t>7</w:t>
            </w:r>
          </w:p>
        </w:tc>
        <w:tc>
          <w:tcPr>
            <w:tcW w:w="7142" w:type="dxa"/>
            <w:shd w:val="clear" w:color="auto" w:fill="auto"/>
          </w:tcPr>
          <w:p w:rsidR="00795DD9" w:rsidRDefault="00795DD9" w:rsidP="004818A5">
            <w:r w:rsidRPr="00832374">
              <w:rPr>
                <w:rFonts w:hint="eastAsia"/>
              </w:rPr>
              <w:t>タブボタンで移動できるようにする</w:t>
            </w:r>
          </w:p>
        </w:tc>
        <w:tc>
          <w:tcPr>
            <w:tcW w:w="3260" w:type="dxa"/>
            <w:vMerge/>
            <w:shd w:val="clear" w:color="auto" w:fill="D9D9D9" w:themeFill="background1" w:themeFillShade="D9"/>
            <w:vAlign w:val="center"/>
          </w:tcPr>
          <w:p w:rsidR="00795DD9" w:rsidRPr="00832374"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CC395F" w:rsidP="00AA51D2">
            <w:pPr>
              <w:jc w:val="center"/>
            </w:pPr>
            <w:r>
              <w:rPr>
                <w:rFonts w:hint="eastAsia"/>
              </w:rPr>
              <w:t>8</w:t>
            </w:r>
          </w:p>
        </w:tc>
        <w:tc>
          <w:tcPr>
            <w:tcW w:w="7142" w:type="dxa"/>
            <w:shd w:val="clear" w:color="auto" w:fill="D9D9D9" w:themeFill="background1" w:themeFillShade="D9"/>
          </w:tcPr>
          <w:p w:rsidR="00795DD9" w:rsidRDefault="00425433" w:rsidP="004818A5">
            <w:r>
              <w:rPr>
                <w:rFonts w:hint="eastAsia"/>
              </w:rPr>
              <w:t>初期表示の文言を設定する</w:t>
            </w:r>
          </w:p>
        </w:tc>
        <w:tc>
          <w:tcPr>
            <w:tcW w:w="3260" w:type="dxa"/>
            <w:vMerge/>
            <w:shd w:val="clear" w:color="auto" w:fill="auto"/>
            <w:vAlign w:val="center"/>
          </w:tcPr>
          <w:p w:rsidR="00795DD9" w:rsidRPr="00832374" w:rsidRDefault="00795DD9" w:rsidP="00795DD9">
            <w:pPr>
              <w:jc w:val="center"/>
            </w:pPr>
          </w:p>
        </w:tc>
      </w:tr>
      <w:tr w:rsidR="00795DD9" w:rsidTr="00AC4385">
        <w:trPr>
          <w:jc w:val="center"/>
        </w:trPr>
        <w:tc>
          <w:tcPr>
            <w:tcW w:w="450" w:type="dxa"/>
            <w:shd w:val="clear" w:color="auto" w:fill="auto"/>
            <w:vAlign w:val="center"/>
          </w:tcPr>
          <w:p w:rsidR="00795DD9" w:rsidRDefault="00CC395F" w:rsidP="00AA51D2">
            <w:pPr>
              <w:jc w:val="center"/>
            </w:pPr>
            <w:r>
              <w:rPr>
                <w:rFonts w:hint="eastAsia"/>
              </w:rPr>
              <w:t>9</w:t>
            </w:r>
          </w:p>
        </w:tc>
        <w:tc>
          <w:tcPr>
            <w:tcW w:w="7142" w:type="dxa"/>
            <w:shd w:val="clear" w:color="auto" w:fill="auto"/>
          </w:tcPr>
          <w:p w:rsidR="00795DD9" w:rsidRDefault="00795DD9" w:rsidP="004818A5">
            <w:r w:rsidRPr="00832374">
              <w:rPr>
                <w:rFonts w:hint="eastAsia"/>
              </w:rPr>
              <w:t>末尾のスペースは自動削除する</w:t>
            </w:r>
          </w:p>
        </w:tc>
        <w:tc>
          <w:tcPr>
            <w:tcW w:w="3260" w:type="dxa"/>
            <w:vMerge/>
            <w:shd w:val="clear" w:color="auto" w:fill="D9D9D9" w:themeFill="background1" w:themeFillShade="D9"/>
            <w:vAlign w:val="center"/>
          </w:tcPr>
          <w:p w:rsidR="00795DD9" w:rsidRPr="00832374"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1</w:t>
            </w:r>
            <w:r w:rsidR="00CC395F">
              <w:rPr>
                <w:rFonts w:hint="eastAsia"/>
              </w:rPr>
              <w:t>0</w:t>
            </w:r>
          </w:p>
        </w:tc>
        <w:tc>
          <w:tcPr>
            <w:tcW w:w="7142" w:type="dxa"/>
            <w:shd w:val="clear" w:color="auto" w:fill="D9D9D9" w:themeFill="background1" w:themeFillShade="D9"/>
          </w:tcPr>
          <w:p w:rsidR="00795DD9" w:rsidRDefault="00795DD9" w:rsidP="004818A5">
            <w:r w:rsidRPr="00832374">
              <w:rPr>
                <w:rFonts w:hint="eastAsia"/>
              </w:rPr>
              <w:t>ラジオボタンやチェックボックスはラベルを押しても選べるようにする</w:t>
            </w:r>
          </w:p>
        </w:tc>
        <w:tc>
          <w:tcPr>
            <w:tcW w:w="3260" w:type="dxa"/>
            <w:vMerge/>
            <w:shd w:val="clear" w:color="auto" w:fill="auto"/>
            <w:vAlign w:val="center"/>
          </w:tcPr>
          <w:p w:rsidR="00795DD9" w:rsidRPr="00832374" w:rsidRDefault="00795DD9" w:rsidP="00795DD9">
            <w:pPr>
              <w:jc w:val="center"/>
            </w:pPr>
          </w:p>
        </w:tc>
      </w:tr>
      <w:tr w:rsidR="00795DD9" w:rsidTr="00AC4385">
        <w:trPr>
          <w:jc w:val="center"/>
        </w:trPr>
        <w:tc>
          <w:tcPr>
            <w:tcW w:w="450" w:type="dxa"/>
            <w:shd w:val="clear" w:color="auto" w:fill="auto"/>
            <w:vAlign w:val="center"/>
          </w:tcPr>
          <w:p w:rsidR="00795DD9" w:rsidRDefault="00795DD9" w:rsidP="00AA51D2">
            <w:pPr>
              <w:jc w:val="center"/>
            </w:pPr>
            <w:r>
              <w:rPr>
                <w:rFonts w:hint="eastAsia"/>
              </w:rPr>
              <w:t>1</w:t>
            </w:r>
            <w:r w:rsidR="00CC395F">
              <w:rPr>
                <w:rFonts w:hint="eastAsia"/>
              </w:rPr>
              <w:t>1</w:t>
            </w:r>
          </w:p>
        </w:tc>
        <w:tc>
          <w:tcPr>
            <w:tcW w:w="7142" w:type="dxa"/>
            <w:shd w:val="clear" w:color="auto" w:fill="auto"/>
          </w:tcPr>
          <w:p w:rsidR="00795DD9" w:rsidRDefault="00795DD9" w:rsidP="004818A5">
            <w:r w:rsidRPr="0096434C">
              <w:rPr>
                <w:rFonts w:hint="eastAsia"/>
              </w:rPr>
              <w:t>エラーを明記する</w:t>
            </w:r>
          </w:p>
        </w:tc>
        <w:tc>
          <w:tcPr>
            <w:tcW w:w="3260" w:type="dxa"/>
            <w:vMerge w:val="restart"/>
            <w:shd w:val="clear" w:color="auto" w:fill="auto"/>
            <w:vAlign w:val="center"/>
          </w:tcPr>
          <w:p w:rsidR="00795DD9" w:rsidRPr="0096434C" w:rsidRDefault="00795DD9" w:rsidP="00795DD9">
            <w:pPr>
              <w:jc w:val="center"/>
            </w:pPr>
            <w:r>
              <w:rPr>
                <w:rFonts w:hint="eastAsia"/>
              </w:rPr>
              <w:t>リアルタイム</w:t>
            </w:r>
            <w:r w:rsidR="00AA51D2">
              <w:rPr>
                <w:rFonts w:hint="eastAsia"/>
              </w:rPr>
              <w:t>バリデーション</w:t>
            </w:r>
            <w:r w:rsidR="00AC4385">
              <w:rPr>
                <w:rFonts w:hint="eastAsia"/>
              </w:rPr>
              <w:t>※</w:t>
            </w: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1</w:t>
            </w:r>
            <w:r w:rsidR="00C46D5C">
              <w:rPr>
                <w:rFonts w:hint="eastAsia"/>
              </w:rPr>
              <w:t>2</w:t>
            </w:r>
          </w:p>
        </w:tc>
        <w:tc>
          <w:tcPr>
            <w:tcW w:w="7142" w:type="dxa"/>
            <w:shd w:val="clear" w:color="auto" w:fill="D9D9D9" w:themeFill="background1" w:themeFillShade="D9"/>
          </w:tcPr>
          <w:p w:rsidR="00795DD9" w:rsidRDefault="00795DD9" w:rsidP="004818A5">
            <w:r w:rsidRPr="0096434C">
              <w:rPr>
                <w:rFonts w:hint="eastAsia"/>
              </w:rPr>
              <w:t>エラー箇所に正しい情報が入力されたら、エラーをリアルタイムで消す</w:t>
            </w:r>
          </w:p>
        </w:tc>
        <w:tc>
          <w:tcPr>
            <w:tcW w:w="3260" w:type="dxa"/>
            <w:vMerge/>
            <w:shd w:val="clear" w:color="auto" w:fill="auto"/>
            <w:vAlign w:val="center"/>
          </w:tcPr>
          <w:p w:rsidR="00795DD9" w:rsidRPr="0096434C" w:rsidRDefault="00795DD9" w:rsidP="00795DD9">
            <w:pPr>
              <w:jc w:val="center"/>
            </w:pPr>
          </w:p>
        </w:tc>
      </w:tr>
      <w:tr w:rsidR="00795DD9" w:rsidTr="00AC4385">
        <w:trPr>
          <w:jc w:val="center"/>
        </w:trPr>
        <w:tc>
          <w:tcPr>
            <w:tcW w:w="450" w:type="dxa"/>
            <w:shd w:val="clear" w:color="auto" w:fill="auto"/>
            <w:vAlign w:val="center"/>
          </w:tcPr>
          <w:p w:rsidR="00795DD9" w:rsidRPr="00832374" w:rsidRDefault="00795DD9" w:rsidP="00AA51D2">
            <w:pPr>
              <w:jc w:val="center"/>
            </w:pPr>
            <w:r>
              <w:rPr>
                <w:rFonts w:hint="eastAsia"/>
              </w:rPr>
              <w:t>1</w:t>
            </w:r>
            <w:r w:rsidR="00C46D5C">
              <w:rPr>
                <w:rFonts w:hint="eastAsia"/>
              </w:rPr>
              <w:t>3</w:t>
            </w:r>
          </w:p>
        </w:tc>
        <w:tc>
          <w:tcPr>
            <w:tcW w:w="7142" w:type="dxa"/>
            <w:shd w:val="clear" w:color="auto" w:fill="auto"/>
          </w:tcPr>
          <w:p w:rsidR="00795DD9" w:rsidRDefault="00795DD9" w:rsidP="004818A5">
            <w:r>
              <w:rPr>
                <w:rFonts w:hint="eastAsia"/>
              </w:rPr>
              <w:t>登録ボタンは全ての入力が完了したら押せるようにする</w:t>
            </w:r>
          </w:p>
        </w:tc>
        <w:tc>
          <w:tcPr>
            <w:tcW w:w="3260" w:type="dxa"/>
            <w:shd w:val="clear" w:color="auto" w:fill="auto"/>
            <w:vAlign w:val="center"/>
          </w:tcPr>
          <w:p w:rsidR="00795DD9" w:rsidRDefault="00795DD9" w:rsidP="00795DD9">
            <w:pPr>
              <w:jc w:val="center"/>
            </w:pPr>
            <w:r>
              <w:rPr>
                <w:rFonts w:hint="eastAsia"/>
              </w:rPr>
              <w:t>サブミットロック</w:t>
            </w:r>
          </w:p>
        </w:tc>
      </w:tr>
    </w:tbl>
    <w:p w:rsidR="009B477D" w:rsidRDefault="00AC4385" w:rsidP="000B07A2">
      <w:r>
        <w:rPr>
          <w:rFonts w:hint="eastAsia"/>
        </w:rPr>
        <w:t xml:space="preserve">　※入力されたデータが規定に沿って記述されているかどうか検証すること。</w:t>
      </w:r>
    </w:p>
    <w:p w:rsidR="00AC4385" w:rsidRPr="00AC4385" w:rsidRDefault="00AC4385" w:rsidP="000B07A2"/>
    <w:p w:rsidR="00AC4385" w:rsidRDefault="00AC4385" w:rsidP="000B07A2"/>
    <w:p w:rsidR="009B477D" w:rsidRDefault="009B477D">
      <w:pPr>
        <w:widowControl/>
        <w:adjustRightInd/>
        <w:spacing w:line="240" w:lineRule="auto"/>
        <w:jc w:val="left"/>
        <w:textAlignment w:val="auto"/>
      </w:pPr>
      <w:r>
        <w:br w:type="page"/>
      </w:r>
    </w:p>
    <w:p w:rsidR="00795DD9" w:rsidRDefault="00DE44EA" w:rsidP="00795DD9">
      <w:pPr>
        <w:pStyle w:val="30"/>
        <w:ind w:left="793"/>
      </w:pPr>
      <w:bookmarkStart w:id="615" w:name="_Toc404964173"/>
      <w:r>
        <w:rPr>
          <w:rFonts w:hint="eastAsia"/>
        </w:rPr>
        <w:lastRenderedPageBreak/>
        <w:t>実現方法</w:t>
      </w:r>
      <w:bookmarkEnd w:id="615"/>
    </w:p>
    <w:p w:rsidR="009B477D" w:rsidRDefault="00795DD9" w:rsidP="00795DD9">
      <w:r>
        <w:rPr>
          <w:rFonts w:hint="eastAsia"/>
        </w:rPr>
        <w:t xml:space="preserve">　前項に示した</w:t>
      </w:r>
      <w:r>
        <w:rPr>
          <w:rFonts w:hint="eastAsia"/>
        </w:rPr>
        <w:t>3</w:t>
      </w:r>
      <w:r w:rsidR="00066E21">
        <w:rPr>
          <w:rFonts w:hint="eastAsia"/>
        </w:rPr>
        <w:t>つの機能分類に</w:t>
      </w:r>
      <w:r w:rsidR="000267B9">
        <w:rPr>
          <w:rFonts w:hint="eastAsia"/>
        </w:rPr>
        <w:t>関して、</w:t>
      </w:r>
      <w:r w:rsidR="009B477D">
        <w:rPr>
          <w:rFonts w:hint="eastAsia"/>
        </w:rPr>
        <w:t>それぞれ以下の方法で実現する。</w:t>
      </w:r>
    </w:p>
    <w:p w:rsidR="009B477D" w:rsidRPr="000267B9" w:rsidRDefault="009B477D" w:rsidP="00795DD9"/>
    <w:p w:rsidR="009B477D" w:rsidRDefault="009B477D" w:rsidP="00CF2C3F">
      <w:pPr>
        <w:pStyle w:val="ab"/>
        <w:numPr>
          <w:ilvl w:val="0"/>
          <w:numId w:val="17"/>
        </w:numPr>
        <w:ind w:leftChars="0"/>
      </w:pPr>
      <w:r>
        <w:rPr>
          <w:rFonts w:hint="eastAsia"/>
        </w:rPr>
        <w:t>表示</w:t>
      </w:r>
      <w:r w:rsidR="0099441C">
        <w:rPr>
          <w:rFonts w:hint="eastAsia"/>
        </w:rPr>
        <w:t>・</w:t>
      </w:r>
      <w:r>
        <w:rPr>
          <w:rFonts w:hint="eastAsia"/>
        </w:rPr>
        <w:t>入力方法最適化</w:t>
      </w:r>
    </w:p>
    <w:p w:rsidR="009B477D" w:rsidRDefault="00AC2C8D" w:rsidP="007B31C1">
      <w:pPr>
        <w:ind w:leftChars="100" w:left="210"/>
      </w:pPr>
      <w:r>
        <w:rPr>
          <w:rFonts w:hint="eastAsia"/>
        </w:rPr>
        <w:t xml:space="preserve">　</w:t>
      </w:r>
      <w:r>
        <w:rPr>
          <w:rFonts w:hint="eastAsia"/>
        </w:rPr>
        <w:t>NC2</w:t>
      </w:r>
      <w:r>
        <w:rPr>
          <w:rFonts w:hint="eastAsia"/>
        </w:rPr>
        <w:t>の機能から</w:t>
      </w:r>
      <w:r>
        <w:rPr>
          <w:rFonts w:hint="eastAsia"/>
        </w:rPr>
        <w:t>NC3</w:t>
      </w:r>
      <w:r>
        <w:rPr>
          <w:rFonts w:hint="eastAsia"/>
        </w:rPr>
        <w:t>の</w:t>
      </w:r>
      <w:r w:rsidR="000267B9">
        <w:rPr>
          <w:rFonts w:hint="eastAsia"/>
        </w:rPr>
        <w:t>仕様を固めていく段階で</w:t>
      </w:r>
      <w:r>
        <w:rPr>
          <w:rFonts w:hint="eastAsia"/>
        </w:rPr>
        <w:t>表示</w:t>
      </w:r>
      <w:r w:rsidR="00E40F4F">
        <w:rPr>
          <w:rFonts w:hint="eastAsia"/>
        </w:rPr>
        <w:t>する</w:t>
      </w:r>
      <w:r>
        <w:rPr>
          <w:rFonts w:hint="eastAsia"/>
        </w:rPr>
        <w:t>項目</w:t>
      </w:r>
      <w:r w:rsidR="00E40F4F">
        <w:rPr>
          <w:rFonts w:hint="eastAsia"/>
        </w:rPr>
        <w:t>や表示の並び等を精査</w:t>
      </w:r>
      <w:r>
        <w:rPr>
          <w:rFonts w:hint="eastAsia"/>
        </w:rPr>
        <w:t>する。</w:t>
      </w:r>
      <w:r>
        <w:rPr>
          <w:rFonts w:hint="eastAsia"/>
        </w:rPr>
        <w:t>Web</w:t>
      </w:r>
      <w:r>
        <w:rPr>
          <w:rFonts w:hint="eastAsia"/>
        </w:rPr>
        <w:t>ブラウザ上に表示される部分</w:t>
      </w:r>
      <w:r w:rsidR="007A323E">
        <w:rPr>
          <w:rFonts w:hint="eastAsia"/>
        </w:rPr>
        <w:t>であるため</w:t>
      </w:r>
      <w:r>
        <w:rPr>
          <w:rFonts w:hint="eastAsia"/>
        </w:rPr>
        <w:t>、</w:t>
      </w:r>
      <w:r>
        <w:rPr>
          <w:rFonts w:hint="eastAsia"/>
        </w:rPr>
        <w:t>HTML</w:t>
      </w:r>
      <w:r w:rsidR="00B10866">
        <w:rPr>
          <w:rFonts w:hint="eastAsia"/>
        </w:rPr>
        <w:t>5</w:t>
      </w:r>
      <w:r w:rsidR="00797B3C">
        <w:rPr>
          <w:rFonts w:hint="eastAsia"/>
        </w:rPr>
        <w:t>と</w:t>
      </w:r>
      <w:r w:rsidR="00797B3C">
        <w:rPr>
          <w:rFonts w:hint="eastAsia"/>
        </w:rPr>
        <w:t>Bootstrap</w:t>
      </w:r>
      <w:r w:rsidR="00797B3C">
        <w:rPr>
          <w:rFonts w:hint="eastAsia"/>
        </w:rPr>
        <w:t>を</w:t>
      </w:r>
      <w:r w:rsidR="0072746A">
        <w:rPr>
          <w:rFonts w:hint="eastAsia"/>
        </w:rPr>
        <w:t>使用する</w:t>
      </w:r>
      <w:r>
        <w:rPr>
          <w:rFonts w:hint="eastAsia"/>
        </w:rPr>
        <w:t>。</w:t>
      </w:r>
    </w:p>
    <w:p w:rsidR="009414F1" w:rsidRDefault="009414F1" w:rsidP="00795DD9"/>
    <w:p w:rsidR="00CD1CFD" w:rsidRDefault="00CD1CFD" w:rsidP="00CD1CFD">
      <w:pPr>
        <w:keepNext/>
      </w:pPr>
      <w:r>
        <w:rPr>
          <w:rFonts w:hint="eastAsia"/>
          <w:noProof/>
        </w:rPr>
        <w:drawing>
          <wp:inline distT="0" distB="0" distL="0" distR="0">
            <wp:extent cx="6188710" cy="570565"/>
            <wp:effectExtent l="19050" t="0" r="2540" b="0"/>
            <wp:docPr id="12"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6188710" cy="570565"/>
                    </a:xfrm>
                    <a:prstGeom prst="rect">
                      <a:avLst/>
                    </a:prstGeom>
                    <a:noFill/>
                    <a:ln w="9525">
                      <a:noFill/>
                      <a:miter lim="800000"/>
                      <a:headEnd/>
                      <a:tailEnd/>
                    </a:ln>
                  </pic:spPr>
                </pic:pic>
              </a:graphicData>
            </a:graphic>
          </wp:inline>
        </w:drawing>
      </w:r>
    </w:p>
    <w:p w:rsidR="00CD1CFD" w:rsidRPr="00CD1CFD" w:rsidRDefault="00CD1CFD" w:rsidP="00CD1CFD">
      <w:pPr>
        <w:pStyle w:val="af2"/>
        <w:jc w:val="center"/>
        <w:rPr>
          <w:u w:val="single"/>
        </w:rPr>
      </w:pPr>
      <w:r w:rsidRPr="00CD1CFD">
        <w:rPr>
          <w:rFonts w:hint="eastAsia"/>
          <w:u w:val="single"/>
        </w:rPr>
        <w:t>図</w:t>
      </w:r>
      <w:r w:rsidRPr="00CD1CFD">
        <w:rPr>
          <w:rFonts w:hint="eastAsia"/>
          <w:u w:val="single"/>
        </w:rPr>
        <w:t xml:space="preserve"> </w:t>
      </w:r>
      <w:r w:rsidR="00172E0E">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172E0E">
        <w:rPr>
          <w:u w:val="single"/>
        </w:rPr>
        <w:fldChar w:fldCharType="separate"/>
      </w:r>
      <w:r w:rsidR="008334B4">
        <w:rPr>
          <w:noProof/>
          <w:u w:val="single"/>
        </w:rPr>
        <w:t>3</w:t>
      </w:r>
      <w:r w:rsidR="00172E0E">
        <w:rPr>
          <w:u w:val="single"/>
        </w:rPr>
        <w:fldChar w:fldCharType="end"/>
      </w:r>
      <w:r w:rsidR="007A7DB2">
        <w:rPr>
          <w:u w:val="single"/>
        </w:rPr>
        <w:t>.</w:t>
      </w:r>
      <w:r w:rsidR="00B250E3">
        <w:rPr>
          <w:rFonts w:hint="eastAsia"/>
          <w:u w:val="single"/>
        </w:rPr>
        <w:t>6</w:t>
      </w:r>
      <w:r w:rsidRPr="00CD1CFD">
        <w:rPr>
          <w:rFonts w:hint="eastAsia"/>
          <w:u w:val="single"/>
        </w:rPr>
        <w:t xml:space="preserve">　フォーム選択時の表示</w:t>
      </w:r>
      <w:r w:rsidR="00DA37DE">
        <w:rPr>
          <w:rFonts w:hint="eastAsia"/>
          <w:u w:val="single"/>
        </w:rPr>
        <w:t>例</w:t>
      </w:r>
    </w:p>
    <w:p w:rsidR="00CD1CFD" w:rsidRPr="001468FA" w:rsidRDefault="00CD1CFD" w:rsidP="00795DD9"/>
    <w:p w:rsidR="009B477D" w:rsidRDefault="000267B9" w:rsidP="00CF2C3F">
      <w:pPr>
        <w:pStyle w:val="ab"/>
        <w:numPr>
          <w:ilvl w:val="0"/>
          <w:numId w:val="17"/>
        </w:numPr>
        <w:ind w:leftChars="0"/>
      </w:pPr>
      <w:r>
        <w:rPr>
          <w:rFonts w:hint="eastAsia"/>
        </w:rPr>
        <w:t>リアルタイム</w:t>
      </w:r>
      <w:r w:rsidR="00B10866">
        <w:rPr>
          <w:rFonts w:hint="eastAsia"/>
        </w:rPr>
        <w:t>バリデーション</w:t>
      </w:r>
    </w:p>
    <w:p w:rsidR="009B477D" w:rsidRDefault="00AC2C8D" w:rsidP="007B31C1">
      <w:pPr>
        <w:ind w:leftChars="100" w:left="210" w:firstLineChars="100" w:firstLine="210"/>
      </w:pPr>
      <w:r>
        <w:rPr>
          <w:rFonts w:hint="eastAsia"/>
        </w:rPr>
        <w:t>AngularJS</w:t>
      </w:r>
      <w:r>
        <w:rPr>
          <w:rFonts w:hint="eastAsia"/>
        </w:rPr>
        <w:t>の</w:t>
      </w:r>
      <w:r w:rsidR="00A30D1C">
        <w:rPr>
          <w:rFonts w:hint="eastAsia"/>
        </w:rPr>
        <w:t>双方向</w:t>
      </w:r>
      <w:r w:rsidR="00E8727F">
        <w:rPr>
          <w:rFonts w:hint="eastAsia"/>
        </w:rPr>
        <w:t>データ</w:t>
      </w:r>
      <w:r w:rsidR="00893EED">
        <w:rPr>
          <w:rFonts w:hint="eastAsia"/>
        </w:rPr>
        <w:t>バインディング</w:t>
      </w:r>
      <w:ins w:id="616" w:author="hokada" w:date="2014-12-01T15:56:00Z">
        <w:r w:rsidR="00EE6F3E">
          <w:rPr>
            <w:rFonts w:hint="eastAsia"/>
          </w:rPr>
          <w:t>※</w:t>
        </w:r>
      </w:ins>
      <w:r>
        <w:rPr>
          <w:rFonts w:hint="eastAsia"/>
        </w:rPr>
        <w:t>の機能</w:t>
      </w:r>
      <w:r w:rsidR="00797B3C">
        <w:rPr>
          <w:rFonts w:hint="eastAsia"/>
        </w:rPr>
        <w:t>（</w:t>
      </w:r>
      <w:r w:rsidR="00E65582">
        <w:rPr>
          <w:rFonts w:hint="eastAsia"/>
        </w:rPr>
        <w:t>ビュー</w:t>
      </w:r>
      <w:r>
        <w:rPr>
          <w:rFonts w:hint="eastAsia"/>
        </w:rPr>
        <w:t>と</w:t>
      </w:r>
      <w:r w:rsidR="00E65582">
        <w:rPr>
          <w:rFonts w:hint="eastAsia"/>
        </w:rPr>
        <w:t>モデル</w:t>
      </w:r>
      <w:r>
        <w:rPr>
          <w:rFonts w:hint="eastAsia"/>
        </w:rPr>
        <w:t>間のデータ受け渡し</w:t>
      </w:r>
      <w:r w:rsidR="00797B3C">
        <w:rPr>
          <w:rFonts w:hint="eastAsia"/>
        </w:rPr>
        <w:t>）を</w:t>
      </w:r>
      <w:r w:rsidR="0072746A">
        <w:rPr>
          <w:rFonts w:hint="eastAsia"/>
        </w:rPr>
        <w:t>利用し</w:t>
      </w:r>
      <w:r w:rsidR="00797B3C">
        <w:rPr>
          <w:rFonts w:hint="eastAsia"/>
        </w:rPr>
        <w:t>実現する。正常とエラーを区別するフォームの色やアイコン等には</w:t>
      </w:r>
      <w:r w:rsidR="00797B3C">
        <w:rPr>
          <w:rFonts w:hint="eastAsia"/>
        </w:rPr>
        <w:t>Bootstrap</w:t>
      </w:r>
      <w:r w:rsidR="00797B3C">
        <w:rPr>
          <w:rFonts w:hint="eastAsia"/>
        </w:rPr>
        <w:t>を</w:t>
      </w:r>
      <w:r w:rsidR="0072746A">
        <w:rPr>
          <w:rFonts w:hint="eastAsia"/>
        </w:rPr>
        <w:t>使用する</w:t>
      </w:r>
      <w:r w:rsidR="00797B3C">
        <w:rPr>
          <w:rFonts w:hint="eastAsia"/>
        </w:rPr>
        <w:t>。</w:t>
      </w:r>
    </w:p>
    <w:p w:rsidR="00CD1CFD" w:rsidRDefault="00CD1CFD" w:rsidP="002F077D"/>
    <w:p w:rsidR="00CD1CFD" w:rsidRDefault="00CD1CFD" w:rsidP="00CD1CFD">
      <w:pPr>
        <w:keepNext/>
      </w:pPr>
      <w:r>
        <w:rPr>
          <w:rFonts w:hint="eastAsia"/>
          <w:noProof/>
        </w:rPr>
        <w:drawing>
          <wp:inline distT="0" distB="0" distL="0" distR="0">
            <wp:extent cx="6192430" cy="517585"/>
            <wp:effectExtent l="19050" t="0" r="0" b="0"/>
            <wp:docPr id="6"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r="-41"/>
                    <a:stretch>
                      <a:fillRect/>
                    </a:stretch>
                  </pic:blipFill>
                  <pic:spPr bwMode="auto">
                    <a:xfrm>
                      <a:off x="0" y="0"/>
                      <a:ext cx="6192430" cy="517585"/>
                    </a:xfrm>
                    <a:prstGeom prst="rect">
                      <a:avLst/>
                    </a:prstGeom>
                    <a:noFill/>
                    <a:ln w="9525">
                      <a:noFill/>
                      <a:miter lim="800000"/>
                      <a:headEnd/>
                      <a:tailEnd/>
                    </a:ln>
                  </pic:spPr>
                </pic:pic>
              </a:graphicData>
            </a:graphic>
          </wp:inline>
        </w:drawing>
      </w:r>
    </w:p>
    <w:p w:rsidR="00CD1CFD" w:rsidRPr="00CD1CFD" w:rsidRDefault="00CD1CFD" w:rsidP="00CD1CFD">
      <w:pPr>
        <w:pStyle w:val="af2"/>
        <w:jc w:val="center"/>
        <w:rPr>
          <w:u w:val="single"/>
        </w:rPr>
      </w:pPr>
      <w:r w:rsidRPr="00CD1CFD">
        <w:rPr>
          <w:rFonts w:hint="eastAsia"/>
          <w:u w:val="single"/>
        </w:rPr>
        <w:t>図</w:t>
      </w:r>
      <w:r w:rsidRPr="00CD1CFD">
        <w:rPr>
          <w:rFonts w:hint="eastAsia"/>
          <w:u w:val="single"/>
        </w:rPr>
        <w:t xml:space="preserve"> </w:t>
      </w:r>
      <w:r w:rsidR="00172E0E">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172E0E">
        <w:rPr>
          <w:u w:val="single"/>
        </w:rPr>
        <w:fldChar w:fldCharType="separate"/>
      </w:r>
      <w:r w:rsidR="008334B4">
        <w:rPr>
          <w:noProof/>
          <w:u w:val="single"/>
        </w:rPr>
        <w:t>3</w:t>
      </w:r>
      <w:r w:rsidR="00172E0E">
        <w:rPr>
          <w:u w:val="single"/>
        </w:rPr>
        <w:fldChar w:fldCharType="end"/>
      </w:r>
      <w:r w:rsidR="007A7DB2">
        <w:rPr>
          <w:u w:val="single"/>
        </w:rPr>
        <w:t>.</w:t>
      </w:r>
      <w:r w:rsidR="00B250E3">
        <w:rPr>
          <w:rFonts w:hint="eastAsia"/>
          <w:u w:val="single"/>
        </w:rPr>
        <w:t>7</w:t>
      </w:r>
      <w:r w:rsidRPr="00CD1CFD">
        <w:rPr>
          <w:rFonts w:hint="eastAsia"/>
          <w:u w:val="single"/>
        </w:rPr>
        <w:t xml:space="preserve">　正常データ時の表示</w:t>
      </w:r>
      <w:r w:rsidR="00DA37DE">
        <w:rPr>
          <w:rFonts w:hint="eastAsia"/>
          <w:u w:val="single"/>
        </w:rPr>
        <w:t>例</w:t>
      </w:r>
    </w:p>
    <w:p w:rsidR="00CD1CFD" w:rsidRDefault="00CD1CFD" w:rsidP="00795DD9"/>
    <w:p w:rsidR="00CD1CFD" w:rsidRPr="00CD1CFD" w:rsidRDefault="00CD1CFD" w:rsidP="00CD1CFD">
      <w:pPr>
        <w:keepNext/>
        <w:jc w:val="center"/>
        <w:rPr>
          <w:b/>
          <w:u w:val="single"/>
        </w:rPr>
      </w:pPr>
      <w:r>
        <w:rPr>
          <w:rFonts w:hint="eastAsia"/>
          <w:noProof/>
        </w:rPr>
        <w:drawing>
          <wp:inline distT="0" distB="0" distL="0" distR="0">
            <wp:extent cx="6191969" cy="543464"/>
            <wp:effectExtent l="1905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r="-21"/>
                    <a:stretch>
                      <a:fillRect/>
                    </a:stretch>
                  </pic:blipFill>
                  <pic:spPr bwMode="auto">
                    <a:xfrm>
                      <a:off x="0" y="0"/>
                      <a:ext cx="6191969" cy="543464"/>
                    </a:xfrm>
                    <a:prstGeom prst="rect">
                      <a:avLst/>
                    </a:prstGeom>
                    <a:noFill/>
                    <a:ln w="9525">
                      <a:noFill/>
                      <a:miter lim="800000"/>
                      <a:headEnd/>
                      <a:tailEnd/>
                    </a:ln>
                  </pic:spPr>
                </pic:pic>
              </a:graphicData>
            </a:graphic>
          </wp:inline>
        </w:drawing>
      </w:r>
      <w:r w:rsidRPr="00CD1CFD">
        <w:rPr>
          <w:rFonts w:hint="eastAsia"/>
          <w:b/>
          <w:u w:val="single"/>
        </w:rPr>
        <w:t>図</w:t>
      </w:r>
      <w:r w:rsidRPr="00CD1CFD">
        <w:rPr>
          <w:rFonts w:hint="eastAsia"/>
          <w:b/>
          <w:u w:val="single"/>
        </w:rPr>
        <w:t xml:space="preserve"> </w:t>
      </w:r>
      <w:r w:rsidR="00172E0E">
        <w:rPr>
          <w:b/>
          <w:u w:val="single"/>
        </w:rPr>
        <w:fldChar w:fldCharType="begin"/>
      </w:r>
      <w:r w:rsidR="007A7DB2">
        <w:rPr>
          <w:b/>
          <w:u w:val="single"/>
        </w:rPr>
        <w:instrText xml:space="preserve"> </w:instrText>
      </w:r>
      <w:r w:rsidR="007A7DB2">
        <w:rPr>
          <w:rFonts w:hint="eastAsia"/>
          <w:b/>
          <w:u w:val="single"/>
        </w:rPr>
        <w:instrText>STYLEREF 1 \s</w:instrText>
      </w:r>
      <w:r w:rsidR="007A7DB2">
        <w:rPr>
          <w:b/>
          <w:u w:val="single"/>
        </w:rPr>
        <w:instrText xml:space="preserve"> </w:instrText>
      </w:r>
      <w:r w:rsidR="00172E0E">
        <w:rPr>
          <w:b/>
          <w:u w:val="single"/>
        </w:rPr>
        <w:fldChar w:fldCharType="separate"/>
      </w:r>
      <w:r w:rsidR="008334B4">
        <w:rPr>
          <w:b/>
          <w:noProof/>
          <w:u w:val="single"/>
        </w:rPr>
        <w:t>3</w:t>
      </w:r>
      <w:r w:rsidR="00172E0E">
        <w:rPr>
          <w:b/>
          <w:u w:val="single"/>
        </w:rPr>
        <w:fldChar w:fldCharType="end"/>
      </w:r>
      <w:r w:rsidR="007A7DB2">
        <w:rPr>
          <w:b/>
          <w:u w:val="single"/>
        </w:rPr>
        <w:t>.</w:t>
      </w:r>
      <w:r w:rsidR="00B250E3">
        <w:rPr>
          <w:rFonts w:hint="eastAsia"/>
          <w:b/>
          <w:u w:val="single"/>
        </w:rPr>
        <w:t>8</w:t>
      </w:r>
      <w:r w:rsidRPr="00CD1CFD">
        <w:rPr>
          <w:rFonts w:hint="eastAsia"/>
          <w:b/>
          <w:u w:val="single"/>
        </w:rPr>
        <w:t xml:space="preserve">　エラーデータ時の表示</w:t>
      </w:r>
      <w:r w:rsidR="00DA37DE">
        <w:rPr>
          <w:rFonts w:hint="eastAsia"/>
          <w:b/>
          <w:u w:val="single"/>
        </w:rPr>
        <w:t>例</w:t>
      </w:r>
    </w:p>
    <w:p w:rsidR="00CD1CFD" w:rsidRPr="00797B3C" w:rsidRDefault="00CD1CFD" w:rsidP="00795DD9"/>
    <w:p w:rsidR="009B477D" w:rsidRPr="00795DD9" w:rsidRDefault="009B477D" w:rsidP="00CF2C3F">
      <w:pPr>
        <w:pStyle w:val="ab"/>
        <w:numPr>
          <w:ilvl w:val="0"/>
          <w:numId w:val="17"/>
        </w:numPr>
        <w:ind w:leftChars="0"/>
      </w:pPr>
      <w:r>
        <w:rPr>
          <w:rFonts w:hint="eastAsia"/>
        </w:rPr>
        <w:t>サブミットロック</w:t>
      </w:r>
    </w:p>
    <w:p w:rsidR="00172E0E" w:rsidRDefault="00797B3C" w:rsidP="00172E0E">
      <w:pPr>
        <w:ind w:leftChars="100" w:left="210"/>
        <w:rPr>
          <w:del w:id="617" w:author="hokada" w:date="2014-12-01T15:57:00Z"/>
          <w:rFonts w:ascii="Wingdings" w:hAnsi="Wingdings"/>
        </w:rPr>
        <w:pPrChange w:id="618" w:author="hokada" w:date="2014-12-01T15:57:00Z">
          <w:pPr>
            <w:pStyle w:val="ab"/>
            <w:numPr>
              <w:numId w:val="40"/>
            </w:numPr>
            <w:ind w:leftChars="0" w:left="846" w:hanging="420"/>
          </w:pPr>
        </w:pPrChange>
      </w:pPr>
      <w:r>
        <w:rPr>
          <w:rFonts w:hint="eastAsia"/>
        </w:rPr>
        <w:t xml:space="preserve">　</w:t>
      </w:r>
      <w:r w:rsidR="009414F1">
        <w:rPr>
          <w:rFonts w:hint="eastAsia"/>
        </w:rPr>
        <w:t>AngularJS</w:t>
      </w:r>
      <w:r w:rsidR="009414F1">
        <w:rPr>
          <w:rFonts w:hint="eastAsia"/>
        </w:rPr>
        <w:t>の</w:t>
      </w:r>
      <w:r w:rsidR="00A30D1C">
        <w:rPr>
          <w:rFonts w:hint="eastAsia"/>
        </w:rPr>
        <w:t>双方向</w:t>
      </w:r>
      <w:r w:rsidR="00E8727F">
        <w:rPr>
          <w:rFonts w:hint="eastAsia"/>
        </w:rPr>
        <w:t>デ</w:t>
      </w:r>
      <w:r w:rsidR="00893EED">
        <w:rPr>
          <w:rFonts w:hint="eastAsia"/>
        </w:rPr>
        <w:t>ータバインディング</w:t>
      </w:r>
      <w:ins w:id="619" w:author="hokada" w:date="2014-12-01T15:56:00Z">
        <w:r w:rsidR="00EE6F3E">
          <w:rPr>
            <w:rFonts w:hint="eastAsia"/>
          </w:rPr>
          <w:t>※</w:t>
        </w:r>
      </w:ins>
      <w:r w:rsidR="009414F1">
        <w:rPr>
          <w:rFonts w:hint="eastAsia"/>
        </w:rPr>
        <w:t>の機能を</w:t>
      </w:r>
      <w:r w:rsidR="00CE66DD">
        <w:rPr>
          <w:rFonts w:hint="eastAsia"/>
        </w:rPr>
        <w:t>利用し</w:t>
      </w:r>
      <w:r w:rsidR="009414F1">
        <w:rPr>
          <w:rFonts w:hint="eastAsia"/>
        </w:rPr>
        <w:t>実現する。</w:t>
      </w:r>
      <w:r w:rsidR="00CE66DD">
        <w:rPr>
          <w:rFonts w:hint="eastAsia"/>
        </w:rPr>
        <w:t>バリデーションエラーが発生している</w:t>
      </w:r>
      <w:r w:rsidR="009414F1">
        <w:rPr>
          <w:rFonts w:hint="eastAsia"/>
        </w:rPr>
        <w:t>場合、ボタンを非活性にする。</w:t>
      </w:r>
    </w:p>
    <w:p w:rsidR="00BF692D" w:rsidRDefault="00BF692D">
      <w:pPr>
        <w:widowControl/>
        <w:adjustRightInd/>
        <w:spacing w:line="240" w:lineRule="auto"/>
        <w:jc w:val="left"/>
        <w:textAlignment w:val="auto"/>
        <w:rPr>
          <w:ins w:id="620" w:author="hokada" w:date="2014-12-01T15:58:00Z"/>
          <w:rFonts w:ascii="Wingdings" w:hAnsi="Wingdings"/>
        </w:rPr>
      </w:pPr>
    </w:p>
    <w:p w:rsidR="00BF692D" w:rsidRDefault="00BF692D">
      <w:pPr>
        <w:widowControl/>
        <w:adjustRightInd/>
        <w:spacing w:line="240" w:lineRule="auto"/>
        <w:jc w:val="left"/>
        <w:textAlignment w:val="auto"/>
        <w:rPr>
          <w:ins w:id="621" w:author="hokada" w:date="2014-12-01T15:59:00Z"/>
          <w:rFonts w:ascii="Wingdings" w:hAnsi="Wingdings"/>
        </w:rPr>
      </w:pPr>
      <w:ins w:id="622" w:author="hokada" w:date="2014-12-01T15:59:00Z">
        <w:r>
          <w:rPr>
            <w:rFonts w:ascii="Wingdings" w:hAnsi="Wingdings"/>
          </w:rPr>
          <w:br w:type="page"/>
        </w:r>
      </w:ins>
    </w:p>
    <w:p w:rsidR="004E675B" w:rsidRPr="00BF692D" w:rsidDel="00BF692D" w:rsidRDefault="00172E0E">
      <w:pPr>
        <w:widowControl/>
        <w:adjustRightInd/>
        <w:spacing w:line="240" w:lineRule="auto"/>
        <w:jc w:val="left"/>
        <w:textAlignment w:val="auto"/>
        <w:rPr>
          <w:del w:id="623" w:author="hokada" w:date="2014-12-01T15:57:00Z"/>
          <w:rPrChange w:id="624" w:author="hokada" w:date="2014-12-01T15:58:00Z">
            <w:rPr>
              <w:del w:id="625" w:author="hokada" w:date="2014-12-01T15:57:00Z"/>
              <w:color w:val="FF0000"/>
            </w:rPr>
          </w:rPrChange>
        </w:rPr>
      </w:pPr>
      <w:ins w:id="626" w:author="hokada" w:date="2014-12-01T15:57:00Z">
        <w:r w:rsidRPr="00172E0E">
          <w:rPr>
            <w:rFonts w:hint="eastAsia"/>
            <w:rPrChange w:id="627" w:author="hokada" w:date="2014-12-01T15:58:00Z">
              <w:rPr>
                <w:rFonts w:hint="eastAsia"/>
                <w:color w:val="FF0000"/>
              </w:rPr>
            </w:rPrChange>
          </w:rPr>
          <w:lastRenderedPageBreak/>
          <w:t>※</w:t>
        </w:r>
      </w:ins>
      <w:del w:id="628" w:author="hokada" w:date="2014-12-01T15:57:00Z">
        <w:r w:rsidRPr="00172E0E">
          <w:rPr>
            <w:rPrChange w:id="629" w:author="hokada" w:date="2014-12-01T15:58:00Z">
              <w:rPr>
                <w:color w:val="FF0000"/>
              </w:rPr>
            </w:rPrChange>
          </w:rPr>
          <w:br w:type="page"/>
        </w:r>
      </w:del>
    </w:p>
    <w:p w:rsidR="00172E0E" w:rsidRDefault="00CD1CFD" w:rsidP="00172E0E">
      <w:pPr>
        <w:ind w:leftChars="100" w:left="210"/>
        <w:pPrChange w:id="630" w:author="hokada" w:date="2014-12-01T15:57:00Z">
          <w:pPr>
            <w:pStyle w:val="ab"/>
            <w:numPr>
              <w:numId w:val="40"/>
            </w:numPr>
            <w:ind w:leftChars="0" w:left="846" w:hanging="420"/>
          </w:pPr>
        </w:pPrChange>
      </w:pPr>
      <w:r w:rsidRPr="00BF692D">
        <w:rPr>
          <w:rFonts w:hint="eastAsia"/>
        </w:rPr>
        <w:t>A</w:t>
      </w:r>
      <w:r>
        <w:rPr>
          <w:rFonts w:hint="eastAsia"/>
        </w:rPr>
        <w:t>ngularJS</w:t>
      </w:r>
      <w:r>
        <w:rPr>
          <w:rFonts w:hint="eastAsia"/>
        </w:rPr>
        <w:t>の</w:t>
      </w:r>
      <w:r w:rsidR="00A30D1C">
        <w:rPr>
          <w:rFonts w:hint="eastAsia"/>
        </w:rPr>
        <w:t>双方向</w:t>
      </w:r>
      <w:r w:rsidR="00E8727F">
        <w:rPr>
          <w:rFonts w:hint="eastAsia"/>
        </w:rPr>
        <w:t>データ</w:t>
      </w:r>
      <w:r w:rsidR="00893EED">
        <w:rPr>
          <w:rFonts w:hint="eastAsia"/>
        </w:rPr>
        <w:t>バインディング</w:t>
      </w:r>
    </w:p>
    <w:p w:rsidR="004E675B" w:rsidRDefault="004E675B" w:rsidP="004E675B">
      <w:pPr>
        <w:keepNext/>
        <w:ind w:left="426"/>
        <w:jc w:val="center"/>
      </w:pPr>
      <w:r>
        <w:rPr>
          <w:noProof/>
        </w:rPr>
        <w:drawing>
          <wp:inline distT="0" distB="0" distL="0" distR="0">
            <wp:extent cx="5476968" cy="2914650"/>
            <wp:effectExtent l="19050" t="0" r="9432" b="0"/>
            <wp:docPr id="22"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srcRect/>
                    <a:stretch>
                      <a:fillRect/>
                    </a:stretch>
                  </pic:blipFill>
                  <pic:spPr bwMode="auto">
                    <a:xfrm>
                      <a:off x="0" y="0"/>
                      <a:ext cx="5477172" cy="2914758"/>
                    </a:xfrm>
                    <a:prstGeom prst="rect">
                      <a:avLst/>
                    </a:prstGeom>
                    <a:noFill/>
                    <a:ln w="9525">
                      <a:noFill/>
                      <a:miter lim="800000"/>
                      <a:headEnd/>
                      <a:tailEnd/>
                    </a:ln>
                  </pic:spPr>
                </pic:pic>
              </a:graphicData>
            </a:graphic>
          </wp:inline>
        </w:drawing>
      </w:r>
    </w:p>
    <w:p w:rsidR="004E675B" w:rsidRDefault="004E675B" w:rsidP="004E675B">
      <w:pPr>
        <w:pStyle w:val="af2"/>
        <w:jc w:val="center"/>
        <w:rPr>
          <w:u w:val="single"/>
        </w:rPr>
      </w:pPr>
      <w:r w:rsidRPr="004E675B">
        <w:rPr>
          <w:rFonts w:hint="eastAsia"/>
          <w:u w:val="single"/>
        </w:rPr>
        <w:t>図</w:t>
      </w:r>
      <w:r w:rsidRPr="004E675B">
        <w:rPr>
          <w:rFonts w:hint="eastAsia"/>
          <w:u w:val="single"/>
        </w:rPr>
        <w:t xml:space="preserve"> </w:t>
      </w:r>
      <w:r w:rsidR="00172E0E">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172E0E">
        <w:rPr>
          <w:u w:val="single"/>
        </w:rPr>
        <w:fldChar w:fldCharType="separate"/>
      </w:r>
      <w:r w:rsidR="008334B4">
        <w:rPr>
          <w:noProof/>
          <w:u w:val="single"/>
        </w:rPr>
        <w:t>3</w:t>
      </w:r>
      <w:r w:rsidR="00172E0E">
        <w:rPr>
          <w:u w:val="single"/>
        </w:rPr>
        <w:fldChar w:fldCharType="end"/>
      </w:r>
      <w:r w:rsidR="007A7DB2">
        <w:rPr>
          <w:u w:val="single"/>
        </w:rPr>
        <w:t>.</w:t>
      </w:r>
      <w:r w:rsidR="00B250E3">
        <w:rPr>
          <w:rFonts w:hint="eastAsia"/>
          <w:u w:val="single"/>
        </w:rPr>
        <w:t>9</w:t>
      </w:r>
      <w:r w:rsidRPr="004E675B">
        <w:rPr>
          <w:rFonts w:hint="eastAsia"/>
          <w:u w:val="single"/>
        </w:rPr>
        <w:t xml:space="preserve">　</w:t>
      </w:r>
      <w:r w:rsidRPr="004E675B">
        <w:rPr>
          <w:rFonts w:hint="eastAsia"/>
          <w:u w:val="single"/>
        </w:rPr>
        <w:t>AngularJS</w:t>
      </w:r>
      <w:r w:rsidRPr="004E675B">
        <w:rPr>
          <w:rFonts w:hint="eastAsia"/>
          <w:u w:val="single"/>
        </w:rPr>
        <w:t>の双方向データバインディング</w:t>
      </w:r>
    </w:p>
    <w:p w:rsidR="004E675B" w:rsidRPr="004E675B" w:rsidRDefault="004E675B" w:rsidP="004E675B"/>
    <w:p w:rsidR="009414F1" w:rsidRPr="008F6112" w:rsidRDefault="00893EED" w:rsidP="008F6112">
      <w:pPr>
        <w:ind w:leftChars="200" w:left="420"/>
      </w:pPr>
      <w:r>
        <w:rPr>
          <w:rFonts w:hint="eastAsia"/>
        </w:rPr>
        <w:t xml:space="preserve">　</w:t>
      </w:r>
      <w:r>
        <w:rPr>
          <w:rFonts w:hint="eastAsia"/>
        </w:rPr>
        <w:t>AngularJS</w:t>
      </w:r>
      <w:r w:rsidR="00A30D1C">
        <w:rPr>
          <w:rFonts w:hint="eastAsia"/>
        </w:rPr>
        <w:t>は</w:t>
      </w:r>
      <w:r w:rsidR="00A30D1C">
        <w:t>”</w:t>
      </w:r>
      <w:r w:rsidR="00A30D1C">
        <w:rPr>
          <w:rFonts w:hint="eastAsia"/>
        </w:rPr>
        <w:t>データ源が単一であることは重要</w:t>
      </w:r>
      <w:r w:rsidR="00A30D1C">
        <w:t>”</w:t>
      </w:r>
      <w:r w:rsidR="00A30D1C">
        <w:rPr>
          <w:rFonts w:hint="eastAsia"/>
        </w:rPr>
        <w:t>という考え方をもとで</w:t>
      </w:r>
      <w:r>
        <w:rPr>
          <w:rFonts w:hint="eastAsia"/>
        </w:rPr>
        <w:t>データバインディング</w:t>
      </w:r>
      <w:r w:rsidR="00A30D1C">
        <w:rPr>
          <w:rFonts w:hint="eastAsia"/>
        </w:rPr>
        <w:t>を実現する。よって、双方向データバインディングとは</w:t>
      </w:r>
      <w:r w:rsidR="00E65582">
        <w:rPr>
          <w:rFonts w:hint="eastAsia"/>
        </w:rPr>
        <w:t>ビュー</w:t>
      </w:r>
      <w:r>
        <w:rPr>
          <w:rFonts w:hint="eastAsia"/>
        </w:rPr>
        <w:t>と</w:t>
      </w:r>
      <w:r w:rsidR="00E65582">
        <w:rPr>
          <w:rFonts w:hint="eastAsia"/>
        </w:rPr>
        <w:t>モデル</w:t>
      </w:r>
      <w:r>
        <w:rPr>
          <w:rFonts w:hint="eastAsia"/>
        </w:rPr>
        <w:t>のデータを自動的に同期する</w:t>
      </w:r>
      <w:r w:rsidR="00A30D1C">
        <w:rPr>
          <w:rFonts w:hint="eastAsia"/>
        </w:rPr>
        <w:t>ことを示している。</w:t>
      </w:r>
      <w:r w:rsidR="00E65582">
        <w:rPr>
          <w:rFonts w:hint="eastAsia"/>
        </w:rPr>
        <w:t>ビュー</w:t>
      </w:r>
      <w:r w:rsidR="00A30D1C">
        <w:rPr>
          <w:rFonts w:hint="eastAsia"/>
        </w:rPr>
        <w:t>は常に</w:t>
      </w:r>
      <w:r w:rsidR="00E65582">
        <w:rPr>
          <w:rFonts w:hint="eastAsia"/>
        </w:rPr>
        <w:t>モデル</w:t>
      </w:r>
      <w:r w:rsidR="00A30D1C">
        <w:rPr>
          <w:rFonts w:hint="eastAsia"/>
        </w:rPr>
        <w:t>の状態を投影し、モデルが変更されるとその変更が</w:t>
      </w:r>
      <w:r w:rsidR="00E65582">
        <w:rPr>
          <w:rFonts w:hint="eastAsia"/>
        </w:rPr>
        <w:t>ビュー</w:t>
      </w:r>
      <w:r w:rsidR="00A30D1C">
        <w:rPr>
          <w:rFonts w:hint="eastAsia"/>
        </w:rPr>
        <w:t>にも反映される。その反対も同様である。</w:t>
      </w:r>
    </w:p>
    <w:p w:rsidR="005B4601" w:rsidRDefault="003D23F2" w:rsidP="007E76AD">
      <w:r>
        <w:rPr>
          <w:rFonts w:hint="eastAsia"/>
        </w:rPr>
        <w:t xml:space="preserve">　　　双方向データデータバインディングは以下のように処理される</w:t>
      </w:r>
      <w:r w:rsidR="008F6112">
        <w:rPr>
          <w:rFonts w:hint="eastAsia"/>
        </w:rPr>
        <w:t>。</w:t>
      </w:r>
      <w:r w:rsidR="008F6112">
        <w:rPr>
          <w:rFonts w:hint="eastAsia"/>
        </w:rPr>
        <w:t>URL</w:t>
      </w:r>
      <w:r w:rsidR="008F6112">
        <w:rPr>
          <w:rFonts w:hint="eastAsia"/>
        </w:rPr>
        <w:t>を例として示す。</w:t>
      </w:r>
    </w:p>
    <w:p w:rsidR="005B4601" w:rsidRDefault="005B4601" w:rsidP="007E76AD"/>
    <w:p w:rsidR="005B4601" w:rsidRDefault="008F6112" w:rsidP="008F6112">
      <w:pPr>
        <w:pStyle w:val="ab"/>
        <w:numPr>
          <w:ilvl w:val="0"/>
          <w:numId w:val="33"/>
        </w:numPr>
        <w:ind w:leftChars="0"/>
      </w:pPr>
      <w:r>
        <w:rPr>
          <w:rFonts w:hint="eastAsia"/>
        </w:rPr>
        <w:t>コントローラによる処理</w:t>
      </w:r>
    </w:p>
    <w:p w:rsidR="00DE156F" w:rsidRDefault="008F6112" w:rsidP="00DE156F">
      <w:pPr>
        <w:ind w:leftChars="200" w:left="420" w:firstLineChars="100" w:firstLine="210"/>
      </w:pPr>
      <w:r>
        <w:rPr>
          <w:rFonts w:hint="eastAsia"/>
        </w:rPr>
        <w:t>CakePHP</w:t>
      </w:r>
      <w:r w:rsidR="004E1584">
        <w:rPr>
          <w:rFonts w:hint="eastAsia"/>
        </w:rPr>
        <w:t>のコントローラ</w:t>
      </w:r>
      <w:r w:rsidR="00CD356F">
        <w:rPr>
          <w:rFonts w:hint="eastAsia"/>
        </w:rPr>
        <w:t>によって呼ばれた</w:t>
      </w:r>
      <w:r>
        <w:rPr>
          <w:rFonts w:hint="eastAsia"/>
        </w:rPr>
        <w:t>ビューファイル（実態は</w:t>
      </w:r>
      <w:r>
        <w:rPr>
          <w:rFonts w:hint="eastAsia"/>
        </w:rPr>
        <w:t>HTML</w:t>
      </w:r>
      <w:r>
        <w:rPr>
          <w:rFonts w:hint="eastAsia"/>
        </w:rPr>
        <w:t>）</w:t>
      </w:r>
      <w:r w:rsidR="00ED37BF">
        <w:rPr>
          <w:rFonts w:hint="eastAsia"/>
        </w:rPr>
        <w:t>内</w:t>
      </w:r>
      <w:r>
        <w:rPr>
          <w:rFonts w:hint="eastAsia"/>
        </w:rPr>
        <w:t>で</w:t>
      </w:r>
      <w:r>
        <w:rPr>
          <w:rFonts w:hint="eastAsia"/>
        </w:rPr>
        <w:t>AngularJS</w:t>
      </w:r>
      <w:r w:rsidR="00CD356F">
        <w:rPr>
          <w:rFonts w:hint="eastAsia"/>
        </w:rPr>
        <w:t>のコントローラを指定し、</w:t>
      </w:r>
      <w:r w:rsidR="00CD356F">
        <w:rPr>
          <w:rFonts w:hint="eastAsia"/>
        </w:rPr>
        <w:t>Javascript</w:t>
      </w:r>
      <w:r w:rsidR="00CD356F">
        <w:rPr>
          <w:rFonts w:hint="eastAsia"/>
        </w:rPr>
        <w:t>が</w:t>
      </w:r>
      <w:r>
        <w:rPr>
          <w:rFonts w:hint="eastAsia"/>
        </w:rPr>
        <w:t>実行される。</w:t>
      </w:r>
      <w:r w:rsidR="00DE156F">
        <w:rPr>
          <w:rFonts w:hint="eastAsia"/>
        </w:rPr>
        <w:t>このコントローラ内でデータの受け渡しやページの取得等を処理している。</w:t>
      </w:r>
    </w:p>
    <w:p w:rsidR="00CD356F" w:rsidRDefault="00ED37BF" w:rsidP="006505A9">
      <w:pPr>
        <w:ind w:leftChars="200" w:left="420" w:firstLineChars="100" w:firstLine="210"/>
      </w:pPr>
      <w:r>
        <w:rPr>
          <w:rFonts w:hint="eastAsia"/>
        </w:rPr>
        <w:t>下の例では、使用するコントローラ名（</w:t>
      </w:r>
      <w:r w:rsidRPr="00ED37BF">
        <w:rPr>
          <w:rFonts w:hint="eastAsia"/>
          <w:color w:val="FF0000"/>
        </w:rPr>
        <w:t>Iframes</w:t>
      </w:r>
      <w:r>
        <w:rPr>
          <w:rFonts w:hint="eastAsia"/>
        </w:rPr>
        <w:t>）を指定している。</w:t>
      </w:r>
    </w:p>
    <w:p w:rsidR="00ED37BF" w:rsidRDefault="00033825" w:rsidP="00ED37BF">
      <w:pPr>
        <w:keepNext/>
        <w:jc w:val="center"/>
      </w:pPr>
      <w:r>
        <w:rPr>
          <w:noProof/>
        </w:rPr>
        <w:drawing>
          <wp:inline distT="0" distB="0" distL="0" distR="0">
            <wp:extent cx="4000500" cy="2133600"/>
            <wp:effectExtent l="19050" t="0" r="0" b="0"/>
            <wp:docPr id="14"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4000500" cy="2133600"/>
                    </a:xfrm>
                    <a:prstGeom prst="rect">
                      <a:avLst/>
                    </a:prstGeom>
                    <a:noFill/>
                    <a:ln w="9525">
                      <a:noFill/>
                      <a:miter lim="800000"/>
                      <a:headEnd/>
                      <a:tailEnd/>
                    </a:ln>
                  </pic:spPr>
                </pic:pic>
              </a:graphicData>
            </a:graphic>
          </wp:inline>
        </w:drawing>
      </w:r>
    </w:p>
    <w:p w:rsidR="00ED37BF" w:rsidRDefault="00ED37BF" w:rsidP="006505A9">
      <w:pPr>
        <w:pStyle w:val="af2"/>
        <w:jc w:val="center"/>
      </w:pPr>
      <w:r w:rsidRPr="00ED37BF">
        <w:rPr>
          <w:rFonts w:hint="eastAsia"/>
          <w:u w:val="single"/>
        </w:rPr>
        <w:t>図</w:t>
      </w:r>
      <w:r w:rsidRPr="00ED37BF">
        <w:rPr>
          <w:rFonts w:hint="eastAsia"/>
          <w:u w:val="single"/>
        </w:rPr>
        <w:t xml:space="preserve"> </w:t>
      </w:r>
      <w:r w:rsidR="00172E0E">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172E0E">
        <w:rPr>
          <w:u w:val="single"/>
        </w:rPr>
        <w:fldChar w:fldCharType="separate"/>
      </w:r>
      <w:r w:rsidR="00FB61F1">
        <w:rPr>
          <w:noProof/>
          <w:u w:val="single"/>
        </w:rPr>
        <w:t>3</w:t>
      </w:r>
      <w:r w:rsidR="00172E0E">
        <w:rPr>
          <w:u w:val="single"/>
        </w:rPr>
        <w:fldChar w:fldCharType="end"/>
      </w:r>
      <w:r w:rsidR="00FB61F1">
        <w:rPr>
          <w:u w:val="single"/>
        </w:rPr>
        <w:t>.</w:t>
      </w:r>
      <w:r w:rsidR="00033825">
        <w:rPr>
          <w:rFonts w:hint="eastAsia"/>
          <w:u w:val="single"/>
        </w:rPr>
        <w:t>10</w:t>
      </w:r>
      <w:r w:rsidRPr="00ED37BF">
        <w:rPr>
          <w:rFonts w:hint="eastAsia"/>
          <w:u w:val="single"/>
        </w:rPr>
        <w:t xml:space="preserve">　コントローラ名の指定</w:t>
      </w:r>
      <w:r>
        <w:br w:type="page"/>
      </w:r>
    </w:p>
    <w:p w:rsidR="00DE156F" w:rsidRPr="00DE156F" w:rsidRDefault="00DE156F" w:rsidP="00DE156F">
      <w:pPr>
        <w:pStyle w:val="ab"/>
        <w:numPr>
          <w:ilvl w:val="0"/>
          <w:numId w:val="33"/>
        </w:numPr>
        <w:ind w:leftChars="0"/>
      </w:pPr>
      <w:r>
        <w:rPr>
          <w:rFonts w:hint="eastAsia"/>
        </w:rPr>
        <w:lastRenderedPageBreak/>
        <w:t>モデルによる処理</w:t>
      </w:r>
    </w:p>
    <w:p w:rsidR="006E7EB6" w:rsidRDefault="00DE156F" w:rsidP="006E7EB6">
      <w:pPr>
        <w:ind w:leftChars="200" w:left="420" w:firstLineChars="100" w:firstLine="210"/>
      </w:pPr>
      <w:r>
        <w:rPr>
          <w:rFonts w:hint="eastAsia"/>
        </w:rPr>
        <w:t>コントローラ</w:t>
      </w:r>
      <w:r w:rsidR="006505A9">
        <w:rPr>
          <w:rFonts w:hint="eastAsia"/>
        </w:rPr>
        <w:t>内で</w:t>
      </w:r>
      <w:r w:rsidR="00ED37BF">
        <w:rPr>
          <w:rFonts w:hint="eastAsia"/>
        </w:rPr>
        <w:t>モデルにデータが格納される。</w:t>
      </w:r>
    </w:p>
    <w:p w:rsidR="00274E6A" w:rsidRDefault="00ED37BF" w:rsidP="006E7EB6">
      <w:pPr>
        <w:ind w:leftChars="200" w:left="420" w:firstLineChars="100" w:firstLine="210"/>
      </w:pPr>
      <w:r>
        <w:rPr>
          <w:rFonts w:hint="eastAsia"/>
        </w:rPr>
        <w:t>下の例</w:t>
      </w:r>
      <w:r w:rsidR="006E7EB6">
        <w:rPr>
          <w:rFonts w:hint="eastAsia"/>
        </w:rPr>
        <w:t>で</w:t>
      </w:r>
      <w:r>
        <w:rPr>
          <w:rFonts w:hint="eastAsia"/>
        </w:rPr>
        <w:t>は</w:t>
      </w:r>
      <w:r w:rsidR="006E7EB6">
        <w:rPr>
          <w:rFonts w:hint="eastAsia"/>
        </w:rPr>
        <w:t>$scope</w:t>
      </w:r>
      <w:r w:rsidR="006E7EB6">
        <w:rPr>
          <w:rFonts w:hint="eastAsia"/>
        </w:rPr>
        <w:t>で始まる</w:t>
      </w:r>
      <w:r>
        <w:rPr>
          <w:rFonts w:hint="eastAsia"/>
        </w:rPr>
        <w:t>変数</w:t>
      </w:r>
      <w:r w:rsidR="006E7EB6">
        <w:rPr>
          <w:rFonts w:hint="eastAsia"/>
        </w:rPr>
        <w:t>に</w:t>
      </w:r>
      <w:r w:rsidR="00CD356F">
        <w:rPr>
          <w:rFonts w:hint="eastAsia"/>
        </w:rPr>
        <w:t>DB</w:t>
      </w:r>
      <w:r w:rsidR="00CD356F">
        <w:rPr>
          <w:rFonts w:hint="eastAsia"/>
        </w:rPr>
        <w:t>から取得した</w:t>
      </w:r>
      <w:r w:rsidR="00CD356F">
        <w:rPr>
          <w:rFonts w:hint="eastAsia"/>
        </w:rPr>
        <w:t>URL</w:t>
      </w:r>
      <w:r w:rsidR="00CD356F">
        <w:rPr>
          <w:rFonts w:hint="eastAsia"/>
        </w:rPr>
        <w:t>を格納している。</w:t>
      </w:r>
      <w:r w:rsidR="00274E6A">
        <w:rPr>
          <w:rFonts w:hint="eastAsia"/>
        </w:rPr>
        <w:t>この変数（</w:t>
      </w:r>
      <w:r w:rsidR="00274E6A" w:rsidRPr="00CD356F">
        <w:rPr>
          <w:rFonts w:hint="eastAsia"/>
          <w:color w:val="FF0000"/>
        </w:rPr>
        <w:t>$</w:t>
      </w:r>
      <w:proofErr w:type="spellStart"/>
      <w:r w:rsidR="00274E6A" w:rsidRPr="00CD356F">
        <w:rPr>
          <w:rFonts w:hint="eastAsia"/>
          <w:color w:val="FF0000"/>
        </w:rPr>
        <w:t>scope.edit.data.Iframe.url</w:t>
      </w:r>
      <w:proofErr w:type="spellEnd"/>
      <w:r w:rsidR="00274E6A">
        <w:rPr>
          <w:rFonts w:hint="eastAsia"/>
        </w:rPr>
        <w:t>）の値がビューと同期する。</w:t>
      </w:r>
    </w:p>
    <w:p w:rsidR="00274E6A" w:rsidRDefault="00274E6A" w:rsidP="00274E6A">
      <w:pPr>
        <w:ind w:leftChars="200" w:left="420" w:firstLineChars="100" w:firstLine="210"/>
      </w:pPr>
    </w:p>
    <w:p w:rsidR="00ED37BF" w:rsidRDefault="001004B3" w:rsidP="00ED37BF">
      <w:pPr>
        <w:keepNext/>
        <w:jc w:val="center"/>
      </w:pPr>
      <w:r>
        <w:rPr>
          <w:noProof/>
        </w:rPr>
        <w:drawing>
          <wp:inline distT="0" distB="0" distL="0" distR="0">
            <wp:extent cx="4095750" cy="1800225"/>
            <wp:effectExtent l="19050" t="0" r="0" b="0"/>
            <wp:docPr id="30"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srcRect/>
                    <a:stretch>
                      <a:fillRect/>
                    </a:stretch>
                  </pic:blipFill>
                  <pic:spPr bwMode="auto">
                    <a:xfrm>
                      <a:off x="0" y="0"/>
                      <a:ext cx="4095750" cy="1800225"/>
                    </a:xfrm>
                    <a:prstGeom prst="rect">
                      <a:avLst/>
                    </a:prstGeom>
                    <a:noFill/>
                    <a:ln w="9525">
                      <a:noFill/>
                      <a:miter lim="800000"/>
                      <a:headEnd/>
                      <a:tailEnd/>
                    </a:ln>
                  </pic:spPr>
                </pic:pic>
              </a:graphicData>
            </a:graphic>
          </wp:inline>
        </w:drawing>
      </w:r>
    </w:p>
    <w:p w:rsidR="00FB61F1" w:rsidRDefault="00ED37BF" w:rsidP="00FB61F1">
      <w:pPr>
        <w:pStyle w:val="af2"/>
        <w:jc w:val="center"/>
        <w:rPr>
          <w:u w:val="single"/>
        </w:rPr>
      </w:pPr>
      <w:r w:rsidRPr="00ED37BF">
        <w:rPr>
          <w:rFonts w:hint="eastAsia"/>
          <w:u w:val="single"/>
        </w:rPr>
        <w:t>図</w:t>
      </w:r>
      <w:r w:rsidRPr="00ED37BF">
        <w:rPr>
          <w:rFonts w:hint="eastAsia"/>
          <w:u w:val="single"/>
        </w:rPr>
        <w:t xml:space="preserve"> </w:t>
      </w:r>
      <w:r w:rsidR="00172E0E">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172E0E">
        <w:rPr>
          <w:u w:val="single"/>
        </w:rPr>
        <w:fldChar w:fldCharType="separate"/>
      </w:r>
      <w:r w:rsidR="00FB61F1">
        <w:rPr>
          <w:noProof/>
          <w:u w:val="single"/>
        </w:rPr>
        <w:t>3</w:t>
      </w:r>
      <w:r w:rsidR="00172E0E">
        <w:rPr>
          <w:u w:val="single"/>
        </w:rPr>
        <w:fldChar w:fldCharType="end"/>
      </w:r>
      <w:r w:rsidR="00FB61F1">
        <w:rPr>
          <w:u w:val="single"/>
        </w:rPr>
        <w:t>.</w:t>
      </w:r>
      <w:r w:rsidR="00033825">
        <w:rPr>
          <w:rFonts w:hint="eastAsia"/>
          <w:u w:val="single"/>
        </w:rPr>
        <w:t>11</w:t>
      </w:r>
      <w:r w:rsidRPr="00ED37BF">
        <w:rPr>
          <w:rFonts w:hint="eastAsia"/>
          <w:u w:val="single"/>
        </w:rPr>
        <w:t xml:space="preserve">　モデルへのデータ格納</w:t>
      </w:r>
    </w:p>
    <w:p w:rsidR="00FB61F1" w:rsidRPr="00FB61F1" w:rsidRDefault="00FB61F1" w:rsidP="00FB61F1"/>
    <w:p w:rsidR="00FB61F1" w:rsidRPr="00DE156F" w:rsidRDefault="00FB61F1" w:rsidP="00FB61F1">
      <w:pPr>
        <w:pStyle w:val="ab"/>
        <w:numPr>
          <w:ilvl w:val="0"/>
          <w:numId w:val="33"/>
        </w:numPr>
        <w:ind w:leftChars="0"/>
      </w:pPr>
      <w:r>
        <w:rPr>
          <w:rFonts w:hint="eastAsia"/>
        </w:rPr>
        <w:t>ビューによる処理</w:t>
      </w:r>
    </w:p>
    <w:p w:rsidR="006E7EB6" w:rsidRDefault="006E7EB6" w:rsidP="006E7EB6">
      <w:pPr>
        <w:ind w:leftChars="200" w:left="420" w:firstLineChars="100" w:firstLine="210"/>
      </w:pPr>
      <w:r>
        <w:rPr>
          <w:rFonts w:hint="eastAsia"/>
        </w:rPr>
        <w:t>モデルに格納した変数（</w:t>
      </w:r>
      <w:r>
        <w:rPr>
          <w:rFonts w:hint="eastAsia"/>
        </w:rPr>
        <w:t>$scope</w:t>
      </w:r>
      <w:r>
        <w:rPr>
          <w:rFonts w:hint="eastAsia"/>
        </w:rPr>
        <w:t>を取り除いた</w:t>
      </w:r>
      <w:proofErr w:type="spellStart"/>
      <w:r w:rsidRPr="00CD356F">
        <w:rPr>
          <w:rFonts w:hint="eastAsia"/>
          <w:color w:val="FF0000"/>
        </w:rPr>
        <w:t>edit.data.Iframe.url</w:t>
      </w:r>
      <w:proofErr w:type="spellEnd"/>
      <w:r>
        <w:rPr>
          <w:rFonts w:hint="eastAsia"/>
        </w:rPr>
        <w:t>）</w:t>
      </w:r>
      <w:ins w:id="631" w:author="hokada" w:date="2014-12-01T16:00:00Z">
        <w:r w:rsidR="00BF692D">
          <w:rPr>
            <w:rFonts w:hint="eastAsia"/>
          </w:rPr>
          <w:t>を</w:t>
        </w:r>
      </w:ins>
      <w:del w:id="632" w:author="hokada" w:date="2014-12-01T16:00:00Z">
        <w:r w:rsidDel="00BF692D">
          <w:rPr>
            <w:rFonts w:hint="eastAsia"/>
          </w:rPr>
          <w:delText>は</w:delText>
        </w:r>
      </w:del>
      <w:r>
        <w:rPr>
          <w:rFonts w:hint="eastAsia"/>
        </w:rPr>
        <w:t>ビュー</w:t>
      </w:r>
      <w:ins w:id="633" w:author="hokada" w:date="2014-12-01T16:00:00Z">
        <w:r w:rsidR="00BF692D">
          <w:rPr>
            <w:rFonts w:hint="eastAsia"/>
          </w:rPr>
          <w:t>で使用することで同期</w:t>
        </w:r>
      </w:ins>
      <w:ins w:id="634" w:author="hokada" w:date="2014-12-01T17:50:00Z">
        <w:r w:rsidR="00211D16">
          <w:rPr>
            <w:rFonts w:hint="eastAsia"/>
          </w:rPr>
          <w:t>できる</w:t>
        </w:r>
      </w:ins>
      <w:del w:id="635" w:author="hokada" w:date="2014-12-01T16:00:00Z">
        <w:r w:rsidDel="00BF692D">
          <w:rPr>
            <w:rFonts w:hint="eastAsia"/>
          </w:rPr>
          <w:delText>で使用できる</w:delText>
        </w:r>
      </w:del>
      <w:r>
        <w:rPr>
          <w:rFonts w:hint="eastAsia"/>
        </w:rPr>
        <w:t>。</w:t>
      </w:r>
    </w:p>
    <w:p w:rsidR="006E7EB6" w:rsidRDefault="00FB61F1" w:rsidP="006E7EB6">
      <w:pPr>
        <w:ind w:leftChars="200" w:left="420" w:firstLineChars="100" w:firstLine="210"/>
      </w:pPr>
      <w:r>
        <w:rPr>
          <w:rFonts w:hint="eastAsia"/>
        </w:rPr>
        <w:t>下の</w:t>
      </w:r>
      <w:r w:rsidR="006E7EB6">
        <w:rPr>
          <w:rFonts w:hint="eastAsia"/>
        </w:rPr>
        <w:t>例のように指定することで、フォーム内には</w:t>
      </w:r>
      <w:r w:rsidR="006E7EB6">
        <w:rPr>
          <w:rFonts w:hint="eastAsia"/>
        </w:rPr>
        <w:t>DB</w:t>
      </w:r>
      <w:r w:rsidR="004872D6">
        <w:rPr>
          <w:rFonts w:hint="eastAsia"/>
        </w:rPr>
        <w:t>から取得した</w:t>
      </w:r>
      <w:r w:rsidR="00B95312">
        <w:rPr>
          <w:rFonts w:hint="eastAsia"/>
        </w:rPr>
        <w:t>URL</w:t>
      </w:r>
      <w:r w:rsidR="006E7EB6">
        <w:rPr>
          <w:rFonts w:hint="eastAsia"/>
        </w:rPr>
        <w:t>が格納される。またフォーム内の文字を書き換えると、その変更</w:t>
      </w:r>
      <w:r w:rsidR="00A87372">
        <w:rPr>
          <w:rFonts w:hint="eastAsia"/>
        </w:rPr>
        <w:t>した文字</w:t>
      </w:r>
      <w:r w:rsidR="006E7EB6">
        <w:rPr>
          <w:rFonts w:hint="eastAsia"/>
        </w:rPr>
        <w:t>はモデル</w:t>
      </w:r>
      <w:r w:rsidR="001A200D">
        <w:rPr>
          <w:rFonts w:hint="eastAsia"/>
        </w:rPr>
        <w:t>に格納される。</w:t>
      </w:r>
    </w:p>
    <w:p w:rsidR="001A200D" w:rsidRPr="0031558C" w:rsidRDefault="001A200D" w:rsidP="006E7EB6">
      <w:pPr>
        <w:ind w:leftChars="200" w:left="420" w:firstLineChars="100" w:firstLine="210"/>
      </w:pPr>
    </w:p>
    <w:p w:rsidR="00FB61F1" w:rsidRDefault="00FB61F1" w:rsidP="00FB61F1">
      <w:pPr>
        <w:keepNext/>
        <w:jc w:val="center"/>
      </w:pPr>
      <w:r>
        <w:rPr>
          <w:rFonts w:hint="eastAsia"/>
          <w:noProof/>
        </w:rPr>
        <w:drawing>
          <wp:inline distT="0" distB="0" distL="0" distR="0">
            <wp:extent cx="3686175" cy="1323975"/>
            <wp:effectExtent l="19050" t="0" r="9525" b="0"/>
            <wp:docPr id="26"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srcRect/>
                    <a:stretch>
                      <a:fillRect/>
                    </a:stretch>
                  </pic:blipFill>
                  <pic:spPr bwMode="auto">
                    <a:xfrm>
                      <a:off x="0" y="0"/>
                      <a:ext cx="3686175" cy="1323975"/>
                    </a:xfrm>
                    <a:prstGeom prst="rect">
                      <a:avLst/>
                    </a:prstGeom>
                    <a:noFill/>
                    <a:ln w="9525">
                      <a:noFill/>
                      <a:miter lim="800000"/>
                      <a:headEnd/>
                      <a:tailEnd/>
                    </a:ln>
                  </pic:spPr>
                </pic:pic>
              </a:graphicData>
            </a:graphic>
          </wp:inline>
        </w:drawing>
      </w:r>
    </w:p>
    <w:p w:rsidR="00FB61F1" w:rsidRPr="006E7EB6" w:rsidRDefault="00FB61F1" w:rsidP="00FB61F1">
      <w:pPr>
        <w:pStyle w:val="af2"/>
        <w:jc w:val="center"/>
        <w:rPr>
          <w:u w:val="single"/>
        </w:rPr>
      </w:pPr>
      <w:r w:rsidRPr="006E7EB6">
        <w:rPr>
          <w:rFonts w:hint="eastAsia"/>
          <w:u w:val="single"/>
        </w:rPr>
        <w:t>図</w:t>
      </w:r>
      <w:r w:rsidRPr="006E7EB6">
        <w:rPr>
          <w:rFonts w:hint="eastAsia"/>
          <w:u w:val="single"/>
        </w:rPr>
        <w:t xml:space="preserve"> </w:t>
      </w:r>
      <w:r w:rsidR="00172E0E" w:rsidRPr="006E7EB6">
        <w:rPr>
          <w:u w:val="single"/>
        </w:rPr>
        <w:fldChar w:fldCharType="begin"/>
      </w:r>
      <w:r w:rsidRPr="006E7EB6">
        <w:rPr>
          <w:u w:val="single"/>
        </w:rPr>
        <w:instrText xml:space="preserve"> </w:instrText>
      </w:r>
      <w:r w:rsidRPr="006E7EB6">
        <w:rPr>
          <w:rFonts w:hint="eastAsia"/>
          <w:u w:val="single"/>
        </w:rPr>
        <w:instrText>STYLEREF 1 \s</w:instrText>
      </w:r>
      <w:r w:rsidRPr="006E7EB6">
        <w:rPr>
          <w:u w:val="single"/>
        </w:rPr>
        <w:instrText xml:space="preserve"> </w:instrText>
      </w:r>
      <w:r w:rsidR="00172E0E" w:rsidRPr="006E7EB6">
        <w:rPr>
          <w:u w:val="single"/>
        </w:rPr>
        <w:fldChar w:fldCharType="separate"/>
      </w:r>
      <w:r w:rsidRPr="006E7EB6">
        <w:rPr>
          <w:noProof/>
          <w:u w:val="single"/>
        </w:rPr>
        <w:t>3</w:t>
      </w:r>
      <w:r w:rsidR="00172E0E" w:rsidRPr="006E7EB6">
        <w:rPr>
          <w:u w:val="single"/>
        </w:rPr>
        <w:fldChar w:fldCharType="end"/>
      </w:r>
      <w:r w:rsidRPr="006E7EB6">
        <w:rPr>
          <w:u w:val="single"/>
        </w:rPr>
        <w:t>.</w:t>
      </w:r>
      <w:r w:rsidR="00033825">
        <w:rPr>
          <w:rFonts w:hint="eastAsia"/>
          <w:u w:val="single"/>
        </w:rPr>
        <w:t>12</w:t>
      </w:r>
      <w:r w:rsidRPr="006E7EB6">
        <w:rPr>
          <w:rFonts w:hint="eastAsia"/>
          <w:u w:val="single"/>
        </w:rPr>
        <w:t xml:space="preserve">　</w:t>
      </w:r>
      <w:r w:rsidR="00713A28">
        <w:rPr>
          <w:rFonts w:hint="eastAsia"/>
          <w:u w:val="single"/>
        </w:rPr>
        <w:t>ビューと</w:t>
      </w:r>
      <w:r w:rsidRPr="006E7EB6">
        <w:rPr>
          <w:rFonts w:hint="eastAsia"/>
          <w:u w:val="single"/>
        </w:rPr>
        <w:t>モデルの連携</w:t>
      </w:r>
    </w:p>
    <w:p w:rsidR="00C3756B" w:rsidRPr="00DE44EA" w:rsidRDefault="00C3756B" w:rsidP="007E76AD">
      <w:r w:rsidRPr="007A3655">
        <w:rPr>
          <w:rFonts w:asciiTheme="majorEastAsia" w:eastAsiaTheme="majorEastAsia" w:hAnsiTheme="majorEastAsia"/>
          <w:b/>
          <w:sz w:val="28"/>
          <w:szCs w:val="28"/>
        </w:rPr>
        <w:br w:type="page"/>
      </w:r>
    </w:p>
    <w:p w:rsidR="00BA4220" w:rsidRPr="00BB1D9A" w:rsidRDefault="00EB6E84" w:rsidP="00BA4220">
      <w:pPr>
        <w:pStyle w:val="10"/>
        <w:rPr>
          <w:b/>
        </w:rPr>
      </w:pPr>
      <w:bookmarkStart w:id="636" w:name="_Toc404964174"/>
      <w:r w:rsidRPr="00513C90">
        <w:rPr>
          <w:rFonts w:hint="eastAsia"/>
          <w:b/>
        </w:rPr>
        <w:lastRenderedPageBreak/>
        <w:t>評価</w:t>
      </w:r>
      <w:bookmarkEnd w:id="636"/>
    </w:p>
    <w:p w:rsidR="004818A5" w:rsidRDefault="004818A5" w:rsidP="004818A5">
      <w:pPr>
        <w:pStyle w:val="20"/>
      </w:pPr>
      <w:bookmarkStart w:id="637" w:name="_Toc404964175"/>
      <w:r>
        <w:rPr>
          <w:rFonts w:hint="eastAsia"/>
        </w:rPr>
        <w:t>評価項目</w:t>
      </w:r>
      <w:bookmarkEnd w:id="637"/>
    </w:p>
    <w:p w:rsidR="004818A5" w:rsidRDefault="004818A5" w:rsidP="004818A5">
      <w:pPr>
        <w:rPr>
          <w:ins w:id="638" w:author="hokada" w:date="2014-12-01T16:02:00Z"/>
        </w:rPr>
      </w:pPr>
      <w:r>
        <w:rPr>
          <w:rFonts w:hint="eastAsia"/>
        </w:rPr>
        <w:t xml:space="preserve">　評価項目を以下に示す。</w:t>
      </w:r>
      <w:r w:rsidR="00773238">
        <w:rPr>
          <w:rFonts w:hint="eastAsia"/>
        </w:rPr>
        <w:t>iframe</w:t>
      </w:r>
      <w:r w:rsidR="00773238">
        <w:rPr>
          <w:rFonts w:hint="eastAsia"/>
        </w:rPr>
        <w:t>プラグインとしての機能を満たしていることが前提となるため、</w:t>
      </w:r>
      <w:r w:rsidR="003F7B55">
        <w:rPr>
          <w:rFonts w:hint="eastAsia"/>
        </w:rPr>
        <w:t>評価</w:t>
      </w:r>
      <w:r w:rsidR="00773238">
        <w:rPr>
          <w:rFonts w:hint="eastAsia"/>
        </w:rPr>
        <w:t>項目</w:t>
      </w:r>
      <w:r w:rsidR="003F7B55">
        <w:rPr>
          <w:rFonts w:hint="eastAsia"/>
        </w:rPr>
        <w:t>には提案</w:t>
      </w:r>
      <w:del w:id="639" w:author="hokada" w:date="2014-12-01T16:03:00Z">
        <w:r w:rsidR="003F7B55" w:rsidDel="00D93810">
          <w:rPr>
            <w:rFonts w:hint="eastAsia"/>
          </w:rPr>
          <w:delText>に関連する項目</w:delText>
        </w:r>
      </w:del>
      <w:ins w:id="640" w:author="hokada" w:date="2014-12-01T16:03:00Z">
        <w:r w:rsidR="00D93810">
          <w:rPr>
            <w:rFonts w:hint="eastAsia"/>
          </w:rPr>
          <w:t>機能</w:t>
        </w:r>
      </w:ins>
      <w:r w:rsidR="003F7B55">
        <w:rPr>
          <w:rFonts w:hint="eastAsia"/>
        </w:rPr>
        <w:t>以外に</w:t>
      </w:r>
      <w:r w:rsidR="003F7B55">
        <w:rPr>
          <w:rFonts w:hint="eastAsia"/>
        </w:rPr>
        <w:t>iframe</w:t>
      </w:r>
      <w:r w:rsidR="00773238">
        <w:rPr>
          <w:rFonts w:hint="eastAsia"/>
        </w:rPr>
        <w:t>プラグイン</w:t>
      </w:r>
      <w:r w:rsidR="005D6553">
        <w:rPr>
          <w:rFonts w:hint="eastAsia"/>
        </w:rPr>
        <w:t>としての</w:t>
      </w:r>
      <w:r w:rsidR="003F7B55">
        <w:rPr>
          <w:rFonts w:hint="eastAsia"/>
        </w:rPr>
        <w:t>機能要件も記載する。</w:t>
      </w:r>
    </w:p>
    <w:p w:rsidR="00D93810" w:rsidDel="00BF32EA" w:rsidRDefault="00D93810" w:rsidP="004818A5">
      <w:pPr>
        <w:rPr>
          <w:del w:id="641" w:author="hokada" w:date="2014-12-01T16:13:00Z"/>
        </w:rPr>
      </w:pPr>
      <w:ins w:id="642" w:author="hokada" w:date="2014-12-01T16:02:00Z">
        <w:r>
          <w:rPr>
            <w:rFonts w:hint="eastAsia"/>
          </w:rPr>
          <w:t xml:space="preserve">　</w:t>
        </w:r>
      </w:ins>
      <w:ins w:id="643" w:author="hokada" w:date="2014-12-01T16:04:00Z">
        <w:r>
          <w:rPr>
            <w:rFonts w:hint="eastAsia"/>
          </w:rPr>
          <w:t>評価</w:t>
        </w:r>
      </w:ins>
      <w:ins w:id="644" w:author="hokada" w:date="2014-12-01T17:51:00Z">
        <w:r w:rsidR="00211D16">
          <w:rPr>
            <w:rFonts w:hint="eastAsia"/>
          </w:rPr>
          <w:t>するには</w:t>
        </w:r>
      </w:ins>
      <w:ins w:id="645" w:author="hokada" w:date="2014-12-01T16:04:00Z">
        <w:r>
          <w:rPr>
            <w:rFonts w:hint="eastAsia"/>
          </w:rPr>
          <w:t>定量的な報告が好ましいが、</w:t>
        </w:r>
      </w:ins>
      <w:ins w:id="646" w:author="hokada" w:date="2014-12-01T16:02:00Z">
        <w:r>
          <w:rPr>
            <w:rFonts w:hint="eastAsia"/>
          </w:rPr>
          <w:t>提案機能</w:t>
        </w:r>
      </w:ins>
      <w:ins w:id="647" w:author="hokada" w:date="2014-12-01T16:05:00Z">
        <w:r>
          <w:rPr>
            <w:rFonts w:hint="eastAsia"/>
          </w:rPr>
          <w:t>のような</w:t>
        </w:r>
      </w:ins>
      <w:ins w:id="648" w:author="hokada" w:date="2014-12-01T16:08:00Z">
        <w:r>
          <w:rPr>
            <w:rFonts w:hint="eastAsia"/>
          </w:rPr>
          <w:t>使用性の</w:t>
        </w:r>
      </w:ins>
      <w:ins w:id="649" w:author="hokada" w:date="2014-12-01T16:05:00Z">
        <w:r>
          <w:rPr>
            <w:rFonts w:hint="eastAsia"/>
          </w:rPr>
          <w:t>評価は</w:t>
        </w:r>
      </w:ins>
      <w:ins w:id="650" w:author="hokada" w:date="2014-12-01T16:09:00Z">
        <w:r>
          <w:rPr>
            <w:rFonts w:hint="eastAsia"/>
          </w:rPr>
          <w:t>アンケート調査やアクセスログ解析等が一般的</w:t>
        </w:r>
      </w:ins>
      <w:ins w:id="651" w:author="hokada" w:date="2014-12-01T16:10:00Z">
        <w:r>
          <w:rPr>
            <w:rFonts w:hint="eastAsia"/>
          </w:rPr>
          <w:t>である。</w:t>
        </w:r>
      </w:ins>
      <w:ins w:id="652" w:author="hokada" w:date="2014-12-01T16:11:00Z">
        <w:r>
          <w:rPr>
            <w:rFonts w:hint="eastAsia"/>
          </w:rPr>
          <w:t>NC3</w:t>
        </w:r>
      </w:ins>
      <w:ins w:id="653" w:author="hokada" w:date="2014-12-01T16:12:00Z">
        <w:r>
          <w:rPr>
            <w:rFonts w:hint="eastAsia"/>
          </w:rPr>
          <w:t>が</w:t>
        </w:r>
      </w:ins>
      <w:ins w:id="654" w:author="hokada" w:date="2014-12-01T16:11:00Z">
        <w:r>
          <w:rPr>
            <w:rFonts w:hint="eastAsia"/>
          </w:rPr>
          <w:t>リリースされていない</w:t>
        </w:r>
      </w:ins>
      <w:ins w:id="655" w:author="hokada" w:date="2014-12-01T16:10:00Z">
        <w:r>
          <w:rPr>
            <w:rFonts w:hint="eastAsia"/>
          </w:rPr>
          <w:t>現段階で前述のような評価を実施することは難しく、</w:t>
        </w:r>
      </w:ins>
      <w:ins w:id="656" w:author="hokada" w:date="2014-12-01T16:11:00Z">
        <w:r>
          <w:rPr>
            <w:rFonts w:hint="eastAsia"/>
          </w:rPr>
          <w:t>実施する</w:t>
        </w:r>
      </w:ins>
      <w:ins w:id="657" w:author="hokada" w:date="2014-12-01T16:10:00Z">
        <w:r>
          <w:rPr>
            <w:rFonts w:hint="eastAsia"/>
          </w:rPr>
          <w:t>なら</w:t>
        </w:r>
      </w:ins>
      <w:ins w:id="658" w:author="hokada" w:date="2014-12-01T16:11:00Z">
        <w:r>
          <w:rPr>
            <w:rFonts w:hint="eastAsia"/>
          </w:rPr>
          <w:t>ば</w:t>
        </w:r>
      </w:ins>
      <w:ins w:id="659" w:author="hokada" w:date="2014-12-01T16:10:00Z">
        <w:r>
          <w:rPr>
            <w:rFonts w:hint="eastAsia"/>
          </w:rPr>
          <w:t>4</w:t>
        </w:r>
        <w:r>
          <w:rPr>
            <w:rFonts w:hint="eastAsia"/>
          </w:rPr>
          <w:t>月以降の</w:t>
        </w:r>
      </w:ins>
      <w:ins w:id="660" w:author="hokada" w:date="2014-12-01T16:11:00Z">
        <w:r>
          <w:rPr>
            <w:rFonts w:hint="eastAsia"/>
          </w:rPr>
          <w:t>リリース後となる。</w:t>
        </w:r>
      </w:ins>
      <w:ins w:id="661" w:author="hokada" w:date="2014-12-01T16:12:00Z">
        <w:r>
          <w:rPr>
            <w:rFonts w:hint="eastAsia"/>
          </w:rPr>
          <w:t>そのため各検討項目</w:t>
        </w:r>
      </w:ins>
      <w:ins w:id="662" w:author="hokada" w:date="2014-12-01T16:13:00Z">
        <w:r w:rsidR="00BF32EA">
          <w:rPr>
            <w:rFonts w:hint="eastAsia"/>
          </w:rPr>
          <w:t>を満たす</w:t>
        </w:r>
      </w:ins>
      <w:ins w:id="663" w:author="hokada" w:date="2014-12-01T16:12:00Z">
        <w:r>
          <w:rPr>
            <w:rFonts w:hint="eastAsia"/>
          </w:rPr>
          <w:t>実装</w:t>
        </w:r>
      </w:ins>
      <w:ins w:id="664" w:author="hokada" w:date="2014-12-01T17:52:00Z">
        <w:r w:rsidR="00211D16">
          <w:rPr>
            <w:rFonts w:hint="eastAsia"/>
          </w:rPr>
          <w:t>が</w:t>
        </w:r>
      </w:ins>
      <w:ins w:id="665" w:author="hokada" w:date="2014-12-01T16:12:00Z">
        <w:r>
          <w:rPr>
            <w:rFonts w:hint="eastAsia"/>
          </w:rPr>
          <w:t>できたかどうかを</w:t>
        </w:r>
      </w:ins>
      <w:ins w:id="666" w:author="hokada" w:date="2014-12-01T16:13:00Z">
        <w:r w:rsidR="00BF32EA">
          <w:rPr>
            <w:rFonts w:hint="eastAsia"/>
          </w:rPr>
          <w:t>評価とする。</w:t>
        </w:r>
      </w:ins>
    </w:p>
    <w:p w:rsidR="004818A5" w:rsidRPr="00211D16" w:rsidRDefault="004818A5" w:rsidP="004818A5"/>
    <w:p w:rsidR="004818A5" w:rsidRPr="004818A5" w:rsidRDefault="004818A5" w:rsidP="004818A5">
      <w:pPr>
        <w:pStyle w:val="af2"/>
        <w:keepNext/>
        <w:jc w:val="center"/>
        <w:rPr>
          <w:u w:val="single"/>
        </w:rPr>
      </w:pPr>
      <w:r w:rsidRPr="004818A5">
        <w:rPr>
          <w:rFonts w:hint="eastAsia"/>
          <w:u w:val="single"/>
        </w:rPr>
        <w:t>表</w:t>
      </w:r>
      <w:r w:rsidRPr="004818A5">
        <w:rPr>
          <w:rFonts w:hint="eastAsia"/>
          <w:u w:val="single"/>
        </w:rPr>
        <w:t xml:space="preserve"> </w:t>
      </w:r>
      <w:r w:rsidR="00172E0E">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172E0E">
        <w:rPr>
          <w:u w:val="single"/>
        </w:rPr>
        <w:fldChar w:fldCharType="separate"/>
      </w:r>
      <w:r w:rsidR="00CB7A33">
        <w:rPr>
          <w:noProof/>
          <w:u w:val="single"/>
        </w:rPr>
        <w:t>4</w:t>
      </w:r>
      <w:r w:rsidR="00172E0E">
        <w:rPr>
          <w:u w:val="single"/>
        </w:rPr>
        <w:fldChar w:fldCharType="end"/>
      </w:r>
      <w:r w:rsidR="00CB7A33">
        <w:rPr>
          <w:u w:val="single"/>
        </w:rPr>
        <w:t>.</w:t>
      </w:r>
      <w:r w:rsidR="00172E0E">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172E0E">
        <w:rPr>
          <w:u w:val="single"/>
        </w:rPr>
        <w:fldChar w:fldCharType="separate"/>
      </w:r>
      <w:r w:rsidR="00CB7A33">
        <w:rPr>
          <w:noProof/>
          <w:u w:val="single"/>
        </w:rPr>
        <w:t>1</w:t>
      </w:r>
      <w:r w:rsidR="00172E0E">
        <w:rPr>
          <w:u w:val="single"/>
        </w:rPr>
        <w:fldChar w:fldCharType="end"/>
      </w:r>
      <w:r w:rsidRPr="004818A5">
        <w:rPr>
          <w:rFonts w:hint="eastAsia"/>
          <w:u w:val="single"/>
        </w:rPr>
        <w:t xml:space="preserve">　評価項目</w:t>
      </w:r>
    </w:p>
    <w:tbl>
      <w:tblPr>
        <w:tblStyle w:val="af1"/>
        <w:tblW w:w="10530" w:type="dxa"/>
        <w:jc w:val="center"/>
        <w:tblInd w:w="-62" w:type="dxa"/>
        <w:tblLayout w:type="fixed"/>
        <w:tblLook w:val="04A0"/>
      </w:tblPr>
      <w:tblGrid>
        <w:gridCol w:w="558"/>
        <w:gridCol w:w="968"/>
        <w:gridCol w:w="2410"/>
        <w:gridCol w:w="6594"/>
      </w:tblGrid>
      <w:tr w:rsidR="00773238" w:rsidTr="0009137C">
        <w:trPr>
          <w:cantSplit/>
          <w:trHeight w:val="1134"/>
          <w:jc w:val="center"/>
        </w:trPr>
        <w:tc>
          <w:tcPr>
            <w:tcW w:w="558" w:type="dxa"/>
            <w:vAlign w:val="center"/>
          </w:tcPr>
          <w:p w:rsidR="00773238" w:rsidRDefault="00773238" w:rsidP="00773238">
            <w:pPr>
              <w:jc w:val="center"/>
            </w:pPr>
            <w:r>
              <w:rPr>
                <w:rFonts w:hint="eastAsia"/>
              </w:rPr>
              <w:t>項番</w:t>
            </w:r>
          </w:p>
        </w:tc>
        <w:tc>
          <w:tcPr>
            <w:tcW w:w="968" w:type="dxa"/>
            <w:textDirection w:val="tbRlV"/>
            <w:vAlign w:val="center"/>
          </w:tcPr>
          <w:p w:rsidR="00773238" w:rsidRDefault="00773238" w:rsidP="00773238">
            <w:pPr>
              <w:ind w:left="113" w:right="113"/>
              <w:jc w:val="center"/>
            </w:pPr>
            <w:r>
              <w:rPr>
                <w:rFonts w:hint="eastAsia"/>
              </w:rPr>
              <w:t>大分類</w:t>
            </w:r>
          </w:p>
        </w:tc>
        <w:tc>
          <w:tcPr>
            <w:tcW w:w="2410" w:type="dxa"/>
            <w:textDirection w:val="tbRlV"/>
            <w:vAlign w:val="center"/>
          </w:tcPr>
          <w:p w:rsidR="00773238" w:rsidRDefault="00773238" w:rsidP="00773238">
            <w:pPr>
              <w:ind w:left="113" w:right="113"/>
              <w:jc w:val="center"/>
            </w:pPr>
            <w:r>
              <w:rPr>
                <w:rFonts w:hint="eastAsia"/>
              </w:rPr>
              <w:t>小分類</w:t>
            </w:r>
          </w:p>
        </w:tc>
        <w:tc>
          <w:tcPr>
            <w:tcW w:w="6594" w:type="dxa"/>
            <w:vAlign w:val="center"/>
          </w:tcPr>
          <w:p w:rsidR="00773238" w:rsidRDefault="00773238" w:rsidP="004818A5">
            <w:pPr>
              <w:jc w:val="center"/>
            </w:pPr>
            <w:r>
              <w:rPr>
                <w:rFonts w:hint="eastAsia"/>
              </w:rPr>
              <w:t>評価項目</w:t>
            </w:r>
          </w:p>
        </w:tc>
      </w:tr>
      <w:tr w:rsidR="00006AE4" w:rsidTr="0009137C">
        <w:trPr>
          <w:jc w:val="center"/>
        </w:trPr>
        <w:tc>
          <w:tcPr>
            <w:tcW w:w="558" w:type="dxa"/>
            <w:vAlign w:val="center"/>
          </w:tcPr>
          <w:p w:rsidR="00773238" w:rsidRDefault="00773238" w:rsidP="00773238">
            <w:pPr>
              <w:jc w:val="center"/>
            </w:pPr>
            <w:r>
              <w:rPr>
                <w:rFonts w:hint="eastAsia"/>
              </w:rPr>
              <w:t>1</w:t>
            </w:r>
          </w:p>
        </w:tc>
        <w:tc>
          <w:tcPr>
            <w:tcW w:w="968" w:type="dxa"/>
            <w:vMerge w:val="restart"/>
            <w:textDirection w:val="tbRlV"/>
            <w:vAlign w:val="center"/>
          </w:tcPr>
          <w:p w:rsidR="00773238" w:rsidRDefault="00773238" w:rsidP="00006AE4">
            <w:pPr>
              <w:ind w:left="113" w:right="113"/>
              <w:jc w:val="center"/>
            </w:pPr>
            <w:r>
              <w:rPr>
                <w:rFonts w:hint="eastAsia"/>
              </w:rPr>
              <w:t>機能要件</w:t>
            </w:r>
          </w:p>
        </w:tc>
        <w:tc>
          <w:tcPr>
            <w:tcW w:w="2410" w:type="dxa"/>
          </w:tcPr>
          <w:p w:rsidR="00773238" w:rsidRDefault="00773238" w:rsidP="00BD4F69">
            <w:r>
              <w:rPr>
                <w:rFonts w:hint="eastAsia"/>
              </w:rPr>
              <w:t>URL</w:t>
            </w:r>
          </w:p>
        </w:tc>
        <w:tc>
          <w:tcPr>
            <w:tcW w:w="6594" w:type="dxa"/>
          </w:tcPr>
          <w:p w:rsidR="00773238" w:rsidRDefault="00773238" w:rsidP="004818A5">
            <w:r>
              <w:rPr>
                <w:rFonts w:hint="eastAsia"/>
              </w:rPr>
              <w:t>URL</w:t>
            </w:r>
            <w:r>
              <w:rPr>
                <w:rFonts w:hint="eastAsia"/>
              </w:rPr>
              <w:t>を入力し、決定ボタンを押下すると</w:t>
            </w:r>
            <w:r>
              <w:rPr>
                <w:rFonts w:hint="eastAsia"/>
              </w:rPr>
              <w:t>DB</w:t>
            </w:r>
            <w:r>
              <w:rPr>
                <w:rFonts w:hint="eastAsia"/>
              </w:rPr>
              <w:t>に反映されフレーム内に</w:t>
            </w:r>
            <w:r w:rsidR="00BD4F69">
              <w:rPr>
                <w:rFonts w:hint="eastAsia"/>
              </w:rPr>
              <w:t>入力した</w:t>
            </w:r>
            <w:r w:rsidR="00BD4F69">
              <w:rPr>
                <w:rFonts w:hint="eastAsia"/>
              </w:rPr>
              <w:t>URL</w:t>
            </w:r>
            <w:r w:rsidR="00BD4F69">
              <w:rPr>
                <w:rFonts w:hint="eastAsia"/>
              </w:rPr>
              <w:t>で</w:t>
            </w:r>
            <w:r>
              <w:rPr>
                <w:rFonts w:hint="eastAsia"/>
              </w:rPr>
              <w:t>iframe</w:t>
            </w:r>
            <w:r>
              <w:rPr>
                <w:rFonts w:hint="eastAsia"/>
              </w:rPr>
              <w:t>が表示される。</w:t>
            </w:r>
          </w:p>
        </w:tc>
      </w:tr>
      <w:tr w:rsidR="0009137C" w:rsidTr="0009137C">
        <w:trPr>
          <w:jc w:val="center"/>
        </w:trPr>
        <w:tc>
          <w:tcPr>
            <w:tcW w:w="558" w:type="dxa"/>
            <w:shd w:val="clear" w:color="auto" w:fill="D9D9D9" w:themeFill="background1" w:themeFillShade="D9"/>
            <w:vAlign w:val="center"/>
          </w:tcPr>
          <w:p w:rsidR="00773238" w:rsidRDefault="00773238" w:rsidP="00773238">
            <w:pPr>
              <w:jc w:val="center"/>
            </w:pPr>
            <w:r>
              <w:rPr>
                <w:rFonts w:hint="eastAsia"/>
              </w:rPr>
              <w:t>2</w:t>
            </w:r>
          </w:p>
        </w:tc>
        <w:tc>
          <w:tcPr>
            <w:tcW w:w="968" w:type="dxa"/>
            <w:vMerge/>
            <w:shd w:val="clear" w:color="auto" w:fill="D9D9D9" w:themeFill="background1" w:themeFillShade="D9"/>
            <w:vAlign w:val="center"/>
          </w:tcPr>
          <w:p w:rsidR="00773238" w:rsidRDefault="00773238" w:rsidP="00006AE4">
            <w:pPr>
              <w:jc w:val="center"/>
            </w:pPr>
          </w:p>
        </w:tc>
        <w:tc>
          <w:tcPr>
            <w:tcW w:w="2410" w:type="dxa"/>
            <w:shd w:val="clear" w:color="auto" w:fill="D9D9D9" w:themeFill="background1" w:themeFillShade="D9"/>
          </w:tcPr>
          <w:p w:rsidR="00773238" w:rsidRDefault="00BD4F69" w:rsidP="00BD4F69">
            <w:r>
              <w:rPr>
                <w:rFonts w:hint="eastAsia"/>
              </w:rPr>
              <w:t>iframe</w:t>
            </w:r>
            <w:r w:rsidR="00773238">
              <w:rPr>
                <w:rFonts w:hint="eastAsia"/>
              </w:rPr>
              <w:t>の高さ</w:t>
            </w:r>
          </w:p>
        </w:tc>
        <w:tc>
          <w:tcPr>
            <w:tcW w:w="6594" w:type="dxa"/>
            <w:shd w:val="clear" w:color="auto" w:fill="D9D9D9" w:themeFill="background1" w:themeFillShade="D9"/>
          </w:tcPr>
          <w:p w:rsidR="00773238" w:rsidRDefault="00BD4F69" w:rsidP="004818A5">
            <w:r>
              <w:rPr>
                <w:rFonts w:hint="eastAsia"/>
              </w:rPr>
              <w:t>iframe</w:t>
            </w:r>
            <w:r>
              <w:rPr>
                <w:rFonts w:hint="eastAsia"/>
              </w:rPr>
              <w:t>の</w:t>
            </w:r>
            <w:r w:rsidR="00773238">
              <w:rPr>
                <w:rFonts w:hint="eastAsia"/>
              </w:rPr>
              <w:t>高さを入力し、決定ボタンを押下すると</w:t>
            </w:r>
            <w:r w:rsidR="00773238">
              <w:rPr>
                <w:rFonts w:hint="eastAsia"/>
              </w:rPr>
              <w:t>DB</w:t>
            </w:r>
            <w:r w:rsidR="00773238">
              <w:rPr>
                <w:rFonts w:hint="eastAsia"/>
              </w:rPr>
              <w:t>に反映されフレーム内に表示される</w:t>
            </w:r>
            <w:r w:rsidR="00773238">
              <w:rPr>
                <w:rFonts w:hint="eastAsia"/>
              </w:rPr>
              <w:t>iframe</w:t>
            </w:r>
            <w:r w:rsidR="00773238">
              <w:rPr>
                <w:rFonts w:hint="eastAsia"/>
              </w:rPr>
              <w:t>の高さに反映されること。</w:t>
            </w:r>
          </w:p>
        </w:tc>
      </w:tr>
      <w:tr w:rsidR="00773238" w:rsidRPr="00773238" w:rsidTr="0009137C">
        <w:trPr>
          <w:jc w:val="center"/>
        </w:trPr>
        <w:tc>
          <w:tcPr>
            <w:tcW w:w="558" w:type="dxa"/>
            <w:vAlign w:val="center"/>
          </w:tcPr>
          <w:p w:rsidR="00773238" w:rsidRDefault="00773238" w:rsidP="00773238">
            <w:pPr>
              <w:jc w:val="center"/>
            </w:pPr>
            <w:r>
              <w:rPr>
                <w:rFonts w:hint="eastAsia"/>
              </w:rPr>
              <w:t>3</w:t>
            </w:r>
          </w:p>
        </w:tc>
        <w:tc>
          <w:tcPr>
            <w:tcW w:w="968" w:type="dxa"/>
            <w:vMerge/>
            <w:vAlign w:val="center"/>
          </w:tcPr>
          <w:p w:rsidR="00773238" w:rsidRDefault="00773238" w:rsidP="00006AE4">
            <w:pPr>
              <w:jc w:val="center"/>
            </w:pPr>
          </w:p>
        </w:tc>
        <w:tc>
          <w:tcPr>
            <w:tcW w:w="2410" w:type="dxa"/>
            <w:vMerge w:val="restart"/>
          </w:tcPr>
          <w:p w:rsidR="00773238" w:rsidRDefault="00773238" w:rsidP="00055DA5">
            <w:r>
              <w:rPr>
                <w:rFonts w:hint="eastAsia"/>
              </w:rPr>
              <w:t>スクロールバーの有無</w:t>
            </w:r>
          </w:p>
        </w:tc>
        <w:tc>
          <w:tcPr>
            <w:tcW w:w="6594" w:type="dxa"/>
          </w:tcPr>
          <w:p w:rsidR="00773238" w:rsidRDefault="00773238" w:rsidP="004818A5">
            <w:r>
              <w:rPr>
                <w:rFonts w:hint="eastAsia"/>
              </w:rPr>
              <w:t>スクロールバーのチェックボックスを</w:t>
            </w:r>
            <w:r>
              <w:rPr>
                <w:rFonts w:hint="eastAsia"/>
              </w:rPr>
              <w:t>On</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にスクロールバーが表示されること。</w:t>
            </w:r>
          </w:p>
        </w:tc>
      </w:tr>
      <w:tr w:rsidR="00773238" w:rsidTr="0009137C">
        <w:trPr>
          <w:jc w:val="center"/>
        </w:trPr>
        <w:tc>
          <w:tcPr>
            <w:tcW w:w="558" w:type="dxa"/>
            <w:tcBorders>
              <w:bottom w:val="single" w:sz="4" w:space="0" w:color="auto"/>
            </w:tcBorders>
            <w:shd w:val="clear" w:color="auto" w:fill="D9D9D9" w:themeFill="background1" w:themeFillShade="D9"/>
            <w:vAlign w:val="center"/>
          </w:tcPr>
          <w:p w:rsidR="00773238" w:rsidRDefault="00773238" w:rsidP="00773238">
            <w:pPr>
              <w:jc w:val="center"/>
            </w:pPr>
            <w:r>
              <w:rPr>
                <w:rFonts w:hint="eastAsia"/>
              </w:rPr>
              <w:t>4</w:t>
            </w:r>
          </w:p>
        </w:tc>
        <w:tc>
          <w:tcPr>
            <w:tcW w:w="968" w:type="dxa"/>
            <w:vMerge/>
            <w:shd w:val="clear" w:color="auto" w:fill="D9D9D9" w:themeFill="background1" w:themeFillShade="D9"/>
            <w:vAlign w:val="center"/>
          </w:tcPr>
          <w:p w:rsidR="00773238" w:rsidRDefault="00773238" w:rsidP="00006AE4">
            <w:pPr>
              <w:jc w:val="center"/>
            </w:pPr>
          </w:p>
        </w:tc>
        <w:tc>
          <w:tcPr>
            <w:tcW w:w="2410" w:type="dxa"/>
            <w:vMerge/>
            <w:tcBorders>
              <w:bottom w:val="single" w:sz="4" w:space="0" w:color="auto"/>
            </w:tcBorders>
            <w:shd w:val="clear" w:color="auto" w:fill="D9D9D9" w:themeFill="background1" w:themeFillShade="D9"/>
          </w:tcPr>
          <w:p w:rsidR="00773238" w:rsidRDefault="00773238" w:rsidP="00BD4F69"/>
        </w:tc>
        <w:tc>
          <w:tcPr>
            <w:tcW w:w="6594" w:type="dxa"/>
            <w:tcBorders>
              <w:bottom w:val="single" w:sz="4" w:space="0" w:color="auto"/>
            </w:tcBorders>
            <w:shd w:val="clear" w:color="auto" w:fill="D9D9D9" w:themeFill="background1" w:themeFillShade="D9"/>
          </w:tcPr>
          <w:p w:rsidR="00773238" w:rsidRDefault="00773238" w:rsidP="004818A5">
            <w:r>
              <w:rPr>
                <w:rFonts w:hint="eastAsia"/>
              </w:rPr>
              <w:t>スクロールバーのチェックボックスを</w:t>
            </w:r>
            <w:r>
              <w:rPr>
                <w:rFonts w:hint="eastAsia"/>
              </w:rPr>
              <w:t>Off</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にスクロールバーが表示</w:t>
            </w:r>
            <w:r w:rsidR="00BD4F69">
              <w:rPr>
                <w:rFonts w:hint="eastAsia"/>
              </w:rPr>
              <w:t>されないこと</w:t>
            </w:r>
            <w:r>
              <w:rPr>
                <w:rFonts w:hint="eastAsia"/>
              </w:rPr>
              <w:t>。</w:t>
            </w:r>
          </w:p>
        </w:tc>
      </w:tr>
      <w:tr w:rsidR="00773238" w:rsidTr="0009137C">
        <w:trPr>
          <w:jc w:val="center"/>
        </w:trPr>
        <w:tc>
          <w:tcPr>
            <w:tcW w:w="558" w:type="dxa"/>
            <w:tcBorders>
              <w:bottom w:val="single" w:sz="4" w:space="0" w:color="auto"/>
            </w:tcBorders>
            <w:shd w:val="clear" w:color="auto" w:fill="auto"/>
            <w:vAlign w:val="center"/>
          </w:tcPr>
          <w:p w:rsidR="00773238" w:rsidRDefault="00773238" w:rsidP="00773238">
            <w:pPr>
              <w:jc w:val="center"/>
            </w:pPr>
            <w:r>
              <w:rPr>
                <w:rFonts w:hint="eastAsia"/>
              </w:rPr>
              <w:t>5</w:t>
            </w:r>
          </w:p>
        </w:tc>
        <w:tc>
          <w:tcPr>
            <w:tcW w:w="968" w:type="dxa"/>
            <w:vMerge/>
            <w:shd w:val="clear" w:color="auto" w:fill="auto"/>
            <w:vAlign w:val="center"/>
          </w:tcPr>
          <w:p w:rsidR="00773238" w:rsidRDefault="00773238" w:rsidP="00006AE4">
            <w:pPr>
              <w:jc w:val="center"/>
            </w:pPr>
          </w:p>
        </w:tc>
        <w:tc>
          <w:tcPr>
            <w:tcW w:w="2410" w:type="dxa"/>
            <w:vMerge w:val="restart"/>
          </w:tcPr>
          <w:p w:rsidR="00773238" w:rsidRDefault="00773238" w:rsidP="00BD4F69">
            <w:r>
              <w:rPr>
                <w:rFonts w:hint="eastAsia"/>
              </w:rPr>
              <w:t>フレーム枠の有無</w:t>
            </w:r>
          </w:p>
        </w:tc>
        <w:tc>
          <w:tcPr>
            <w:tcW w:w="6594" w:type="dxa"/>
            <w:tcBorders>
              <w:bottom w:val="single" w:sz="4" w:space="0" w:color="auto"/>
            </w:tcBorders>
            <w:shd w:val="clear" w:color="auto" w:fill="auto"/>
          </w:tcPr>
          <w:p w:rsidR="00773238" w:rsidRDefault="00773238" w:rsidP="000B73C6">
            <w:r>
              <w:rPr>
                <w:rFonts w:hint="eastAsia"/>
              </w:rPr>
              <w:t>フレーム枠のチェックボックスを</w:t>
            </w:r>
            <w:r>
              <w:rPr>
                <w:rFonts w:hint="eastAsia"/>
              </w:rPr>
              <w:t>On</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w:t>
            </w:r>
            <w:r w:rsidR="00BD4F69">
              <w:rPr>
                <w:rFonts w:hint="eastAsia"/>
              </w:rPr>
              <w:t>フレーム枠</w:t>
            </w:r>
            <w:r>
              <w:rPr>
                <w:rFonts w:hint="eastAsia"/>
              </w:rPr>
              <w:t>が表示されること。</w:t>
            </w:r>
          </w:p>
        </w:tc>
      </w:tr>
      <w:tr w:rsidR="00773238" w:rsidTr="0009137C">
        <w:trPr>
          <w:jc w:val="center"/>
        </w:trPr>
        <w:tc>
          <w:tcPr>
            <w:tcW w:w="558" w:type="dxa"/>
            <w:tcBorders>
              <w:top w:val="single" w:sz="4" w:space="0" w:color="auto"/>
            </w:tcBorders>
            <w:shd w:val="clear" w:color="auto" w:fill="D9D9D9" w:themeFill="background1" w:themeFillShade="D9"/>
            <w:vAlign w:val="center"/>
          </w:tcPr>
          <w:p w:rsidR="00773238" w:rsidRDefault="00773238" w:rsidP="00773238">
            <w:pPr>
              <w:jc w:val="center"/>
            </w:pPr>
            <w:r>
              <w:rPr>
                <w:rFonts w:hint="eastAsia"/>
              </w:rPr>
              <w:t>6</w:t>
            </w:r>
          </w:p>
        </w:tc>
        <w:tc>
          <w:tcPr>
            <w:tcW w:w="968" w:type="dxa"/>
            <w:vMerge/>
            <w:shd w:val="clear" w:color="auto" w:fill="D9D9D9" w:themeFill="background1" w:themeFillShade="D9"/>
            <w:vAlign w:val="center"/>
          </w:tcPr>
          <w:p w:rsidR="00773238" w:rsidRDefault="00773238" w:rsidP="00006AE4">
            <w:pPr>
              <w:jc w:val="center"/>
            </w:pPr>
          </w:p>
        </w:tc>
        <w:tc>
          <w:tcPr>
            <w:tcW w:w="2410" w:type="dxa"/>
            <w:vMerge/>
            <w:shd w:val="clear" w:color="auto" w:fill="D9D9D9" w:themeFill="background1" w:themeFillShade="D9"/>
          </w:tcPr>
          <w:p w:rsidR="00773238" w:rsidRDefault="00773238" w:rsidP="000B73C6"/>
        </w:tc>
        <w:tc>
          <w:tcPr>
            <w:tcW w:w="6594" w:type="dxa"/>
            <w:tcBorders>
              <w:top w:val="single" w:sz="4" w:space="0" w:color="auto"/>
            </w:tcBorders>
            <w:shd w:val="clear" w:color="auto" w:fill="D9D9D9" w:themeFill="background1" w:themeFillShade="D9"/>
          </w:tcPr>
          <w:p w:rsidR="00773238" w:rsidRDefault="00773238" w:rsidP="000B73C6">
            <w:r>
              <w:rPr>
                <w:rFonts w:hint="eastAsia"/>
              </w:rPr>
              <w:t>フレーム枠のチェックボックスを</w:t>
            </w:r>
            <w:r>
              <w:rPr>
                <w:rFonts w:hint="eastAsia"/>
              </w:rPr>
              <w:t>Off</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w:t>
            </w:r>
            <w:r w:rsidR="00BD4F69">
              <w:rPr>
                <w:rFonts w:hint="eastAsia"/>
              </w:rPr>
              <w:t>フレーム枠</w:t>
            </w:r>
            <w:r>
              <w:rPr>
                <w:rFonts w:hint="eastAsia"/>
              </w:rPr>
              <w:t>が表示</w:t>
            </w:r>
            <w:r w:rsidR="00BD4F69">
              <w:rPr>
                <w:rFonts w:hint="eastAsia"/>
              </w:rPr>
              <w:t>されないこと</w:t>
            </w:r>
            <w:r>
              <w:rPr>
                <w:rFonts w:hint="eastAsia"/>
              </w:rPr>
              <w:t>。</w:t>
            </w:r>
          </w:p>
        </w:tc>
      </w:tr>
      <w:tr w:rsidR="00773238" w:rsidTr="0009137C">
        <w:trPr>
          <w:jc w:val="center"/>
        </w:trPr>
        <w:tc>
          <w:tcPr>
            <w:tcW w:w="558" w:type="dxa"/>
            <w:shd w:val="clear" w:color="auto" w:fill="auto"/>
            <w:vAlign w:val="center"/>
          </w:tcPr>
          <w:p w:rsidR="00773238" w:rsidRDefault="00773238" w:rsidP="00773238">
            <w:pPr>
              <w:jc w:val="center"/>
            </w:pPr>
            <w:r>
              <w:rPr>
                <w:rFonts w:hint="eastAsia"/>
              </w:rPr>
              <w:t>7</w:t>
            </w:r>
          </w:p>
        </w:tc>
        <w:tc>
          <w:tcPr>
            <w:tcW w:w="968" w:type="dxa"/>
            <w:vMerge w:val="restart"/>
            <w:shd w:val="clear" w:color="auto" w:fill="auto"/>
            <w:textDirection w:val="tbRlV"/>
            <w:vAlign w:val="center"/>
          </w:tcPr>
          <w:p w:rsidR="00867FA5" w:rsidRDefault="00773238" w:rsidP="00867FA5">
            <w:pPr>
              <w:ind w:left="113" w:right="113"/>
              <w:jc w:val="center"/>
            </w:pPr>
            <w:r>
              <w:rPr>
                <w:rFonts w:hint="eastAsia"/>
              </w:rPr>
              <w:t>非機能要件</w:t>
            </w:r>
            <w:r w:rsidR="0009137C">
              <w:rPr>
                <w:rFonts w:hint="eastAsia"/>
              </w:rPr>
              <w:t>※</w:t>
            </w:r>
          </w:p>
          <w:p w:rsidR="00773238" w:rsidRPr="00867FA5" w:rsidRDefault="00867FA5" w:rsidP="00867FA5">
            <w:pPr>
              <w:ind w:left="113" w:right="113"/>
              <w:jc w:val="center"/>
            </w:pPr>
            <w:r>
              <w:rPr>
                <w:rFonts w:hint="eastAsia"/>
              </w:rPr>
              <w:t>(</w:t>
            </w:r>
            <w:r>
              <w:rPr>
                <w:rFonts w:hint="eastAsia"/>
              </w:rPr>
              <w:t>提案機能</w:t>
            </w:r>
            <w:r>
              <w:rPr>
                <w:rFonts w:hint="eastAsia"/>
              </w:rPr>
              <w:t>)</w:t>
            </w:r>
          </w:p>
        </w:tc>
        <w:tc>
          <w:tcPr>
            <w:tcW w:w="2410" w:type="dxa"/>
          </w:tcPr>
          <w:p w:rsidR="00773238" w:rsidRDefault="00055DA5" w:rsidP="004818A5">
            <w:r>
              <w:rPr>
                <w:rFonts w:hint="eastAsia"/>
              </w:rPr>
              <w:t>表示</w:t>
            </w:r>
            <w:r w:rsidR="0099441C">
              <w:rPr>
                <w:rFonts w:hint="eastAsia"/>
              </w:rPr>
              <w:t>・</w:t>
            </w:r>
            <w:r>
              <w:rPr>
                <w:rFonts w:hint="eastAsia"/>
              </w:rPr>
              <w:t>入力方法最適化</w:t>
            </w:r>
          </w:p>
        </w:tc>
        <w:tc>
          <w:tcPr>
            <w:tcW w:w="6594" w:type="dxa"/>
            <w:shd w:val="clear" w:color="auto" w:fill="auto"/>
          </w:tcPr>
          <w:p w:rsidR="00006AE4" w:rsidRDefault="00055DA5" w:rsidP="004818A5">
            <w:r>
              <w:rPr>
                <w:rFonts w:hint="eastAsia"/>
              </w:rPr>
              <w:t>『</w:t>
            </w:r>
            <w:r w:rsidR="004E1584">
              <w:rPr>
                <w:rFonts w:hint="eastAsia"/>
              </w:rPr>
              <w:t>3.3</w:t>
            </w:r>
            <w:r>
              <w:rPr>
                <w:rFonts w:hint="eastAsia"/>
              </w:rPr>
              <w:t>.1.</w:t>
            </w:r>
            <w:r>
              <w:rPr>
                <w:rFonts w:hint="eastAsia"/>
              </w:rPr>
              <w:t>提案内容』の表示</w:t>
            </w:r>
            <w:r w:rsidR="0099441C">
              <w:rPr>
                <w:rFonts w:hint="eastAsia"/>
              </w:rPr>
              <w:t>・</w:t>
            </w:r>
            <w:r>
              <w:rPr>
                <w:rFonts w:hint="eastAsia"/>
              </w:rPr>
              <w:t>入力方法最適化に関する検討項目を満たしていること。</w:t>
            </w:r>
          </w:p>
        </w:tc>
      </w:tr>
      <w:tr w:rsidR="00773238" w:rsidTr="0009137C">
        <w:trPr>
          <w:jc w:val="center"/>
        </w:trPr>
        <w:tc>
          <w:tcPr>
            <w:tcW w:w="558" w:type="dxa"/>
            <w:shd w:val="clear" w:color="auto" w:fill="D9D9D9" w:themeFill="background1" w:themeFillShade="D9"/>
            <w:vAlign w:val="center"/>
          </w:tcPr>
          <w:p w:rsidR="00773238" w:rsidRDefault="00773238" w:rsidP="00773238">
            <w:pPr>
              <w:jc w:val="center"/>
            </w:pPr>
            <w:r>
              <w:rPr>
                <w:rFonts w:hint="eastAsia"/>
              </w:rPr>
              <w:t>8</w:t>
            </w:r>
          </w:p>
        </w:tc>
        <w:tc>
          <w:tcPr>
            <w:tcW w:w="968" w:type="dxa"/>
            <w:vMerge/>
            <w:shd w:val="clear" w:color="auto" w:fill="D9D9D9" w:themeFill="background1" w:themeFillShade="D9"/>
          </w:tcPr>
          <w:p w:rsidR="00773238" w:rsidRDefault="00773238" w:rsidP="004818A5"/>
        </w:tc>
        <w:tc>
          <w:tcPr>
            <w:tcW w:w="2410" w:type="dxa"/>
            <w:shd w:val="clear" w:color="auto" w:fill="D9D9D9" w:themeFill="background1" w:themeFillShade="D9"/>
          </w:tcPr>
          <w:p w:rsidR="00773238" w:rsidRDefault="000267B9" w:rsidP="004818A5">
            <w:r>
              <w:rPr>
                <w:rFonts w:hint="eastAsia"/>
              </w:rPr>
              <w:t>リアルタイム</w:t>
            </w:r>
            <w:r w:rsidR="00111414">
              <w:rPr>
                <w:rFonts w:hint="eastAsia"/>
              </w:rPr>
              <w:t>バリデーション</w:t>
            </w:r>
          </w:p>
        </w:tc>
        <w:tc>
          <w:tcPr>
            <w:tcW w:w="6594" w:type="dxa"/>
            <w:shd w:val="clear" w:color="auto" w:fill="D9D9D9" w:themeFill="background1" w:themeFillShade="D9"/>
          </w:tcPr>
          <w:p w:rsidR="00006AE4" w:rsidRDefault="00A21051" w:rsidP="004818A5">
            <w:r>
              <w:rPr>
                <w:rFonts w:hint="eastAsia"/>
              </w:rPr>
              <w:t>『</w:t>
            </w:r>
            <w:r w:rsidR="004E1584">
              <w:rPr>
                <w:rFonts w:hint="eastAsia"/>
              </w:rPr>
              <w:t>3.3</w:t>
            </w:r>
            <w:r>
              <w:rPr>
                <w:rFonts w:hint="eastAsia"/>
              </w:rPr>
              <w:t>.1.</w:t>
            </w:r>
            <w:r>
              <w:rPr>
                <w:rFonts w:hint="eastAsia"/>
              </w:rPr>
              <w:t>提案内容』の</w:t>
            </w:r>
            <w:r w:rsidR="000267B9">
              <w:rPr>
                <w:rFonts w:hint="eastAsia"/>
              </w:rPr>
              <w:t>リアルタイム</w:t>
            </w:r>
            <w:r w:rsidR="00111414">
              <w:rPr>
                <w:rFonts w:hint="eastAsia"/>
              </w:rPr>
              <w:t>バリデーション</w:t>
            </w:r>
            <w:r>
              <w:rPr>
                <w:rFonts w:hint="eastAsia"/>
              </w:rPr>
              <w:t>に関する検討項目を満たしていること。</w:t>
            </w:r>
          </w:p>
        </w:tc>
      </w:tr>
      <w:tr w:rsidR="00773238" w:rsidTr="0009137C">
        <w:trPr>
          <w:jc w:val="center"/>
        </w:trPr>
        <w:tc>
          <w:tcPr>
            <w:tcW w:w="558" w:type="dxa"/>
            <w:shd w:val="clear" w:color="auto" w:fill="auto"/>
            <w:vAlign w:val="center"/>
          </w:tcPr>
          <w:p w:rsidR="00773238" w:rsidRDefault="00773238" w:rsidP="00773238">
            <w:pPr>
              <w:jc w:val="center"/>
            </w:pPr>
            <w:r>
              <w:rPr>
                <w:rFonts w:hint="eastAsia"/>
              </w:rPr>
              <w:t>9</w:t>
            </w:r>
          </w:p>
        </w:tc>
        <w:tc>
          <w:tcPr>
            <w:tcW w:w="968" w:type="dxa"/>
            <w:vMerge/>
            <w:shd w:val="clear" w:color="auto" w:fill="auto"/>
          </w:tcPr>
          <w:p w:rsidR="00773238" w:rsidRDefault="00773238" w:rsidP="004818A5"/>
        </w:tc>
        <w:tc>
          <w:tcPr>
            <w:tcW w:w="2410" w:type="dxa"/>
          </w:tcPr>
          <w:p w:rsidR="00773238" w:rsidRDefault="00055DA5" w:rsidP="004818A5">
            <w:r>
              <w:rPr>
                <w:rFonts w:hint="eastAsia"/>
              </w:rPr>
              <w:t>サブミットロック</w:t>
            </w:r>
          </w:p>
        </w:tc>
        <w:tc>
          <w:tcPr>
            <w:tcW w:w="6594" w:type="dxa"/>
            <w:shd w:val="clear" w:color="auto" w:fill="auto"/>
          </w:tcPr>
          <w:p w:rsidR="00006AE4" w:rsidRDefault="00A21051" w:rsidP="004818A5">
            <w:r>
              <w:rPr>
                <w:rFonts w:hint="eastAsia"/>
              </w:rPr>
              <w:t>『</w:t>
            </w:r>
            <w:r w:rsidR="004E1584">
              <w:rPr>
                <w:rFonts w:hint="eastAsia"/>
              </w:rPr>
              <w:t>3.3</w:t>
            </w:r>
            <w:r>
              <w:rPr>
                <w:rFonts w:hint="eastAsia"/>
              </w:rPr>
              <w:t>.1.</w:t>
            </w:r>
            <w:r>
              <w:rPr>
                <w:rFonts w:hint="eastAsia"/>
              </w:rPr>
              <w:t>提案内容』のサブミットロックに関する検討項目を満たしていること。</w:t>
            </w:r>
          </w:p>
        </w:tc>
      </w:tr>
    </w:tbl>
    <w:p w:rsidR="007430DD" w:rsidDel="00AD424B" w:rsidRDefault="0009137C" w:rsidP="007430DD">
      <w:pPr>
        <w:widowControl/>
        <w:adjustRightInd/>
        <w:spacing w:line="240" w:lineRule="auto"/>
        <w:ind w:left="420" w:hangingChars="200" w:hanging="420"/>
        <w:jc w:val="left"/>
        <w:textAlignment w:val="auto"/>
        <w:rPr>
          <w:del w:id="667" w:author="hokada" w:date="2014-12-01T16:14:00Z"/>
        </w:rPr>
      </w:pPr>
      <w:r>
        <w:rPr>
          <w:rFonts w:hint="eastAsia"/>
        </w:rPr>
        <w:t xml:space="preserve">　</w:t>
      </w:r>
      <w:r w:rsidR="007430DD">
        <w:rPr>
          <w:rFonts w:hint="eastAsia"/>
        </w:rPr>
        <w:t>※</w:t>
      </w:r>
      <w:r>
        <w:rPr>
          <w:rFonts w:hint="eastAsia"/>
        </w:rPr>
        <w:t>非機能要件とは、その対象がどれだけの性能を持っているか等、主目的（機能要件）以外の要件を示す。</w:t>
      </w:r>
      <w:r w:rsidR="00AE12D9">
        <w:rPr>
          <w:rFonts w:hint="eastAsia"/>
        </w:rPr>
        <w:t>上記</w:t>
      </w:r>
      <w:r w:rsidR="0092293F">
        <w:rPr>
          <w:rFonts w:hint="eastAsia"/>
        </w:rPr>
        <w:t>のような</w:t>
      </w:r>
      <w:r>
        <w:rPr>
          <w:rFonts w:hint="eastAsia"/>
        </w:rPr>
        <w:t>提案</w:t>
      </w:r>
      <w:del w:id="668" w:author="hokada" w:date="2014-12-01T16:16:00Z">
        <w:r w:rsidR="00121423" w:rsidDel="003024A5">
          <w:rPr>
            <w:rFonts w:hint="eastAsia"/>
          </w:rPr>
          <w:delText>する</w:delText>
        </w:r>
      </w:del>
      <w:r>
        <w:rPr>
          <w:rFonts w:hint="eastAsia"/>
        </w:rPr>
        <w:t>機能は</w:t>
      </w:r>
      <w:r w:rsidR="0092293F">
        <w:rPr>
          <w:rFonts w:hint="eastAsia"/>
        </w:rPr>
        <w:t>、</w:t>
      </w:r>
      <w:r>
        <w:rPr>
          <w:rFonts w:hint="eastAsia"/>
        </w:rPr>
        <w:t>非機能要件のうち</w:t>
      </w:r>
      <w:r w:rsidR="0092293F">
        <w:rPr>
          <w:rFonts w:hint="eastAsia"/>
        </w:rPr>
        <w:t>「</w:t>
      </w:r>
      <w:r>
        <w:rPr>
          <w:rFonts w:hint="eastAsia"/>
        </w:rPr>
        <w:t>使用性</w:t>
      </w:r>
      <w:r w:rsidR="0092293F">
        <w:rPr>
          <w:rFonts w:hint="eastAsia"/>
        </w:rPr>
        <w:t>」</w:t>
      </w:r>
      <w:r>
        <w:rPr>
          <w:rFonts w:hint="eastAsia"/>
        </w:rPr>
        <w:t>にカテゴリーされる。</w:t>
      </w:r>
      <w:r w:rsidR="007430DD">
        <w:rPr>
          <w:rFonts w:hint="eastAsia"/>
        </w:rPr>
        <w:t>使用性</w:t>
      </w:r>
      <w:r w:rsidR="00A4422A">
        <w:rPr>
          <w:rFonts w:hint="eastAsia"/>
        </w:rPr>
        <w:t>と</w:t>
      </w:r>
      <w:r w:rsidR="007430DD">
        <w:rPr>
          <w:rFonts w:hint="eastAsia"/>
        </w:rPr>
        <w:t>は</w:t>
      </w:r>
      <w:r w:rsidR="00736233">
        <w:rPr>
          <w:rFonts w:hint="eastAsia"/>
        </w:rPr>
        <w:t>主に</w:t>
      </w:r>
      <w:r w:rsidR="00DE35FD">
        <w:rPr>
          <w:rFonts w:hint="eastAsia"/>
        </w:rPr>
        <w:t>「</w:t>
      </w:r>
      <w:r w:rsidR="007430DD">
        <w:rPr>
          <w:rFonts w:hint="eastAsia"/>
        </w:rPr>
        <w:t>理解しやすさ</w:t>
      </w:r>
      <w:r w:rsidR="00DE35FD">
        <w:rPr>
          <w:rFonts w:hint="eastAsia"/>
        </w:rPr>
        <w:t>」</w:t>
      </w:r>
      <w:r w:rsidR="007430DD">
        <w:rPr>
          <w:rFonts w:hint="eastAsia"/>
        </w:rPr>
        <w:t>や</w:t>
      </w:r>
      <w:r w:rsidR="00DE35FD">
        <w:rPr>
          <w:rFonts w:hint="eastAsia"/>
        </w:rPr>
        <w:t>「</w:t>
      </w:r>
      <w:r w:rsidR="007430DD">
        <w:rPr>
          <w:rFonts w:hint="eastAsia"/>
        </w:rPr>
        <w:t>操作しやすさ</w:t>
      </w:r>
      <w:r w:rsidR="00DE35FD">
        <w:rPr>
          <w:rFonts w:hint="eastAsia"/>
        </w:rPr>
        <w:t>」</w:t>
      </w:r>
      <w:r w:rsidR="007430DD">
        <w:rPr>
          <w:rFonts w:hint="eastAsia"/>
        </w:rPr>
        <w:t>を示す。</w:t>
      </w:r>
    </w:p>
    <w:p w:rsidR="007430DD" w:rsidRPr="007430DD" w:rsidDel="00AD424B" w:rsidRDefault="007430DD" w:rsidP="007430DD">
      <w:pPr>
        <w:widowControl/>
        <w:adjustRightInd/>
        <w:spacing w:line="240" w:lineRule="auto"/>
        <w:ind w:left="420" w:hangingChars="200" w:hanging="420"/>
        <w:jc w:val="left"/>
        <w:textAlignment w:val="auto"/>
        <w:rPr>
          <w:del w:id="669" w:author="hokada" w:date="2014-12-01T16:14:00Z"/>
        </w:rPr>
      </w:pPr>
    </w:p>
    <w:p w:rsidR="00006AE4" w:rsidRDefault="00006AE4" w:rsidP="007430DD">
      <w:pPr>
        <w:widowControl/>
        <w:adjustRightInd/>
        <w:spacing w:line="240" w:lineRule="auto"/>
        <w:ind w:left="420" w:hangingChars="200" w:hanging="420"/>
        <w:jc w:val="left"/>
        <w:textAlignment w:val="auto"/>
      </w:pPr>
      <w:r>
        <w:br w:type="page"/>
      </w:r>
    </w:p>
    <w:p w:rsidR="004818A5" w:rsidRDefault="004818A5" w:rsidP="004818A5">
      <w:pPr>
        <w:pStyle w:val="20"/>
      </w:pPr>
      <w:bookmarkStart w:id="670" w:name="_Toc404964176"/>
      <w:r>
        <w:rPr>
          <w:rFonts w:hint="eastAsia"/>
        </w:rPr>
        <w:lastRenderedPageBreak/>
        <w:t>評価結果</w:t>
      </w:r>
      <w:r w:rsidR="00D202B9">
        <w:rPr>
          <w:rFonts w:hint="eastAsia"/>
        </w:rPr>
        <w:t>及び</w:t>
      </w:r>
      <w:r>
        <w:rPr>
          <w:rFonts w:hint="eastAsia"/>
        </w:rPr>
        <w:t>、考察</w:t>
      </w:r>
      <w:bookmarkEnd w:id="670"/>
    </w:p>
    <w:p w:rsidR="00D202B9" w:rsidRDefault="00D202B9" w:rsidP="00D202B9">
      <w:r>
        <w:rPr>
          <w:rFonts w:hint="eastAsia"/>
        </w:rPr>
        <w:t xml:space="preserve">　機能要件、非機能要件</w:t>
      </w:r>
      <w:ins w:id="671" w:author="hokada" w:date="2014-12-01T16:17:00Z">
        <w:r w:rsidR="00B7022A">
          <w:rPr>
            <w:rFonts w:hint="eastAsia"/>
          </w:rPr>
          <w:t>（提案機能）</w:t>
        </w:r>
      </w:ins>
      <w:r>
        <w:rPr>
          <w:rFonts w:hint="eastAsia"/>
        </w:rPr>
        <w:t>、それぞれに</w:t>
      </w:r>
      <w:r w:rsidR="0061135F">
        <w:rPr>
          <w:rFonts w:hint="eastAsia"/>
        </w:rPr>
        <w:t>関する</w:t>
      </w:r>
      <w:r>
        <w:rPr>
          <w:rFonts w:hint="eastAsia"/>
        </w:rPr>
        <w:t>評価結果及び、考察を以下に示す</w:t>
      </w:r>
      <w:r w:rsidR="0010787B">
        <w:rPr>
          <w:rFonts w:hint="eastAsia"/>
        </w:rPr>
        <w:t>。</w:t>
      </w:r>
    </w:p>
    <w:p w:rsidR="00D202B9" w:rsidRPr="00D202B9" w:rsidRDefault="00D202B9" w:rsidP="00D202B9"/>
    <w:p w:rsidR="00A16A06" w:rsidRPr="00A16A06" w:rsidRDefault="00A16A06" w:rsidP="00A16A06">
      <w:pPr>
        <w:pStyle w:val="30"/>
        <w:ind w:left="793"/>
      </w:pPr>
      <w:bookmarkStart w:id="672" w:name="_Toc404964177"/>
      <w:r>
        <w:rPr>
          <w:rFonts w:hint="eastAsia"/>
        </w:rPr>
        <w:t>機能要件</w:t>
      </w:r>
      <w:bookmarkEnd w:id="672"/>
    </w:p>
    <w:p w:rsidR="00A7105F" w:rsidRDefault="00006AE4" w:rsidP="00A7105F">
      <w:r>
        <w:rPr>
          <w:rFonts w:hint="eastAsia"/>
          <w:color w:val="FF0000"/>
        </w:rPr>
        <w:t xml:space="preserve">　</w:t>
      </w:r>
      <w:r w:rsidRPr="00006AE4">
        <w:rPr>
          <w:rFonts w:hint="eastAsia"/>
        </w:rPr>
        <w:t>機能</w:t>
      </w:r>
      <w:r>
        <w:rPr>
          <w:rFonts w:hint="eastAsia"/>
        </w:rPr>
        <w:t>要件</w:t>
      </w:r>
      <w:r w:rsidR="00A16A06">
        <w:rPr>
          <w:rFonts w:hint="eastAsia"/>
        </w:rPr>
        <w:t>は</w:t>
      </w:r>
      <w:r>
        <w:rPr>
          <w:rFonts w:hint="eastAsia"/>
        </w:rPr>
        <w:t>全ての項目に関して実装</w:t>
      </w:r>
      <w:r w:rsidR="00E04AE7">
        <w:rPr>
          <w:rFonts w:hint="eastAsia"/>
        </w:rPr>
        <w:t>した</w:t>
      </w:r>
      <w:r>
        <w:rPr>
          <w:rFonts w:hint="eastAsia"/>
        </w:rPr>
        <w:t>。動作は『</w:t>
      </w:r>
      <w:r w:rsidR="004E1584">
        <w:rPr>
          <w:rFonts w:hint="eastAsia"/>
        </w:rPr>
        <w:t>3.2</w:t>
      </w:r>
      <w:r>
        <w:rPr>
          <w:rFonts w:hint="eastAsia"/>
        </w:rPr>
        <w:t>.2.1.</w:t>
      </w:r>
      <w:r>
        <w:rPr>
          <w:rFonts w:hint="eastAsia"/>
        </w:rPr>
        <w:t>画面遷移図』の通りである。</w:t>
      </w:r>
    </w:p>
    <w:p w:rsidR="00006AE4" w:rsidRPr="00006AE4" w:rsidRDefault="00006AE4" w:rsidP="00A7105F">
      <w:r>
        <w:rPr>
          <w:rFonts w:hint="eastAsia"/>
        </w:rPr>
        <w:t xml:space="preserve">　しかし一件、</w:t>
      </w:r>
      <w:r>
        <w:rPr>
          <w:rFonts w:hint="eastAsia"/>
        </w:rPr>
        <w:t>Ajax</w:t>
      </w:r>
      <w:r>
        <w:rPr>
          <w:rFonts w:hint="eastAsia"/>
        </w:rPr>
        <w:t>による非同期通信で</w:t>
      </w:r>
      <w:r w:rsidR="001946D8">
        <w:rPr>
          <w:rFonts w:hint="eastAsia"/>
        </w:rPr>
        <w:t>ブラウザ依存の</w:t>
      </w:r>
      <w:r>
        <w:rPr>
          <w:rFonts w:hint="eastAsia"/>
        </w:rPr>
        <w:t>問題が発生している。</w:t>
      </w:r>
      <w:r w:rsidR="001946D8">
        <w:rPr>
          <w:rFonts w:hint="eastAsia"/>
        </w:rPr>
        <w:t>登録処理後は、画面更新を行わず</w:t>
      </w:r>
      <w:r w:rsidR="001946D8">
        <w:rPr>
          <w:rFonts w:hint="eastAsia"/>
        </w:rPr>
        <w:t>Javascript</w:t>
      </w:r>
      <w:r w:rsidR="001946D8">
        <w:rPr>
          <w:rFonts w:hint="eastAsia"/>
        </w:rPr>
        <w:t>により</w:t>
      </w:r>
      <w:r w:rsidR="001946D8">
        <w:rPr>
          <w:rFonts w:hint="eastAsia"/>
        </w:rPr>
        <w:t>iframe</w:t>
      </w:r>
      <w:r w:rsidR="001946D8">
        <w:rPr>
          <w:rFonts w:hint="eastAsia"/>
        </w:rPr>
        <w:t>内のデータのみ</w:t>
      </w:r>
      <w:r w:rsidR="00E04AE7">
        <w:rPr>
          <w:rFonts w:hint="eastAsia"/>
        </w:rPr>
        <w:t>、</w:t>
      </w:r>
      <w:r w:rsidR="001946D8">
        <w:rPr>
          <w:rFonts w:hint="eastAsia"/>
        </w:rPr>
        <w:t>書き換えているのだが、スクロールバーの値を変更した際に、データの反映は正常に行われるが、</w:t>
      </w:r>
      <w:r w:rsidR="004E68FB">
        <w:rPr>
          <w:rFonts w:hint="eastAsia"/>
        </w:rPr>
        <w:t>Web</w:t>
      </w:r>
      <w:r w:rsidR="001946D8">
        <w:rPr>
          <w:rFonts w:hint="eastAsia"/>
        </w:rPr>
        <w:t>ブラウザの表示</w:t>
      </w:r>
      <w:r w:rsidR="003E0201">
        <w:rPr>
          <w:rFonts w:hint="eastAsia"/>
        </w:rPr>
        <w:t>は</w:t>
      </w:r>
      <w:r w:rsidR="001946D8">
        <w:rPr>
          <w:rFonts w:hint="eastAsia"/>
        </w:rPr>
        <w:t>書き換えられないといった問題が起こっている。</w:t>
      </w:r>
    </w:p>
    <w:p w:rsidR="000B73C6" w:rsidRDefault="0009137C" w:rsidP="00A7105F">
      <w:r>
        <w:rPr>
          <w:rFonts w:hint="eastAsia"/>
        </w:rPr>
        <w:t xml:space="preserve">　</w:t>
      </w:r>
      <w:r w:rsidR="000A4EA4">
        <w:rPr>
          <w:rFonts w:hint="eastAsia"/>
        </w:rPr>
        <w:t>この</w:t>
      </w:r>
      <w:r>
        <w:rPr>
          <w:rFonts w:hint="eastAsia"/>
        </w:rPr>
        <w:t>問題は</w:t>
      </w:r>
      <w:r w:rsidR="000A4EA4">
        <w:rPr>
          <w:rFonts w:hint="eastAsia"/>
        </w:rPr>
        <w:t>、</w:t>
      </w:r>
      <w:r>
        <w:rPr>
          <w:rFonts w:hint="eastAsia"/>
        </w:rPr>
        <w:t>以下</w:t>
      </w:r>
      <w:r w:rsidR="000A4EA4">
        <w:rPr>
          <w:rFonts w:hint="eastAsia"/>
        </w:rPr>
        <w:t>の</w:t>
      </w:r>
      <w:r w:rsidR="004E68FB">
        <w:rPr>
          <w:rFonts w:hint="eastAsia"/>
        </w:rPr>
        <w:t>Web</w:t>
      </w:r>
      <w:r w:rsidR="000A4EA4">
        <w:rPr>
          <w:rFonts w:hint="eastAsia"/>
        </w:rPr>
        <w:t>ブラウザで</w:t>
      </w:r>
      <w:r>
        <w:rPr>
          <w:rFonts w:hint="eastAsia"/>
        </w:rPr>
        <w:t>確認できている。</w:t>
      </w:r>
      <w:r w:rsidR="004E68FB">
        <w:rPr>
          <w:rFonts w:hint="eastAsia"/>
        </w:rPr>
        <w:t>対象はフリーソフト</w:t>
      </w:r>
      <w:r w:rsidR="00443A44">
        <w:rPr>
          <w:rFonts w:hint="eastAsia"/>
        </w:rPr>
        <w:t>ウェア</w:t>
      </w:r>
      <w:r w:rsidR="004E68FB">
        <w:rPr>
          <w:rFonts w:hint="eastAsia"/>
        </w:rPr>
        <w:t>として提供されている</w:t>
      </w:r>
      <w:r w:rsidR="00A16A06">
        <w:rPr>
          <w:rFonts w:hint="eastAsia"/>
        </w:rPr>
        <w:t>主要な</w:t>
      </w:r>
      <w:r w:rsidR="004E68FB">
        <w:rPr>
          <w:rFonts w:hint="eastAsia"/>
        </w:rPr>
        <w:t>Web</w:t>
      </w:r>
      <w:r w:rsidR="004E68FB">
        <w:rPr>
          <w:rFonts w:hint="eastAsia"/>
        </w:rPr>
        <w:t>ブラウザ</w:t>
      </w:r>
      <w:r w:rsidR="00A16A06">
        <w:rPr>
          <w:rFonts w:hint="eastAsia"/>
        </w:rPr>
        <w:t>に絞っている</w:t>
      </w:r>
      <w:r w:rsidR="004E68FB">
        <w:rPr>
          <w:rFonts w:hint="eastAsia"/>
        </w:rPr>
        <w:t>。</w:t>
      </w:r>
    </w:p>
    <w:p w:rsidR="00CC09D1" w:rsidRDefault="00CC09D1" w:rsidP="00A7105F"/>
    <w:p w:rsidR="00A16A06" w:rsidRDefault="00A16A06" w:rsidP="00A16A06">
      <w:pPr>
        <w:pStyle w:val="af2"/>
        <w:keepNext/>
        <w:jc w:val="center"/>
        <w:rPr>
          <w:u w:val="single"/>
        </w:rPr>
      </w:pPr>
      <w:r w:rsidRPr="00A16A06">
        <w:rPr>
          <w:rFonts w:hint="eastAsia"/>
          <w:u w:val="single"/>
        </w:rPr>
        <w:t>表</w:t>
      </w:r>
      <w:r w:rsidRPr="00A16A06">
        <w:rPr>
          <w:rFonts w:hint="eastAsia"/>
          <w:u w:val="single"/>
        </w:rPr>
        <w:t xml:space="preserve"> </w:t>
      </w:r>
      <w:r w:rsidR="00172E0E">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172E0E">
        <w:rPr>
          <w:u w:val="single"/>
        </w:rPr>
        <w:fldChar w:fldCharType="separate"/>
      </w:r>
      <w:r w:rsidR="00CB7A33">
        <w:rPr>
          <w:noProof/>
          <w:u w:val="single"/>
        </w:rPr>
        <w:t>4</w:t>
      </w:r>
      <w:r w:rsidR="00172E0E">
        <w:rPr>
          <w:u w:val="single"/>
        </w:rPr>
        <w:fldChar w:fldCharType="end"/>
      </w:r>
      <w:r w:rsidR="00CB7A33">
        <w:rPr>
          <w:u w:val="single"/>
        </w:rPr>
        <w:t>.</w:t>
      </w:r>
      <w:r w:rsidR="00172E0E">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172E0E">
        <w:rPr>
          <w:u w:val="single"/>
        </w:rPr>
        <w:fldChar w:fldCharType="separate"/>
      </w:r>
      <w:r w:rsidR="00CB7A33">
        <w:rPr>
          <w:noProof/>
          <w:u w:val="single"/>
        </w:rPr>
        <w:t>2</w:t>
      </w:r>
      <w:r w:rsidR="00172E0E">
        <w:rPr>
          <w:u w:val="single"/>
        </w:rPr>
        <w:fldChar w:fldCharType="end"/>
      </w:r>
      <w:r w:rsidRPr="00A16A06">
        <w:rPr>
          <w:rFonts w:hint="eastAsia"/>
          <w:u w:val="single"/>
        </w:rPr>
        <w:t xml:space="preserve">　主要</w:t>
      </w:r>
      <w:r w:rsidR="00802C6B">
        <w:rPr>
          <w:rFonts w:hint="eastAsia"/>
          <w:u w:val="single"/>
        </w:rPr>
        <w:t>な</w:t>
      </w:r>
      <w:r w:rsidRPr="00A16A06">
        <w:rPr>
          <w:rFonts w:hint="eastAsia"/>
          <w:u w:val="single"/>
        </w:rPr>
        <w:t>Web</w:t>
      </w:r>
      <w:r w:rsidRPr="00A16A06">
        <w:rPr>
          <w:rFonts w:hint="eastAsia"/>
          <w:u w:val="single"/>
        </w:rPr>
        <w:t>ブラウザによる検証結果</w:t>
      </w:r>
    </w:p>
    <w:p w:rsidR="000F5ADA" w:rsidRPr="000F5ADA" w:rsidRDefault="000F5ADA" w:rsidP="000F5ADA">
      <w:pPr>
        <w:wordWrap w:val="0"/>
        <w:jc w:val="right"/>
      </w:pPr>
      <w:r>
        <w:rPr>
          <w:rFonts w:hint="eastAsia"/>
        </w:rPr>
        <w:t>○：正常、×：異常</w:t>
      </w:r>
      <w:r w:rsidR="00033825">
        <w:rPr>
          <w:rFonts w:hint="eastAsia"/>
        </w:rPr>
        <w:t>、－：未対応</w:t>
      </w:r>
    </w:p>
    <w:tbl>
      <w:tblPr>
        <w:tblStyle w:val="af1"/>
        <w:tblW w:w="9860" w:type="dxa"/>
        <w:jc w:val="center"/>
        <w:tblInd w:w="1219" w:type="dxa"/>
        <w:tblLook w:val="04A0"/>
      </w:tblPr>
      <w:tblGrid>
        <w:gridCol w:w="519"/>
        <w:gridCol w:w="2634"/>
        <w:gridCol w:w="2942"/>
        <w:gridCol w:w="1900"/>
        <w:gridCol w:w="1865"/>
      </w:tblGrid>
      <w:tr w:rsidR="00087B76" w:rsidTr="000F5ADA">
        <w:trPr>
          <w:jc w:val="center"/>
        </w:trPr>
        <w:tc>
          <w:tcPr>
            <w:tcW w:w="519" w:type="dxa"/>
            <w:shd w:val="clear" w:color="auto" w:fill="DAEEF3" w:themeFill="accent5" w:themeFillTint="33"/>
            <w:vAlign w:val="center"/>
          </w:tcPr>
          <w:p w:rsidR="00087B76" w:rsidRDefault="00087B76" w:rsidP="000B73C6">
            <w:pPr>
              <w:jc w:val="center"/>
            </w:pPr>
            <w:r>
              <w:rPr>
                <w:rFonts w:hint="eastAsia"/>
              </w:rPr>
              <w:t>項番</w:t>
            </w:r>
          </w:p>
        </w:tc>
        <w:tc>
          <w:tcPr>
            <w:tcW w:w="2634" w:type="dxa"/>
            <w:shd w:val="clear" w:color="auto" w:fill="DAEEF3" w:themeFill="accent5" w:themeFillTint="33"/>
            <w:vAlign w:val="center"/>
          </w:tcPr>
          <w:p w:rsidR="00087B76" w:rsidRDefault="00087B76" w:rsidP="000B73C6">
            <w:pPr>
              <w:jc w:val="center"/>
            </w:pPr>
            <w:r>
              <w:rPr>
                <w:rFonts w:hint="eastAsia"/>
              </w:rPr>
              <w:t>分類（ベース）</w:t>
            </w:r>
          </w:p>
        </w:tc>
        <w:tc>
          <w:tcPr>
            <w:tcW w:w="2942" w:type="dxa"/>
            <w:shd w:val="clear" w:color="auto" w:fill="DAEEF3" w:themeFill="accent5" w:themeFillTint="33"/>
            <w:vAlign w:val="center"/>
          </w:tcPr>
          <w:p w:rsidR="00087B76" w:rsidRDefault="00087B76" w:rsidP="000B73C6">
            <w:pPr>
              <w:jc w:val="center"/>
            </w:pPr>
            <w:r>
              <w:rPr>
                <w:rFonts w:hint="eastAsia"/>
              </w:rPr>
              <w:t>Web</w:t>
            </w:r>
            <w:r>
              <w:rPr>
                <w:rFonts w:hint="eastAsia"/>
              </w:rPr>
              <w:t>ブラウザ</w:t>
            </w:r>
          </w:p>
        </w:tc>
        <w:tc>
          <w:tcPr>
            <w:tcW w:w="1900" w:type="dxa"/>
            <w:shd w:val="clear" w:color="auto" w:fill="DAEEF3" w:themeFill="accent5" w:themeFillTint="33"/>
            <w:vAlign w:val="center"/>
          </w:tcPr>
          <w:p w:rsidR="00087B76" w:rsidRDefault="00087B76" w:rsidP="000B73C6">
            <w:pPr>
              <w:jc w:val="center"/>
            </w:pPr>
            <w:r>
              <w:rPr>
                <w:rFonts w:hint="eastAsia"/>
              </w:rPr>
              <w:t>Windows</w:t>
            </w:r>
          </w:p>
        </w:tc>
        <w:tc>
          <w:tcPr>
            <w:tcW w:w="1865" w:type="dxa"/>
            <w:shd w:val="clear" w:color="auto" w:fill="DAEEF3" w:themeFill="accent5" w:themeFillTint="33"/>
            <w:vAlign w:val="center"/>
          </w:tcPr>
          <w:p w:rsidR="00087B76" w:rsidRDefault="00087B76" w:rsidP="000B73C6">
            <w:pPr>
              <w:jc w:val="center"/>
            </w:pPr>
            <w:r>
              <w:rPr>
                <w:rFonts w:hint="eastAsia"/>
              </w:rPr>
              <w:t>Mac</w:t>
            </w:r>
          </w:p>
        </w:tc>
      </w:tr>
      <w:tr w:rsidR="00087B76" w:rsidTr="000F5ADA">
        <w:trPr>
          <w:jc w:val="center"/>
        </w:trPr>
        <w:tc>
          <w:tcPr>
            <w:tcW w:w="519" w:type="dxa"/>
            <w:vAlign w:val="center"/>
          </w:tcPr>
          <w:p w:rsidR="00087B76" w:rsidRDefault="00087B76" w:rsidP="000B73C6">
            <w:pPr>
              <w:jc w:val="center"/>
            </w:pPr>
            <w:r>
              <w:rPr>
                <w:rFonts w:hint="eastAsia"/>
              </w:rPr>
              <w:t>1</w:t>
            </w:r>
          </w:p>
        </w:tc>
        <w:tc>
          <w:tcPr>
            <w:tcW w:w="2634" w:type="dxa"/>
          </w:tcPr>
          <w:p w:rsidR="00087B76" w:rsidRDefault="00087B76" w:rsidP="00A7105F">
            <w:r>
              <w:rPr>
                <w:rFonts w:hint="eastAsia"/>
              </w:rPr>
              <w:t>Internet Explorer</w:t>
            </w:r>
          </w:p>
        </w:tc>
        <w:tc>
          <w:tcPr>
            <w:tcW w:w="2942" w:type="dxa"/>
          </w:tcPr>
          <w:p w:rsidR="00087B76" w:rsidRDefault="00087B76" w:rsidP="00A7105F">
            <w:r>
              <w:rPr>
                <w:rFonts w:hint="eastAsia"/>
              </w:rPr>
              <w:t>Internet Explorer</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2</w:t>
            </w:r>
          </w:p>
        </w:tc>
        <w:tc>
          <w:tcPr>
            <w:tcW w:w="2634" w:type="dxa"/>
            <w:vMerge w:val="restart"/>
            <w:shd w:val="clear" w:color="auto" w:fill="auto"/>
            <w:vAlign w:val="center"/>
          </w:tcPr>
          <w:p w:rsidR="00087B76" w:rsidRDefault="00087B76" w:rsidP="000B73C6">
            <w:r>
              <w:rPr>
                <w:rFonts w:hint="eastAsia"/>
              </w:rPr>
              <w:t>Firefox</w:t>
            </w:r>
          </w:p>
        </w:tc>
        <w:tc>
          <w:tcPr>
            <w:tcW w:w="2942" w:type="dxa"/>
            <w:shd w:val="clear" w:color="auto" w:fill="D9D9D9" w:themeFill="background1" w:themeFillShade="D9"/>
          </w:tcPr>
          <w:p w:rsidR="00087B76" w:rsidRDefault="00087B76" w:rsidP="00A7105F">
            <w:r>
              <w:rPr>
                <w:rFonts w:hint="eastAsia"/>
              </w:rPr>
              <w:t>Firefox</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3</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Comodo IceDragon</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4</w:t>
            </w:r>
          </w:p>
        </w:tc>
        <w:tc>
          <w:tcPr>
            <w:tcW w:w="2634" w:type="dxa"/>
            <w:vMerge/>
            <w:shd w:val="clear" w:color="auto" w:fill="auto"/>
          </w:tcPr>
          <w:p w:rsidR="00087B76" w:rsidRDefault="00087B76" w:rsidP="00A7105F"/>
        </w:tc>
        <w:tc>
          <w:tcPr>
            <w:tcW w:w="2942" w:type="dxa"/>
            <w:shd w:val="clear" w:color="auto" w:fill="D9D9D9" w:themeFill="background1" w:themeFillShade="D9"/>
          </w:tcPr>
          <w:p w:rsidR="00087B76" w:rsidRDefault="00087B76" w:rsidP="00A7105F">
            <w:r>
              <w:rPr>
                <w:rFonts w:hint="eastAsia"/>
              </w:rPr>
              <w:t>Pale Moon</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5</w:t>
            </w:r>
          </w:p>
        </w:tc>
        <w:tc>
          <w:tcPr>
            <w:tcW w:w="2634" w:type="dxa"/>
            <w:shd w:val="clear" w:color="auto" w:fill="auto"/>
          </w:tcPr>
          <w:p w:rsidR="00087B76" w:rsidRDefault="00087B76" w:rsidP="00A7105F">
            <w:r>
              <w:rPr>
                <w:rFonts w:hint="eastAsia"/>
              </w:rPr>
              <w:t>Safari</w:t>
            </w:r>
          </w:p>
        </w:tc>
        <w:tc>
          <w:tcPr>
            <w:tcW w:w="2942" w:type="dxa"/>
          </w:tcPr>
          <w:p w:rsidR="00087B76" w:rsidRDefault="00087B76" w:rsidP="00A7105F">
            <w:r>
              <w:rPr>
                <w:rFonts w:hint="eastAsia"/>
              </w:rPr>
              <w:t>Safari</w:t>
            </w:r>
          </w:p>
        </w:tc>
        <w:tc>
          <w:tcPr>
            <w:tcW w:w="1900" w:type="dxa"/>
            <w:vAlign w:val="center"/>
          </w:tcPr>
          <w:p w:rsidR="00087B76" w:rsidRDefault="00087B76" w:rsidP="000B73C6">
            <w:pPr>
              <w:jc w:val="center"/>
            </w:pPr>
            <w:r>
              <w:rPr>
                <w:rFonts w:hint="eastAsia"/>
              </w:rPr>
              <w:t>×</w:t>
            </w:r>
          </w:p>
        </w:tc>
        <w:tc>
          <w:tcPr>
            <w:tcW w:w="1865" w:type="dxa"/>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6</w:t>
            </w:r>
          </w:p>
        </w:tc>
        <w:tc>
          <w:tcPr>
            <w:tcW w:w="2634" w:type="dxa"/>
            <w:vMerge w:val="restart"/>
            <w:shd w:val="clear" w:color="auto" w:fill="auto"/>
            <w:vAlign w:val="center"/>
          </w:tcPr>
          <w:p w:rsidR="00087B76" w:rsidRDefault="00087B76" w:rsidP="000B73C6">
            <w:r>
              <w:rPr>
                <w:rFonts w:hint="eastAsia"/>
              </w:rPr>
              <w:t>Chromium</w:t>
            </w:r>
          </w:p>
        </w:tc>
        <w:tc>
          <w:tcPr>
            <w:tcW w:w="2942" w:type="dxa"/>
            <w:shd w:val="clear" w:color="auto" w:fill="D9D9D9" w:themeFill="background1" w:themeFillShade="D9"/>
          </w:tcPr>
          <w:p w:rsidR="00087B76" w:rsidRDefault="00087B76" w:rsidP="00A7105F">
            <w:r>
              <w:rPr>
                <w:rFonts w:hint="eastAsia"/>
              </w:rPr>
              <w:t>Google Chrome</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7</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Opera</w:t>
            </w:r>
          </w:p>
        </w:tc>
        <w:tc>
          <w:tcPr>
            <w:tcW w:w="1900" w:type="dxa"/>
            <w:vAlign w:val="center"/>
          </w:tcPr>
          <w:p w:rsidR="00087B76" w:rsidRDefault="00087B76" w:rsidP="000B73C6">
            <w:pPr>
              <w:jc w:val="center"/>
            </w:pPr>
            <w:r>
              <w:rPr>
                <w:rFonts w:hint="eastAsia"/>
              </w:rPr>
              <w:t>×</w:t>
            </w:r>
          </w:p>
        </w:tc>
        <w:tc>
          <w:tcPr>
            <w:tcW w:w="1865" w:type="dxa"/>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8</w:t>
            </w:r>
          </w:p>
        </w:tc>
        <w:tc>
          <w:tcPr>
            <w:tcW w:w="2634" w:type="dxa"/>
            <w:vMerge/>
            <w:shd w:val="clear" w:color="auto" w:fill="auto"/>
          </w:tcPr>
          <w:p w:rsidR="00087B76" w:rsidRDefault="00087B76" w:rsidP="00A7105F"/>
        </w:tc>
        <w:tc>
          <w:tcPr>
            <w:tcW w:w="2942" w:type="dxa"/>
            <w:shd w:val="clear" w:color="auto" w:fill="D9D9D9" w:themeFill="background1" w:themeFillShade="D9"/>
          </w:tcPr>
          <w:p w:rsidR="00087B76" w:rsidRDefault="00087B76" w:rsidP="00A7105F">
            <w:r>
              <w:rPr>
                <w:rFonts w:hint="eastAsia"/>
              </w:rPr>
              <w:t>Sleipnir</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9</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Comodo Dragon</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bl>
    <w:p w:rsidR="000A4EA4" w:rsidRDefault="000A4EA4" w:rsidP="00A7105F"/>
    <w:p w:rsidR="00CC1147" w:rsidRDefault="003309BE" w:rsidP="00FF6626">
      <w:r>
        <w:rPr>
          <w:rFonts w:hint="eastAsia"/>
        </w:rPr>
        <w:t xml:space="preserve">　表</w:t>
      </w:r>
      <w:r>
        <w:rPr>
          <w:rFonts w:hint="eastAsia"/>
        </w:rPr>
        <w:t>4.2</w:t>
      </w:r>
      <w:r>
        <w:rPr>
          <w:rFonts w:hint="eastAsia"/>
        </w:rPr>
        <w:t>の検証結果より、</w:t>
      </w:r>
      <w:r>
        <w:rPr>
          <w:rFonts w:hint="eastAsia"/>
        </w:rPr>
        <w:t>Firefox</w:t>
      </w:r>
      <w:r w:rsidR="003E0201">
        <w:rPr>
          <w:rFonts w:hint="eastAsia"/>
        </w:rPr>
        <w:t>ベース</w:t>
      </w:r>
      <w:r>
        <w:rPr>
          <w:rFonts w:hint="eastAsia"/>
        </w:rPr>
        <w:t>の</w:t>
      </w:r>
      <w:r>
        <w:rPr>
          <w:rFonts w:hint="eastAsia"/>
        </w:rPr>
        <w:t>Web</w:t>
      </w:r>
      <w:r>
        <w:rPr>
          <w:rFonts w:hint="eastAsia"/>
        </w:rPr>
        <w:t>ブラウザでは正常にスクロールバーの表示ができているが、その他</w:t>
      </w:r>
      <w:r w:rsidR="00DA7B23">
        <w:rPr>
          <w:rFonts w:hint="eastAsia"/>
        </w:rPr>
        <w:t>をベースとする</w:t>
      </w:r>
      <w:r w:rsidR="00E226DB">
        <w:rPr>
          <w:rFonts w:hint="eastAsia"/>
        </w:rPr>
        <w:t>Internet Explorer, Safari, Chromium</w:t>
      </w:r>
      <w:r w:rsidR="00E226DB">
        <w:rPr>
          <w:rFonts w:hint="eastAsia"/>
        </w:rPr>
        <w:t>では書き換えが上手くいかなかった。</w:t>
      </w:r>
      <w:r w:rsidR="00CC1147">
        <w:rPr>
          <w:rFonts w:hint="eastAsia"/>
        </w:rPr>
        <w:t>Chromium</w:t>
      </w:r>
      <w:r w:rsidR="00CC1147">
        <w:rPr>
          <w:rFonts w:hint="eastAsia"/>
        </w:rPr>
        <w:t>と</w:t>
      </w:r>
      <w:r w:rsidR="00CC1147">
        <w:rPr>
          <w:rFonts w:hint="eastAsia"/>
        </w:rPr>
        <w:t>Firefox</w:t>
      </w:r>
      <w:r w:rsidR="00443A44">
        <w:rPr>
          <w:rFonts w:hint="eastAsia"/>
        </w:rPr>
        <w:t>双方の</w:t>
      </w:r>
      <w:r w:rsidR="00CC1147">
        <w:rPr>
          <w:rFonts w:hint="eastAsia"/>
        </w:rPr>
        <w:t>ベースを持つ</w:t>
      </w:r>
      <w:r w:rsidR="00CC1147">
        <w:rPr>
          <w:rFonts w:hint="eastAsia"/>
        </w:rPr>
        <w:t>Comodo Dragon</w:t>
      </w:r>
      <w:r w:rsidR="00CC1147">
        <w:rPr>
          <w:rFonts w:hint="eastAsia"/>
        </w:rPr>
        <w:t>のうち、</w:t>
      </w:r>
      <w:r w:rsidR="00CC1147">
        <w:rPr>
          <w:rFonts w:hint="eastAsia"/>
        </w:rPr>
        <w:t>Firefox</w:t>
      </w:r>
      <w:r w:rsidR="00CC1147">
        <w:rPr>
          <w:rFonts w:hint="eastAsia"/>
        </w:rPr>
        <w:t>ベースの</w:t>
      </w:r>
      <w:r w:rsidR="00CC1147">
        <w:rPr>
          <w:rFonts w:hint="eastAsia"/>
        </w:rPr>
        <w:t>Comodo IceDragon</w:t>
      </w:r>
      <w:r w:rsidR="00CC1147">
        <w:rPr>
          <w:rFonts w:hint="eastAsia"/>
        </w:rPr>
        <w:t>は正常に動作したため、ベースとなる</w:t>
      </w:r>
      <w:r w:rsidR="00CC1147">
        <w:rPr>
          <w:rFonts w:hint="eastAsia"/>
        </w:rPr>
        <w:t>Web</w:t>
      </w:r>
      <w:r w:rsidR="00CC1147">
        <w:rPr>
          <w:rFonts w:hint="eastAsia"/>
        </w:rPr>
        <w:t>ブラウザに依存しているようである。</w:t>
      </w:r>
    </w:p>
    <w:p w:rsidR="000F5ADA" w:rsidRDefault="000F5ADA" w:rsidP="00FF6626">
      <w:r>
        <w:rPr>
          <w:rFonts w:hint="eastAsia"/>
        </w:rPr>
        <w:t xml:space="preserve">　上記</w:t>
      </w:r>
      <w:r w:rsidR="005D5BB4">
        <w:rPr>
          <w:rFonts w:hint="eastAsia"/>
        </w:rPr>
        <w:t>の</w:t>
      </w:r>
      <w:r>
        <w:rPr>
          <w:rFonts w:hint="eastAsia"/>
        </w:rPr>
        <w:t>問題については現在</w:t>
      </w:r>
      <w:r w:rsidR="00DC2E7A">
        <w:rPr>
          <w:rFonts w:hint="eastAsia"/>
        </w:rPr>
        <w:t>対策</w:t>
      </w:r>
      <w:r w:rsidR="005D5BB4">
        <w:rPr>
          <w:rFonts w:hint="eastAsia"/>
        </w:rPr>
        <w:t>中であり、今後の課題として挙げる。</w:t>
      </w:r>
    </w:p>
    <w:p w:rsidR="00A16A06" w:rsidRDefault="00A16A06">
      <w:pPr>
        <w:widowControl/>
        <w:adjustRightInd/>
        <w:spacing w:line="240" w:lineRule="auto"/>
        <w:jc w:val="left"/>
        <w:textAlignment w:val="auto"/>
      </w:pPr>
      <w:r>
        <w:br w:type="page"/>
      </w:r>
    </w:p>
    <w:p w:rsidR="00A16A06" w:rsidRPr="00A16A06" w:rsidRDefault="00A16A06" w:rsidP="00A16A06">
      <w:pPr>
        <w:pStyle w:val="30"/>
        <w:ind w:left="793"/>
      </w:pPr>
      <w:bookmarkStart w:id="673" w:name="_Toc404964178"/>
      <w:r>
        <w:rPr>
          <w:rFonts w:hint="eastAsia"/>
        </w:rPr>
        <w:lastRenderedPageBreak/>
        <w:t>非機能要件（提案機能）</w:t>
      </w:r>
      <w:bookmarkEnd w:id="673"/>
    </w:p>
    <w:p w:rsidR="00867FA5" w:rsidRDefault="00867FA5" w:rsidP="00867FA5">
      <w:r>
        <w:rPr>
          <w:rFonts w:hint="eastAsia"/>
        </w:rPr>
        <w:t xml:space="preserve">　非機能要件</w:t>
      </w:r>
      <w:r w:rsidR="0056003A">
        <w:rPr>
          <w:rFonts w:hint="eastAsia"/>
        </w:rPr>
        <w:t>の各提案は『</w:t>
      </w:r>
      <w:r w:rsidR="004E1584">
        <w:rPr>
          <w:rFonts w:hint="eastAsia"/>
        </w:rPr>
        <w:t>3.3</w:t>
      </w:r>
      <w:r w:rsidR="0056003A">
        <w:rPr>
          <w:rFonts w:hint="eastAsia"/>
        </w:rPr>
        <w:t>.1.</w:t>
      </w:r>
      <w:r w:rsidR="0056003A">
        <w:rPr>
          <w:rFonts w:hint="eastAsia"/>
        </w:rPr>
        <w:t>提案内容』に示した検討項目</w:t>
      </w:r>
      <w:r>
        <w:rPr>
          <w:rFonts w:hint="eastAsia"/>
        </w:rPr>
        <w:t>を満たしているか</w:t>
      </w:r>
      <w:r w:rsidR="00946D19">
        <w:rPr>
          <w:rFonts w:hint="eastAsia"/>
        </w:rPr>
        <w:t>どうか</w:t>
      </w:r>
      <w:r>
        <w:rPr>
          <w:rFonts w:hint="eastAsia"/>
        </w:rPr>
        <w:t>判定することで評価する。</w:t>
      </w:r>
    </w:p>
    <w:p w:rsidR="0056003A" w:rsidRPr="0056003A" w:rsidRDefault="0056003A" w:rsidP="00867FA5"/>
    <w:p w:rsidR="00867FA5" w:rsidRDefault="00867FA5" w:rsidP="00867FA5">
      <w:pPr>
        <w:pStyle w:val="ab"/>
        <w:numPr>
          <w:ilvl w:val="0"/>
          <w:numId w:val="18"/>
        </w:numPr>
        <w:ind w:leftChars="0"/>
      </w:pPr>
      <w:r>
        <w:rPr>
          <w:rFonts w:hint="eastAsia"/>
        </w:rPr>
        <w:t>表示</w:t>
      </w:r>
      <w:r w:rsidR="0099441C">
        <w:rPr>
          <w:rFonts w:hint="eastAsia"/>
        </w:rPr>
        <w:t>・</w:t>
      </w:r>
      <w:r>
        <w:rPr>
          <w:rFonts w:hint="eastAsia"/>
        </w:rPr>
        <w:t>入力方法最適化</w:t>
      </w:r>
    </w:p>
    <w:p w:rsidR="003857A2" w:rsidRDefault="00AF3386" w:rsidP="00105668">
      <w:pPr>
        <w:ind w:leftChars="100" w:left="210"/>
      </w:pPr>
      <w:r>
        <w:rPr>
          <w:rFonts w:hint="eastAsia"/>
        </w:rPr>
        <w:t xml:space="preserve">　表示</w:t>
      </w:r>
      <w:r w:rsidR="0099441C">
        <w:rPr>
          <w:rFonts w:hint="eastAsia"/>
        </w:rPr>
        <w:t>・</w:t>
      </w:r>
      <w:r>
        <w:rPr>
          <w:rFonts w:hint="eastAsia"/>
        </w:rPr>
        <w:t>入力方法最適化に関して</w:t>
      </w:r>
      <w:r w:rsidR="00105668">
        <w:rPr>
          <w:rFonts w:hint="eastAsia"/>
        </w:rPr>
        <w:t>は以下の通り、</w:t>
      </w:r>
      <w:r>
        <w:rPr>
          <w:rFonts w:hint="eastAsia"/>
        </w:rPr>
        <w:t>10</w:t>
      </w:r>
      <w:r>
        <w:rPr>
          <w:rFonts w:hint="eastAsia"/>
        </w:rPr>
        <w:t>項目挙げて</w:t>
      </w:r>
      <w:r w:rsidR="00105668">
        <w:rPr>
          <w:rFonts w:hint="eastAsia"/>
        </w:rPr>
        <w:t>いる。</w:t>
      </w:r>
      <w:r w:rsidR="00C3140E">
        <w:rPr>
          <w:rFonts w:hint="eastAsia"/>
        </w:rPr>
        <w:t>各</w:t>
      </w:r>
      <w:r>
        <w:rPr>
          <w:rFonts w:hint="eastAsia"/>
        </w:rPr>
        <w:t>項目の</w:t>
      </w:r>
      <w:r w:rsidR="00FE095C">
        <w:rPr>
          <w:rFonts w:hint="eastAsia"/>
        </w:rPr>
        <w:t>実現状況を示す。</w:t>
      </w:r>
    </w:p>
    <w:p w:rsidR="00C3140E" w:rsidRDefault="00C3140E" w:rsidP="00105668">
      <w:pPr>
        <w:ind w:leftChars="100" w:left="210"/>
      </w:pPr>
    </w:p>
    <w:p w:rsidR="005D6553" w:rsidRDefault="005D6553" w:rsidP="005D6553">
      <w:pPr>
        <w:pStyle w:val="af2"/>
        <w:keepNext/>
        <w:jc w:val="center"/>
        <w:rPr>
          <w:u w:val="single"/>
        </w:rPr>
      </w:pPr>
      <w:r w:rsidRPr="005D6553">
        <w:rPr>
          <w:rFonts w:hint="eastAsia"/>
          <w:u w:val="single"/>
        </w:rPr>
        <w:t>表</w:t>
      </w:r>
      <w:r w:rsidRPr="005D6553">
        <w:rPr>
          <w:rFonts w:hint="eastAsia"/>
          <w:u w:val="single"/>
        </w:rPr>
        <w:t xml:space="preserve"> </w:t>
      </w:r>
      <w:r w:rsidR="00172E0E">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172E0E">
        <w:rPr>
          <w:u w:val="single"/>
        </w:rPr>
        <w:fldChar w:fldCharType="separate"/>
      </w:r>
      <w:r w:rsidR="00CB7A33">
        <w:rPr>
          <w:noProof/>
          <w:u w:val="single"/>
        </w:rPr>
        <w:t>4</w:t>
      </w:r>
      <w:r w:rsidR="00172E0E">
        <w:rPr>
          <w:u w:val="single"/>
        </w:rPr>
        <w:fldChar w:fldCharType="end"/>
      </w:r>
      <w:r w:rsidR="00CB7A33">
        <w:rPr>
          <w:u w:val="single"/>
        </w:rPr>
        <w:t>.</w:t>
      </w:r>
      <w:r w:rsidR="00172E0E">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172E0E">
        <w:rPr>
          <w:u w:val="single"/>
        </w:rPr>
        <w:fldChar w:fldCharType="separate"/>
      </w:r>
      <w:r w:rsidR="00CB7A33">
        <w:rPr>
          <w:noProof/>
          <w:u w:val="single"/>
        </w:rPr>
        <w:t>3</w:t>
      </w:r>
      <w:r w:rsidR="00172E0E">
        <w:rPr>
          <w:u w:val="single"/>
        </w:rPr>
        <w:fldChar w:fldCharType="end"/>
      </w:r>
      <w:r w:rsidRPr="005D6553">
        <w:rPr>
          <w:rFonts w:hint="eastAsia"/>
          <w:u w:val="single"/>
        </w:rPr>
        <w:t xml:space="preserve">　表示</w:t>
      </w:r>
      <w:r w:rsidR="0099441C">
        <w:rPr>
          <w:rFonts w:hint="eastAsia"/>
          <w:u w:val="single"/>
        </w:rPr>
        <w:t>・</w:t>
      </w:r>
      <w:r w:rsidRPr="005D6553">
        <w:rPr>
          <w:rFonts w:hint="eastAsia"/>
          <w:u w:val="single"/>
        </w:rPr>
        <w:t>入力方法最適化評価</w:t>
      </w:r>
    </w:p>
    <w:p w:rsidR="0056003A" w:rsidRPr="0056003A" w:rsidRDefault="0056003A" w:rsidP="005418CF">
      <w:pPr>
        <w:jc w:val="right"/>
      </w:pPr>
      <w:r>
        <w:rPr>
          <w:rFonts w:hint="eastAsia"/>
        </w:rPr>
        <w:t>○</w:t>
      </w:r>
      <w:r w:rsidR="005418CF">
        <w:rPr>
          <w:rFonts w:hint="eastAsia"/>
        </w:rPr>
        <w:t>：</w:t>
      </w:r>
      <w:r>
        <w:rPr>
          <w:rFonts w:hint="eastAsia"/>
        </w:rPr>
        <w:t>実現した（達成）</w:t>
      </w:r>
      <w:r w:rsidR="005418CF">
        <w:rPr>
          <w:rFonts w:hint="eastAsia"/>
        </w:rPr>
        <w:t>、</w:t>
      </w:r>
      <w:r>
        <w:rPr>
          <w:rFonts w:hint="eastAsia"/>
        </w:rPr>
        <w:t>×：未達成</w:t>
      </w:r>
    </w:p>
    <w:tbl>
      <w:tblPr>
        <w:tblStyle w:val="af1"/>
        <w:tblW w:w="11091" w:type="dxa"/>
        <w:jc w:val="center"/>
        <w:tblLook w:val="04A0"/>
      </w:tblPr>
      <w:tblGrid>
        <w:gridCol w:w="450"/>
        <w:gridCol w:w="4051"/>
        <w:gridCol w:w="426"/>
        <w:gridCol w:w="6164"/>
        <w:tblGridChange w:id="674">
          <w:tblGrid>
            <w:gridCol w:w="450"/>
            <w:gridCol w:w="4051"/>
            <w:gridCol w:w="426"/>
            <w:gridCol w:w="6164"/>
          </w:tblGrid>
        </w:tblGridChange>
      </w:tblGrid>
      <w:tr w:rsidR="006335D9" w:rsidTr="00425ACE">
        <w:trPr>
          <w:jc w:val="center"/>
        </w:trPr>
        <w:tc>
          <w:tcPr>
            <w:tcW w:w="450" w:type="dxa"/>
            <w:shd w:val="clear" w:color="auto" w:fill="DAEEF3" w:themeFill="accent5" w:themeFillTint="33"/>
            <w:vAlign w:val="center"/>
          </w:tcPr>
          <w:p w:rsidR="006335D9" w:rsidRDefault="006335D9" w:rsidP="00FB4349">
            <w:pPr>
              <w:jc w:val="center"/>
            </w:pPr>
            <w:r>
              <w:rPr>
                <w:rFonts w:hint="eastAsia"/>
              </w:rPr>
              <w:t>項番</w:t>
            </w:r>
          </w:p>
        </w:tc>
        <w:tc>
          <w:tcPr>
            <w:tcW w:w="4051" w:type="dxa"/>
            <w:shd w:val="clear" w:color="auto" w:fill="DAEEF3" w:themeFill="accent5" w:themeFillTint="33"/>
            <w:vAlign w:val="center"/>
          </w:tcPr>
          <w:p w:rsidR="006335D9" w:rsidRDefault="006335D9" w:rsidP="00FB4349">
            <w:pPr>
              <w:jc w:val="center"/>
            </w:pPr>
            <w:r>
              <w:rPr>
                <w:rFonts w:hint="eastAsia"/>
              </w:rPr>
              <w:t>検討項目</w:t>
            </w:r>
          </w:p>
        </w:tc>
        <w:tc>
          <w:tcPr>
            <w:tcW w:w="425" w:type="dxa"/>
            <w:shd w:val="clear" w:color="auto" w:fill="DAEEF3" w:themeFill="accent5" w:themeFillTint="33"/>
            <w:vAlign w:val="center"/>
          </w:tcPr>
          <w:p w:rsidR="006335D9" w:rsidRDefault="006335D9" w:rsidP="00FB4349">
            <w:pPr>
              <w:jc w:val="center"/>
            </w:pPr>
            <w:r>
              <w:rPr>
                <w:rFonts w:hint="eastAsia"/>
              </w:rPr>
              <w:t>評価</w:t>
            </w:r>
          </w:p>
        </w:tc>
        <w:tc>
          <w:tcPr>
            <w:tcW w:w="6165" w:type="dxa"/>
            <w:shd w:val="clear" w:color="auto" w:fill="DAEEF3" w:themeFill="accent5" w:themeFillTint="33"/>
            <w:vAlign w:val="center"/>
          </w:tcPr>
          <w:p w:rsidR="006335D9" w:rsidRDefault="006335D9" w:rsidP="006335D9">
            <w:pPr>
              <w:jc w:val="center"/>
            </w:pPr>
            <w:r>
              <w:rPr>
                <w:rFonts w:hint="eastAsia"/>
              </w:rPr>
              <w:t>概要</w:t>
            </w:r>
          </w:p>
        </w:tc>
      </w:tr>
      <w:tr w:rsidR="006335D9" w:rsidTr="00B0322B">
        <w:trPr>
          <w:jc w:val="center"/>
        </w:trPr>
        <w:tc>
          <w:tcPr>
            <w:tcW w:w="450" w:type="dxa"/>
            <w:vAlign w:val="center"/>
          </w:tcPr>
          <w:p w:rsidR="006335D9" w:rsidRDefault="006335D9" w:rsidP="00B0322B">
            <w:pPr>
              <w:jc w:val="center"/>
            </w:pPr>
            <w:r>
              <w:rPr>
                <w:rFonts w:hint="eastAsia"/>
              </w:rPr>
              <w:t>1</w:t>
            </w:r>
          </w:p>
        </w:tc>
        <w:tc>
          <w:tcPr>
            <w:tcW w:w="4051" w:type="dxa"/>
          </w:tcPr>
          <w:p w:rsidR="006335D9" w:rsidRDefault="006335D9" w:rsidP="00FB4349">
            <w:r w:rsidRPr="0096434C">
              <w:rPr>
                <w:rFonts w:hint="eastAsia"/>
              </w:rPr>
              <w:t>必須項目を明確にする</w:t>
            </w:r>
          </w:p>
        </w:tc>
        <w:tc>
          <w:tcPr>
            <w:tcW w:w="425" w:type="dxa"/>
            <w:vAlign w:val="center"/>
          </w:tcPr>
          <w:p w:rsidR="006335D9" w:rsidRPr="0096434C" w:rsidRDefault="006335D9" w:rsidP="00FB4349">
            <w:pPr>
              <w:jc w:val="center"/>
            </w:pPr>
            <w:r>
              <w:rPr>
                <w:rFonts w:hint="eastAsia"/>
              </w:rPr>
              <w:t>○</w:t>
            </w:r>
          </w:p>
        </w:tc>
        <w:tc>
          <w:tcPr>
            <w:tcW w:w="6165" w:type="dxa"/>
            <w:vAlign w:val="center"/>
          </w:tcPr>
          <w:p w:rsidR="006335D9" w:rsidRDefault="00940854" w:rsidP="0069529F">
            <w:pPr>
              <w:jc w:val="left"/>
            </w:pPr>
            <w:r>
              <w:rPr>
                <w:rFonts w:hint="eastAsia"/>
              </w:rPr>
              <w:t>必須項目はラベルの横に</w:t>
            </w:r>
            <w:ins w:id="675" w:author="hokada" w:date="2014-12-01T16:35:00Z">
              <w:r w:rsidR="00852D13">
                <w:rPr>
                  <w:rFonts w:hint="eastAsia"/>
                </w:rPr>
                <w:t>『</w:t>
              </w:r>
            </w:ins>
            <w:r>
              <w:rPr>
                <w:rFonts w:hint="eastAsia"/>
              </w:rPr>
              <w:t>必須</w:t>
            </w:r>
            <w:ins w:id="676" w:author="hokada" w:date="2014-12-01T16:35:00Z">
              <w:r w:rsidR="00852D13">
                <w:rPr>
                  <w:rFonts w:hint="eastAsia"/>
                </w:rPr>
                <w:t>』</w:t>
              </w:r>
            </w:ins>
            <w:r>
              <w:rPr>
                <w:rFonts w:hint="eastAsia"/>
              </w:rPr>
              <w:t>と明記</w:t>
            </w:r>
            <w:del w:id="677" w:author="hokada" w:date="2014-12-01T17:11:00Z">
              <w:r w:rsidR="00FE095C" w:rsidDel="0069529F">
                <w:rPr>
                  <w:rFonts w:hint="eastAsia"/>
                </w:rPr>
                <w:delText>した</w:delText>
              </w:r>
            </w:del>
            <w:r w:rsidR="00FE095C">
              <w:rPr>
                <w:rFonts w:hint="eastAsia"/>
              </w:rPr>
              <w:t>。</w:t>
            </w:r>
          </w:p>
        </w:tc>
      </w:tr>
      <w:tr w:rsidR="006335D9" w:rsidTr="00852D13">
        <w:tblPrEx>
          <w:tblW w:w="11091" w:type="dxa"/>
          <w:jc w:val="center"/>
          <w:tblPrExChange w:id="678" w:author="hokada" w:date="2014-12-01T16:35:00Z">
            <w:tblPrEx>
              <w:tblW w:w="11091" w:type="dxa"/>
              <w:jc w:val="center"/>
            </w:tblPrEx>
          </w:tblPrExChange>
        </w:tblPrEx>
        <w:trPr>
          <w:jc w:val="center"/>
          <w:trPrChange w:id="679" w:author="hokada" w:date="2014-12-01T16:35:00Z">
            <w:trPr>
              <w:jc w:val="center"/>
            </w:trPr>
          </w:trPrChange>
        </w:trPr>
        <w:tc>
          <w:tcPr>
            <w:tcW w:w="450" w:type="dxa"/>
            <w:shd w:val="clear" w:color="auto" w:fill="D9D9D9" w:themeFill="background1" w:themeFillShade="D9"/>
            <w:vAlign w:val="center"/>
            <w:tcPrChange w:id="680" w:author="hokada" w:date="2014-12-01T16:35:00Z">
              <w:tcPr>
                <w:tcW w:w="450" w:type="dxa"/>
                <w:shd w:val="clear" w:color="auto" w:fill="D9D9D9" w:themeFill="background1" w:themeFillShade="D9"/>
                <w:vAlign w:val="center"/>
              </w:tcPr>
            </w:tcPrChange>
          </w:tcPr>
          <w:p w:rsidR="006335D9" w:rsidRDefault="006335D9" w:rsidP="00B0322B">
            <w:pPr>
              <w:jc w:val="center"/>
            </w:pPr>
            <w:r>
              <w:rPr>
                <w:rFonts w:hint="eastAsia"/>
              </w:rPr>
              <w:t>2</w:t>
            </w:r>
          </w:p>
        </w:tc>
        <w:tc>
          <w:tcPr>
            <w:tcW w:w="4051" w:type="dxa"/>
            <w:shd w:val="clear" w:color="auto" w:fill="D9D9D9" w:themeFill="background1" w:themeFillShade="D9"/>
            <w:vAlign w:val="center"/>
            <w:tcPrChange w:id="681" w:author="hokada" w:date="2014-12-01T16:35:00Z">
              <w:tcPr>
                <w:tcW w:w="4051" w:type="dxa"/>
                <w:shd w:val="clear" w:color="auto" w:fill="D9D9D9" w:themeFill="background1" w:themeFillShade="D9"/>
              </w:tcPr>
            </w:tcPrChange>
          </w:tcPr>
          <w:p w:rsidR="006335D9" w:rsidRDefault="006335D9" w:rsidP="00852D13">
            <w:r w:rsidRPr="00832374">
              <w:rPr>
                <w:rFonts w:hint="eastAsia"/>
              </w:rPr>
              <w:t>何のためのフォームか明記する</w:t>
            </w:r>
          </w:p>
        </w:tc>
        <w:tc>
          <w:tcPr>
            <w:tcW w:w="425" w:type="dxa"/>
            <w:shd w:val="clear" w:color="auto" w:fill="D9D9D9" w:themeFill="background1" w:themeFillShade="D9"/>
            <w:vAlign w:val="center"/>
            <w:tcPrChange w:id="682" w:author="hokada" w:date="2014-12-01T16:35:00Z">
              <w:tcPr>
                <w:tcW w:w="425" w:type="dxa"/>
                <w:shd w:val="clear" w:color="auto" w:fill="D9D9D9" w:themeFill="background1" w:themeFillShade="D9"/>
                <w:vAlign w:val="center"/>
              </w:tcPr>
            </w:tcPrChange>
          </w:tcPr>
          <w:p w:rsidR="006335D9" w:rsidRPr="0096434C" w:rsidRDefault="006335D9" w:rsidP="00FB4349">
            <w:pPr>
              <w:jc w:val="center"/>
            </w:pPr>
            <w:r>
              <w:rPr>
                <w:rFonts w:hint="eastAsia"/>
              </w:rPr>
              <w:t>○</w:t>
            </w:r>
          </w:p>
        </w:tc>
        <w:tc>
          <w:tcPr>
            <w:tcW w:w="6165" w:type="dxa"/>
            <w:shd w:val="clear" w:color="auto" w:fill="D9D9D9" w:themeFill="background1" w:themeFillShade="D9"/>
            <w:vAlign w:val="center"/>
            <w:tcPrChange w:id="683" w:author="hokada" w:date="2014-12-01T16:35:00Z">
              <w:tcPr>
                <w:tcW w:w="6165" w:type="dxa"/>
                <w:shd w:val="clear" w:color="auto" w:fill="D9D9D9" w:themeFill="background1" w:themeFillShade="D9"/>
                <w:vAlign w:val="center"/>
              </w:tcPr>
            </w:tcPrChange>
          </w:tcPr>
          <w:p w:rsidR="006335D9" w:rsidRDefault="00FE095C" w:rsidP="00FE095C">
            <w:pPr>
              <w:jc w:val="left"/>
            </w:pPr>
            <w:r>
              <w:rPr>
                <w:rFonts w:hint="eastAsia"/>
              </w:rPr>
              <w:t>タブ名やラベル名から</w:t>
            </w:r>
            <w:r w:rsidR="00940854">
              <w:rPr>
                <w:rFonts w:hint="eastAsia"/>
              </w:rPr>
              <w:t>フォーム</w:t>
            </w:r>
            <w:r>
              <w:rPr>
                <w:rFonts w:hint="eastAsia"/>
              </w:rPr>
              <w:t>の目的を</w:t>
            </w:r>
            <w:r w:rsidR="00940854">
              <w:rPr>
                <w:rFonts w:hint="eastAsia"/>
              </w:rPr>
              <w:t>判別できるように</w:t>
            </w:r>
            <w:r>
              <w:rPr>
                <w:rFonts w:hint="eastAsia"/>
              </w:rPr>
              <w:t>表示名称を精査</w:t>
            </w:r>
            <w:del w:id="684" w:author="hokada" w:date="2014-12-01T17:11:00Z">
              <w:r w:rsidDel="0069529F">
                <w:rPr>
                  <w:rFonts w:hint="eastAsia"/>
                </w:rPr>
                <w:delText>した</w:delText>
              </w:r>
            </w:del>
            <w:r>
              <w:rPr>
                <w:rFonts w:hint="eastAsia"/>
              </w:rPr>
              <w:t>。</w:t>
            </w:r>
          </w:p>
        </w:tc>
      </w:tr>
      <w:tr w:rsidR="006335D9" w:rsidTr="00852D13">
        <w:tblPrEx>
          <w:tblW w:w="11091" w:type="dxa"/>
          <w:jc w:val="center"/>
          <w:tblPrExChange w:id="685" w:author="hokada" w:date="2014-12-01T16:35:00Z">
            <w:tblPrEx>
              <w:tblW w:w="11091" w:type="dxa"/>
              <w:jc w:val="center"/>
            </w:tblPrEx>
          </w:tblPrExChange>
        </w:tblPrEx>
        <w:trPr>
          <w:jc w:val="center"/>
          <w:trPrChange w:id="686" w:author="hokada" w:date="2014-12-01T16:35:00Z">
            <w:trPr>
              <w:jc w:val="center"/>
            </w:trPr>
          </w:trPrChange>
        </w:trPr>
        <w:tc>
          <w:tcPr>
            <w:tcW w:w="450" w:type="dxa"/>
            <w:shd w:val="clear" w:color="auto" w:fill="auto"/>
            <w:vAlign w:val="center"/>
            <w:tcPrChange w:id="687" w:author="hokada" w:date="2014-12-01T16:35:00Z">
              <w:tcPr>
                <w:tcW w:w="450" w:type="dxa"/>
                <w:shd w:val="clear" w:color="auto" w:fill="auto"/>
                <w:vAlign w:val="center"/>
              </w:tcPr>
            </w:tcPrChange>
          </w:tcPr>
          <w:p w:rsidR="006335D9" w:rsidRDefault="006335D9" w:rsidP="00B0322B">
            <w:pPr>
              <w:jc w:val="center"/>
            </w:pPr>
            <w:r>
              <w:rPr>
                <w:rFonts w:hint="eastAsia"/>
              </w:rPr>
              <w:t>3</w:t>
            </w:r>
          </w:p>
        </w:tc>
        <w:tc>
          <w:tcPr>
            <w:tcW w:w="4051" w:type="dxa"/>
            <w:shd w:val="clear" w:color="auto" w:fill="auto"/>
            <w:vAlign w:val="center"/>
            <w:tcPrChange w:id="688" w:author="hokada" w:date="2014-12-01T16:35:00Z">
              <w:tcPr>
                <w:tcW w:w="4051" w:type="dxa"/>
                <w:shd w:val="clear" w:color="auto" w:fill="auto"/>
              </w:tcPr>
            </w:tcPrChange>
          </w:tcPr>
          <w:p w:rsidR="006335D9" w:rsidRDefault="006335D9" w:rsidP="00852D13">
            <w:r w:rsidRPr="0096434C">
              <w:rPr>
                <w:rFonts w:hint="eastAsia"/>
              </w:rPr>
              <w:t>アクティブ</w:t>
            </w:r>
            <w:r w:rsidR="00273D96">
              <w:rPr>
                <w:rFonts w:hint="eastAsia"/>
              </w:rPr>
              <w:t>なフォームは</w:t>
            </w:r>
            <w:r w:rsidRPr="0096434C">
              <w:rPr>
                <w:rFonts w:hint="eastAsia"/>
              </w:rPr>
              <w:t>色を変える</w:t>
            </w:r>
          </w:p>
        </w:tc>
        <w:tc>
          <w:tcPr>
            <w:tcW w:w="425" w:type="dxa"/>
            <w:vAlign w:val="center"/>
            <w:tcPrChange w:id="689" w:author="hokada" w:date="2014-12-01T16:35:00Z">
              <w:tcPr>
                <w:tcW w:w="425" w:type="dxa"/>
                <w:vAlign w:val="center"/>
              </w:tcPr>
            </w:tcPrChange>
          </w:tcPr>
          <w:p w:rsidR="006335D9" w:rsidRPr="0096434C" w:rsidRDefault="006335D9" w:rsidP="00FB4349">
            <w:pPr>
              <w:jc w:val="center"/>
            </w:pPr>
            <w:r>
              <w:rPr>
                <w:rFonts w:hint="eastAsia"/>
              </w:rPr>
              <w:t>○</w:t>
            </w:r>
          </w:p>
        </w:tc>
        <w:tc>
          <w:tcPr>
            <w:tcW w:w="6165" w:type="dxa"/>
            <w:vAlign w:val="center"/>
            <w:tcPrChange w:id="690" w:author="hokada" w:date="2014-12-01T16:35:00Z">
              <w:tcPr>
                <w:tcW w:w="6165" w:type="dxa"/>
                <w:vAlign w:val="center"/>
              </w:tcPr>
            </w:tcPrChange>
          </w:tcPr>
          <w:p w:rsidR="003F2E2F" w:rsidRDefault="00940854" w:rsidP="005418CF">
            <w:pPr>
              <w:jc w:val="left"/>
            </w:pPr>
            <w:r>
              <w:rPr>
                <w:rFonts w:hint="eastAsia"/>
              </w:rPr>
              <w:t>アクティブ時は</w:t>
            </w:r>
            <w:r w:rsidR="003F2E2F">
              <w:rPr>
                <w:rFonts w:hint="eastAsia"/>
              </w:rPr>
              <w:t>フォームを</w:t>
            </w:r>
            <w:r w:rsidR="00FE095C">
              <w:rPr>
                <w:rFonts w:hint="eastAsia"/>
              </w:rPr>
              <w:t>強調</w:t>
            </w:r>
            <w:del w:id="691" w:author="hokada" w:date="2014-12-01T17:11:00Z">
              <w:r w:rsidR="00FE095C" w:rsidDel="0069529F">
                <w:rPr>
                  <w:rFonts w:hint="eastAsia"/>
                </w:rPr>
                <w:delText>した</w:delText>
              </w:r>
            </w:del>
            <w:r w:rsidR="00FE095C">
              <w:rPr>
                <w:rFonts w:hint="eastAsia"/>
              </w:rPr>
              <w:t>。</w:t>
            </w:r>
          </w:p>
          <w:p w:rsidR="006335D9" w:rsidRDefault="003F2E2F" w:rsidP="005418CF">
            <w:pPr>
              <w:jc w:val="left"/>
            </w:pPr>
            <w:r>
              <w:rPr>
                <w:rFonts w:hint="eastAsia"/>
              </w:rPr>
              <w:t>（</w:t>
            </w:r>
            <w:r>
              <w:rPr>
                <w:rFonts w:hint="eastAsia"/>
              </w:rPr>
              <w:t>Bootstrap</w:t>
            </w:r>
            <w:ins w:id="692" w:author="hokada" w:date="2014-12-01T16:36:00Z">
              <w:r w:rsidR="00852D13">
                <w:rPr>
                  <w:rFonts w:hint="eastAsia"/>
                </w:rPr>
                <w:t>により実現</w:t>
              </w:r>
            </w:ins>
            <w:del w:id="693" w:author="hokada" w:date="2014-12-01T16:35:00Z">
              <w:r w:rsidDel="00852D13">
                <w:rPr>
                  <w:rFonts w:hint="eastAsia"/>
                </w:rPr>
                <w:delText>を使用</w:delText>
              </w:r>
            </w:del>
            <w:r>
              <w:rPr>
                <w:rFonts w:hint="eastAsia"/>
              </w:rPr>
              <w:t>）</w:t>
            </w:r>
          </w:p>
        </w:tc>
      </w:tr>
      <w:tr w:rsidR="006335D9" w:rsidTr="00852D13">
        <w:tblPrEx>
          <w:tblW w:w="11091" w:type="dxa"/>
          <w:jc w:val="center"/>
          <w:tblPrExChange w:id="694" w:author="hokada" w:date="2014-12-01T16:35:00Z">
            <w:tblPrEx>
              <w:tblW w:w="11091" w:type="dxa"/>
              <w:jc w:val="center"/>
            </w:tblPrEx>
          </w:tblPrExChange>
        </w:tblPrEx>
        <w:trPr>
          <w:jc w:val="center"/>
          <w:trPrChange w:id="695" w:author="hokada" w:date="2014-12-01T16:35:00Z">
            <w:trPr>
              <w:jc w:val="center"/>
            </w:trPr>
          </w:trPrChange>
        </w:trPr>
        <w:tc>
          <w:tcPr>
            <w:tcW w:w="450" w:type="dxa"/>
            <w:shd w:val="clear" w:color="auto" w:fill="D9D9D9" w:themeFill="background1" w:themeFillShade="D9"/>
            <w:vAlign w:val="center"/>
            <w:tcPrChange w:id="696" w:author="hokada" w:date="2014-12-01T16:35:00Z">
              <w:tcPr>
                <w:tcW w:w="450" w:type="dxa"/>
                <w:shd w:val="clear" w:color="auto" w:fill="D9D9D9" w:themeFill="background1" w:themeFillShade="D9"/>
                <w:vAlign w:val="center"/>
              </w:tcPr>
            </w:tcPrChange>
          </w:tcPr>
          <w:p w:rsidR="006335D9" w:rsidRDefault="006335D9" w:rsidP="00B0322B">
            <w:pPr>
              <w:jc w:val="center"/>
            </w:pPr>
            <w:r>
              <w:rPr>
                <w:rFonts w:hint="eastAsia"/>
              </w:rPr>
              <w:t>4</w:t>
            </w:r>
          </w:p>
        </w:tc>
        <w:tc>
          <w:tcPr>
            <w:tcW w:w="4051" w:type="dxa"/>
            <w:shd w:val="clear" w:color="auto" w:fill="D9D9D9" w:themeFill="background1" w:themeFillShade="D9"/>
            <w:vAlign w:val="center"/>
            <w:tcPrChange w:id="697" w:author="hokada" w:date="2014-12-01T16:35:00Z">
              <w:tcPr>
                <w:tcW w:w="4051" w:type="dxa"/>
                <w:shd w:val="clear" w:color="auto" w:fill="D9D9D9" w:themeFill="background1" w:themeFillShade="D9"/>
              </w:tcPr>
            </w:tcPrChange>
          </w:tcPr>
          <w:p w:rsidR="006335D9" w:rsidRDefault="006335D9" w:rsidP="00852D13">
            <w:r w:rsidRPr="0096434C">
              <w:rPr>
                <w:rFonts w:hint="eastAsia"/>
              </w:rPr>
              <w:t>送信ボタンの表現を変える</w:t>
            </w:r>
          </w:p>
        </w:tc>
        <w:tc>
          <w:tcPr>
            <w:tcW w:w="425" w:type="dxa"/>
            <w:shd w:val="clear" w:color="auto" w:fill="D9D9D9" w:themeFill="background1" w:themeFillShade="D9"/>
            <w:vAlign w:val="center"/>
            <w:tcPrChange w:id="698" w:author="hokada" w:date="2014-12-01T16:35:00Z">
              <w:tcPr>
                <w:tcW w:w="425" w:type="dxa"/>
                <w:shd w:val="clear" w:color="auto" w:fill="D9D9D9" w:themeFill="background1" w:themeFillShade="D9"/>
                <w:vAlign w:val="center"/>
              </w:tcPr>
            </w:tcPrChange>
          </w:tcPr>
          <w:p w:rsidR="006335D9" w:rsidRPr="0096434C" w:rsidRDefault="006335D9" w:rsidP="00FB4349">
            <w:pPr>
              <w:jc w:val="center"/>
            </w:pPr>
            <w:r>
              <w:rPr>
                <w:rFonts w:hint="eastAsia"/>
              </w:rPr>
              <w:t>○</w:t>
            </w:r>
          </w:p>
        </w:tc>
        <w:tc>
          <w:tcPr>
            <w:tcW w:w="6165" w:type="dxa"/>
            <w:shd w:val="clear" w:color="auto" w:fill="D9D9D9" w:themeFill="background1" w:themeFillShade="D9"/>
            <w:vAlign w:val="center"/>
            <w:tcPrChange w:id="699" w:author="hokada" w:date="2014-12-01T16:35:00Z">
              <w:tcPr>
                <w:tcW w:w="6165" w:type="dxa"/>
                <w:shd w:val="clear" w:color="auto" w:fill="D9D9D9" w:themeFill="background1" w:themeFillShade="D9"/>
                <w:vAlign w:val="center"/>
              </w:tcPr>
            </w:tcPrChange>
          </w:tcPr>
          <w:p w:rsidR="006335D9" w:rsidRDefault="003F2E2F" w:rsidP="005418CF">
            <w:pPr>
              <w:jc w:val="left"/>
            </w:pPr>
            <w:r>
              <w:rPr>
                <w:rFonts w:hint="eastAsia"/>
              </w:rPr>
              <w:t>ボタン</w:t>
            </w:r>
            <w:r w:rsidR="00FE095C">
              <w:rPr>
                <w:rFonts w:hint="eastAsia"/>
              </w:rPr>
              <w:t>の色や表現</w:t>
            </w:r>
            <w:r>
              <w:rPr>
                <w:rFonts w:hint="eastAsia"/>
              </w:rPr>
              <w:t>は</w:t>
            </w:r>
            <w:r>
              <w:rPr>
                <w:rFonts w:hint="eastAsia"/>
              </w:rPr>
              <w:t>NC3</w:t>
            </w:r>
            <w:r w:rsidR="00FE095C">
              <w:rPr>
                <w:rFonts w:hint="eastAsia"/>
              </w:rPr>
              <w:t>で共通化</w:t>
            </w:r>
            <w:del w:id="700" w:author="hokada" w:date="2014-12-01T16:36:00Z">
              <w:r w:rsidR="00FE095C" w:rsidDel="00852D13">
                <w:rPr>
                  <w:rFonts w:hint="eastAsia"/>
                </w:rPr>
                <w:delText>された</w:delText>
              </w:r>
            </w:del>
            <w:r w:rsidR="00FE095C">
              <w:rPr>
                <w:rFonts w:hint="eastAsia"/>
              </w:rPr>
              <w:t>。</w:t>
            </w:r>
          </w:p>
          <w:p w:rsidR="003F2E2F" w:rsidRDefault="003F2E2F" w:rsidP="005418CF">
            <w:pPr>
              <w:jc w:val="left"/>
            </w:pPr>
            <w:r>
              <w:rPr>
                <w:rFonts w:hint="eastAsia"/>
              </w:rPr>
              <w:t>（キャンセル、一時保存、決定</w:t>
            </w:r>
            <w:ins w:id="701" w:author="hokada" w:date="2014-12-01T16:36:00Z">
              <w:r w:rsidR="00852D13">
                <w:rPr>
                  <w:rFonts w:hint="eastAsia"/>
                </w:rPr>
                <w:t>等</w:t>
              </w:r>
            </w:ins>
            <w:r>
              <w:rPr>
                <w:rFonts w:hint="eastAsia"/>
              </w:rPr>
              <w:t>）</w:t>
            </w:r>
          </w:p>
        </w:tc>
      </w:tr>
      <w:tr w:rsidR="006335D9" w:rsidTr="00852D13">
        <w:tblPrEx>
          <w:tblW w:w="11091" w:type="dxa"/>
          <w:jc w:val="center"/>
          <w:tblPrExChange w:id="702" w:author="hokada" w:date="2014-12-01T16:35:00Z">
            <w:tblPrEx>
              <w:tblW w:w="11091" w:type="dxa"/>
              <w:jc w:val="center"/>
            </w:tblPrEx>
          </w:tblPrExChange>
        </w:tblPrEx>
        <w:trPr>
          <w:jc w:val="center"/>
          <w:trPrChange w:id="703" w:author="hokada" w:date="2014-12-01T16:35:00Z">
            <w:trPr>
              <w:jc w:val="center"/>
            </w:trPr>
          </w:trPrChange>
        </w:trPr>
        <w:tc>
          <w:tcPr>
            <w:tcW w:w="450" w:type="dxa"/>
            <w:shd w:val="clear" w:color="auto" w:fill="auto"/>
            <w:vAlign w:val="center"/>
            <w:tcPrChange w:id="704" w:author="hokada" w:date="2014-12-01T16:35:00Z">
              <w:tcPr>
                <w:tcW w:w="450" w:type="dxa"/>
                <w:shd w:val="clear" w:color="auto" w:fill="auto"/>
                <w:vAlign w:val="center"/>
              </w:tcPr>
            </w:tcPrChange>
          </w:tcPr>
          <w:p w:rsidR="006335D9" w:rsidRDefault="006335D9" w:rsidP="00B0322B">
            <w:pPr>
              <w:jc w:val="center"/>
            </w:pPr>
            <w:r>
              <w:rPr>
                <w:rFonts w:hint="eastAsia"/>
              </w:rPr>
              <w:t>5</w:t>
            </w:r>
          </w:p>
        </w:tc>
        <w:tc>
          <w:tcPr>
            <w:tcW w:w="4051" w:type="dxa"/>
            <w:shd w:val="clear" w:color="auto" w:fill="auto"/>
            <w:vAlign w:val="center"/>
            <w:tcPrChange w:id="705" w:author="hokada" w:date="2014-12-01T16:35:00Z">
              <w:tcPr>
                <w:tcW w:w="4051" w:type="dxa"/>
                <w:shd w:val="clear" w:color="auto" w:fill="auto"/>
              </w:tcPr>
            </w:tcPrChange>
          </w:tcPr>
          <w:p w:rsidR="006335D9" w:rsidRDefault="006335D9" w:rsidP="00852D13">
            <w:r w:rsidRPr="00832374">
              <w:rPr>
                <w:rFonts w:hint="eastAsia"/>
              </w:rPr>
              <w:t>フォームの項目は垂直にする</w:t>
            </w:r>
          </w:p>
        </w:tc>
        <w:tc>
          <w:tcPr>
            <w:tcW w:w="425" w:type="dxa"/>
            <w:vAlign w:val="center"/>
            <w:tcPrChange w:id="706" w:author="hokada" w:date="2014-12-01T16:35:00Z">
              <w:tcPr>
                <w:tcW w:w="425" w:type="dxa"/>
                <w:vAlign w:val="center"/>
              </w:tcPr>
            </w:tcPrChange>
          </w:tcPr>
          <w:p w:rsidR="006335D9" w:rsidRPr="00832374" w:rsidRDefault="006335D9" w:rsidP="00FB4349">
            <w:pPr>
              <w:jc w:val="center"/>
            </w:pPr>
            <w:r>
              <w:rPr>
                <w:rFonts w:hint="eastAsia"/>
              </w:rPr>
              <w:t>○</w:t>
            </w:r>
          </w:p>
        </w:tc>
        <w:tc>
          <w:tcPr>
            <w:tcW w:w="6165" w:type="dxa"/>
            <w:vAlign w:val="center"/>
            <w:tcPrChange w:id="707" w:author="hokada" w:date="2014-12-01T16:35:00Z">
              <w:tcPr>
                <w:tcW w:w="6165" w:type="dxa"/>
                <w:vAlign w:val="center"/>
              </w:tcPr>
            </w:tcPrChange>
          </w:tcPr>
          <w:p w:rsidR="006335D9" w:rsidRDefault="003F2E2F" w:rsidP="005418CF">
            <w:pPr>
              <w:jc w:val="left"/>
            </w:pPr>
            <w:r>
              <w:rPr>
                <w:rFonts w:hint="eastAsia"/>
              </w:rPr>
              <w:t>仕様により、</w:t>
            </w:r>
            <w:r>
              <w:rPr>
                <w:rFonts w:hint="eastAsia"/>
              </w:rPr>
              <w:t>NC2</w:t>
            </w:r>
            <w:r>
              <w:rPr>
                <w:rFonts w:hint="eastAsia"/>
              </w:rPr>
              <w:t>では存在したフレームの幅の指定が無くなり、垂直に並ぶ</w:t>
            </w:r>
            <w:del w:id="708" w:author="hokada" w:date="2014-12-01T17:12:00Z">
              <w:r w:rsidR="00FE095C" w:rsidDel="0069529F">
                <w:rPr>
                  <w:rFonts w:hint="eastAsia"/>
                </w:rPr>
                <w:delText>仕様となった</w:delText>
              </w:r>
            </w:del>
            <w:r w:rsidR="00FE095C">
              <w:rPr>
                <w:rFonts w:hint="eastAsia"/>
              </w:rPr>
              <w:t>。</w:t>
            </w:r>
          </w:p>
        </w:tc>
      </w:tr>
      <w:tr w:rsidR="006335D9" w:rsidTr="00852D13">
        <w:tblPrEx>
          <w:tblW w:w="11091" w:type="dxa"/>
          <w:jc w:val="center"/>
          <w:tblPrExChange w:id="709" w:author="hokada" w:date="2014-12-01T16:35:00Z">
            <w:tblPrEx>
              <w:tblW w:w="11091" w:type="dxa"/>
              <w:jc w:val="center"/>
            </w:tblPrEx>
          </w:tblPrExChange>
        </w:tblPrEx>
        <w:trPr>
          <w:jc w:val="center"/>
          <w:trPrChange w:id="710" w:author="hokada" w:date="2014-12-01T16:35:00Z">
            <w:trPr>
              <w:jc w:val="center"/>
            </w:trPr>
          </w:trPrChange>
        </w:trPr>
        <w:tc>
          <w:tcPr>
            <w:tcW w:w="450" w:type="dxa"/>
            <w:shd w:val="clear" w:color="auto" w:fill="D9D9D9" w:themeFill="background1" w:themeFillShade="D9"/>
            <w:vAlign w:val="center"/>
            <w:tcPrChange w:id="711" w:author="hokada" w:date="2014-12-01T16:35:00Z">
              <w:tcPr>
                <w:tcW w:w="450" w:type="dxa"/>
                <w:shd w:val="clear" w:color="auto" w:fill="D9D9D9" w:themeFill="background1" w:themeFillShade="D9"/>
                <w:vAlign w:val="center"/>
              </w:tcPr>
            </w:tcPrChange>
          </w:tcPr>
          <w:p w:rsidR="006335D9" w:rsidRDefault="006335D9" w:rsidP="00B0322B">
            <w:pPr>
              <w:jc w:val="center"/>
            </w:pPr>
            <w:r>
              <w:rPr>
                <w:rFonts w:hint="eastAsia"/>
              </w:rPr>
              <w:t>6</w:t>
            </w:r>
          </w:p>
        </w:tc>
        <w:tc>
          <w:tcPr>
            <w:tcW w:w="4051" w:type="dxa"/>
            <w:shd w:val="clear" w:color="auto" w:fill="D9D9D9" w:themeFill="background1" w:themeFillShade="D9"/>
            <w:vAlign w:val="center"/>
            <w:tcPrChange w:id="712" w:author="hokada" w:date="2014-12-01T16:35:00Z">
              <w:tcPr>
                <w:tcW w:w="4051" w:type="dxa"/>
                <w:shd w:val="clear" w:color="auto" w:fill="D9D9D9" w:themeFill="background1" w:themeFillShade="D9"/>
              </w:tcPr>
            </w:tcPrChange>
          </w:tcPr>
          <w:p w:rsidR="006335D9" w:rsidRDefault="006335D9" w:rsidP="00852D13">
            <w:r w:rsidRPr="00832374">
              <w:rPr>
                <w:rFonts w:hint="eastAsia"/>
              </w:rPr>
              <w:t>不要な項目は入れない</w:t>
            </w:r>
          </w:p>
        </w:tc>
        <w:tc>
          <w:tcPr>
            <w:tcW w:w="425" w:type="dxa"/>
            <w:shd w:val="clear" w:color="auto" w:fill="D9D9D9" w:themeFill="background1" w:themeFillShade="D9"/>
            <w:vAlign w:val="center"/>
            <w:tcPrChange w:id="713" w:author="hokada" w:date="2014-12-01T16:35:00Z">
              <w:tcPr>
                <w:tcW w:w="425" w:type="dxa"/>
                <w:shd w:val="clear" w:color="auto" w:fill="D9D9D9" w:themeFill="background1" w:themeFillShade="D9"/>
                <w:vAlign w:val="center"/>
              </w:tcPr>
            </w:tcPrChange>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Change w:id="714" w:author="hokada" w:date="2014-12-01T16:35:00Z">
              <w:tcPr>
                <w:tcW w:w="6165" w:type="dxa"/>
                <w:shd w:val="clear" w:color="auto" w:fill="D9D9D9" w:themeFill="background1" w:themeFillShade="D9"/>
                <w:vAlign w:val="center"/>
              </w:tcPr>
            </w:tcPrChange>
          </w:tcPr>
          <w:p w:rsidR="006335D9" w:rsidRDefault="003F2E2F" w:rsidP="005418CF">
            <w:pPr>
              <w:jc w:val="left"/>
            </w:pPr>
            <w:del w:id="715" w:author="hokada" w:date="2014-12-01T17:12:00Z">
              <w:r w:rsidDel="0069529F">
                <w:rPr>
                  <w:rFonts w:hint="eastAsia"/>
                </w:rPr>
                <w:delText>項目が精査され、</w:delText>
              </w:r>
            </w:del>
            <w:r>
              <w:rPr>
                <w:rFonts w:hint="eastAsia"/>
              </w:rPr>
              <w:t>NC2</w:t>
            </w:r>
            <w:r>
              <w:rPr>
                <w:rFonts w:hint="eastAsia"/>
              </w:rPr>
              <w:t>より単純な項目</w:t>
            </w:r>
            <w:ins w:id="716" w:author="hokada" w:date="2014-12-01T17:12:00Z">
              <w:r w:rsidR="0069529F">
                <w:rPr>
                  <w:rFonts w:hint="eastAsia"/>
                </w:rPr>
                <w:t>に精査</w:t>
              </w:r>
            </w:ins>
            <w:del w:id="717" w:author="hokada" w:date="2014-12-01T17:12:00Z">
              <w:r w:rsidDel="0069529F">
                <w:rPr>
                  <w:rFonts w:hint="eastAsia"/>
                </w:rPr>
                <w:delText>と</w:delText>
              </w:r>
              <w:r w:rsidR="00FE095C" w:rsidDel="0069529F">
                <w:rPr>
                  <w:rFonts w:hint="eastAsia"/>
                </w:rPr>
                <w:delText>なった</w:delText>
              </w:r>
            </w:del>
            <w:r w:rsidR="00FE095C">
              <w:rPr>
                <w:rFonts w:hint="eastAsia"/>
              </w:rPr>
              <w:t>。</w:t>
            </w:r>
          </w:p>
        </w:tc>
      </w:tr>
      <w:tr w:rsidR="006335D9" w:rsidTr="00852D13">
        <w:tblPrEx>
          <w:tblW w:w="11091" w:type="dxa"/>
          <w:jc w:val="center"/>
          <w:tblPrExChange w:id="718" w:author="hokada" w:date="2014-12-01T16:35:00Z">
            <w:tblPrEx>
              <w:tblW w:w="11091" w:type="dxa"/>
              <w:jc w:val="center"/>
            </w:tblPrEx>
          </w:tblPrExChange>
        </w:tblPrEx>
        <w:trPr>
          <w:jc w:val="center"/>
          <w:trPrChange w:id="719" w:author="hokada" w:date="2014-12-01T16:35:00Z">
            <w:trPr>
              <w:jc w:val="center"/>
            </w:trPr>
          </w:trPrChange>
        </w:trPr>
        <w:tc>
          <w:tcPr>
            <w:tcW w:w="450" w:type="dxa"/>
            <w:shd w:val="clear" w:color="auto" w:fill="auto"/>
            <w:vAlign w:val="center"/>
            <w:tcPrChange w:id="720" w:author="hokada" w:date="2014-12-01T16:35:00Z">
              <w:tcPr>
                <w:tcW w:w="450" w:type="dxa"/>
                <w:shd w:val="clear" w:color="auto" w:fill="auto"/>
                <w:vAlign w:val="center"/>
              </w:tcPr>
            </w:tcPrChange>
          </w:tcPr>
          <w:p w:rsidR="006335D9" w:rsidRDefault="003F2E2F" w:rsidP="00B0322B">
            <w:pPr>
              <w:jc w:val="center"/>
            </w:pPr>
            <w:r>
              <w:rPr>
                <w:rFonts w:hint="eastAsia"/>
              </w:rPr>
              <w:t>7</w:t>
            </w:r>
          </w:p>
        </w:tc>
        <w:tc>
          <w:tcPr>
            <w:tcW w:w="4051" w:type="dxa"/>
            <w:shd w:val="clear" w:color="auto" w:fill="auto"/>
            <w:vAlign w:val="center"/>
            <w:tcPrChange w:id="721" w:author="hokada" w:date="2014-12-01T16:35:00Z">
              <w:tcPr>
                <w:tcW w:w="4051" w:type="dxa"/>
                <w:shd w:val="clear" w:color="auto" w:fill="auto"/>
              </w:tcPr>
            </w:tcPrChange>
          </w:tcPr>
          <w:p w:rsidR="006335D9" w:rsidRDefault="006335D9" w:rsidP="00852D13">
            <w:r w:rsidRPr="00832374">
              <w:rPr>
                <w:rFonts w:hint="eastAsia"/>
              </w:rPr>
              <w:t>タブボタンで移動できるようにする</w:t>
            </w:r>
          </w:p>
        </w:tc>
        <w:tc>
          <w:tcPr>
            <w:tcW w:w="425" w:type="dxa"/>
            <w:shd w:val="clear" w:color="auto" w:fill="auto"/>
            <w:vAlign w:val="center"/>
            <w:tcPrChange w:id="722" w:author="hokada" w:date="2014-12-01T16:35:00Z">
              <w:tcPr>
                <w:tcW w:w="425" w:type="dxa"/>
                <w:shd w:val="clear" w:color="auto" w:fill="auto"/>
                <w:vAlign w:val="center"/>
              </w:tcPr>
            </w:tcPrChange>
          </w:tcPr>
          <w:p w:rsidR="006335D9" w:rsidRPr="00832374" w:rsidRDefault="006335D9" w:rsidP="00FB4349">
            <w:pPr>
              <w:jc w:val="center"/>
            </w:pPr>
            <w:r>
              <w:rPr>
                <w:rFonts w:hint="eastAsia"/>
              </w:rPr>
              <w:t>○</w:t>
            </w:r>
          </w:p>
        </w:tc>
        <w:tc>
          <w:tcPr>
            <w:tcW w:w="6165" w:type="dxa"/>
            <w:shd w:val="clear" w:color="auto" w:fill="auto"/>
            <w:vAlign w:val="center"/>
            <w:tcPrChange w:id="723" w:author="hokada" w:date="2014-12-01T16:35:00Z">
              <w:tcPr>
                <w:tcW w:w="6165" w:type="dxa"/>
                <w:shd w:val="clear" w:color="auto" w:fill="auto"/>
                <w:vAlign w:val="center"/>
              </w:tcPr>
            </w:tcPrChange>
          </w:tcPr>
          <w:p w:rsidR="006335D9" w:rsidRDefault="005418CF" w:rsidP="002875F5">
            <w:pPr>
              <w:jc w:val="left"/>
            </w:pPr>
            <w:r>
              <w:rPr>
                <w:rFonts w:hint="eastAsia"/>
              </w:rPr>
              <w:t>HTML</w:t>
            </w:r>
            <w:r>
              <w:rPr>
                <w:rFonts w:hint="eastAsia"/>
              </w:rPr>
              <w:t>の機能により可能</w:t>
            </w:r>
            <w:del w:id="724" w:author="hokada" w:date="2014-12-01T17:12:00Z">
              <w:r w:rsidR="00BE2225" w:rsidDel="0069529F">
                <w:rPr>
                  <w:rFonts w:hint="eastAsia"/>
                </w:rPr>
                <w:delText>となる</w:delText>
              </w:r>
            </w:del>
            <w:r w:rsidR="00FE095C">
              <w:rPr>
                <w:rFonts w:hint="eastAsia"/>
              </w:rPr>
              <w:t>。</w:t>
            </w:r>
          </w:p>
        </w:tc>
      </w:tr>
      <w:tr w:rsidR="006335D9" w:rsidTr="00852D13">
        <w:tblPrEx>
          <w:tblW w:w="11091" w:type="dxa"/>
          <w:jc w:val="center"/>
          <w:tblPrExChange w:id="725" w:author="hokada" w:date="2014-12-01T16:35:00Z">
            <w:tblPrEx>
              <w:tblW w:w="11091" w:type="dxa"/>
              <w:jc w:val="center"/>
            </w:tblPrEx>
          </w:tblPrExChange>
        </w:tblPrEx>
        <w:trPr>
          <w:jc w:val="center"/>
          <w:trPrChange w:id="726" w:author="hokada" w:date="2014-12-01T16:35:00Z">
            <w:trPr>
              <w:jc w:val="center"/>
            </w:trPr>
          </w:trPrChange>
        </w:trPr>
        <w:tc>
          <w:tcPr>
            <w:tcW w:w="450" w:type="dxa"/>
            <w:shd w:val="clear" w:color="auto" w:fill="D9D9D9" w:themeFill="background1" w:themeFillShade="D9"/>
            <w:vAlign w:val="center"/>
            <w:tcPrChange w:id="727" w:author="hokada" w:date="2014-12-01T16:35:00Z">
              <w:tcPr>
                <w:tcW w:w="450" w:type="dxa"/>
                <w:shd w:val="clear" w:color="auto" w:fill="D9D9D9" w:themeFill="background1" w:themeFillShade="D9"/>
                <w:vAlign w:val="center"/>
              </w:tcPr>
            </w:tcPrChange>
          </w:tcPr>
          <w:p w:rsidR="006335D9" w:rsidRDefault="003F2E2F" w:rsidP="00B0322B">
            <w:pPr>
              <w:jc w:val="center"/>
            </w:pPr>
            <w:r>
              <w:rPr>
                <w:rFonts w:hint="eastAsia"/>
              </w:rPr>
              <w:t>8</w:t>
            </w:r>
          </w:p>
        </w:tc>
        <w:tc>
          <w:tcPr>
            <w:tcW w:w="4051" w:type="dxa"/>
            <w:shd w:val="clear" w:color="auto" w:fill="D9D9D9" w:themeFill="background1" w:themeFillShade="D9"/>
            <w:vAlign w:val="center"/>
            <w:tcPrChange w:id="728" w:author="hokada" w:date="2014-12-01T16:35:00Z">
              <w:tcPr>
                <w:tcW w:w="4051" w:type="dxa"/>
                <w:shd w:val="clear" w:color="auto" w:fill="D9D9D9" w:themeFill="background1" w:themeFillShade="D9"/>
              </w:tcPr>
            </w:tcPrChange>
          </w:tcPr>
          <w:p w:rsidR="006335D9" w:rsidRDefault="00C87D28" w:rsidP="00852D13">
            <w:r>
              <w:rPr>
                <w:rFonts w:hint="eastAsia"/>
              </w:rPr>
              <w:t>初期表示の文言を設定する</w:t>
            </w:r>
          </w:p>
        </w:tc>
        <w:tc>
          <w:tcPr>
            <w:tcW w:w="425" w:type="dxa"/>
            <w:shd w:val="clear" w:color="auto" w:fill="D9D9D9" w:themeFill="background1" w:themeFillShade="D9"/>
            <w:vAlign w:val="center"/>
            <w:tcPrChange w:id="729" w:author="hokada" w:date="2014-12-01T16:35:00Z">
              <w:tcPr>
                <w:tcW w:w="425" w:type="dxa"/>
                <w:shd w:val="clear" w:color="auto" w:fill="D9D9D9" w:themeFill="background1" w:themeFillShade="D9"/>
                <w:vAlign w:val="center"/>
              </w:tcPr>
            </w:tcPrChange>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Change w:id="730" w:author="hokada" w:date="2014-12-01T16:35:00Z">
              <w:tcPr>
                <w:tcW w:w="6165" w:type="dxa"/>
                <w:shd w:val="clear" w:color="auto" w:fill="D9D9D9" w:themeFill="background1" w:themeFillShade="D9"/>
                <w:vAlign w:val="center"/>
              </w:tcPr>
            </w:tcPrChange>
          </w:tcPr>
          <w:p w:rsidR="006335D9" w:rsidRDefault="00C87D28" w:rsidP="005418CF">
            <w:pPr>
              <w:jc w:val="left"/>
            </w:pPr>
            <w:r>
              <w:rPr>
                <w:rFonts w:hint="eastAsia"/>
              </w:rPr>
              <w:t>プレースホルダーを使用し、フォームが空の場合は初期表示の文言を設定。</w:t>
            </w:r>
          </w:p>
        </w:tc>
      </w:tr>
      <w:tr w:rsidR="006335D9" w:rsidTr="00852D13">
        <w:tblPrEx>
          <w:tblW w:w="11091" w:type="dxa"/>
          <w:jc w:val="center"/>
          <w:tblPrExChange w:id="731" w:author="hokada" w:date="2014-12-01T16:35:00Z">
            <w:tblPrEx>
              <w:tblW w:w="11091" w:type="dxa"/>
              <w:jc w:val="center"/>
            </w:tblPrEx>
          </w:tblPrExChange>
        </w:tblPrEx>
        <w:trPr>
          <w:jc w:val="center"/>
          <w:trPrChange w:id="732" w:author="hokada" w:date="2014-12-01T16:35:00Z">
            <w:trPr>
              <w:jc w:val="center"/>
            </w:trPr>
          </w:trPrChange>
        </w:trPr>
        <w:tc>
          <w:tcPr>
            <w:tcW w:w="450" w:type="dxa"/>
            <w:shd w:val="clear" w:color="auto" w:fill="auto"/>
            <w:vAlign w:val="center"/>
            <w:tcPrChange w:id="733" w:author="hokada" w:date="2014-12-01T16:35:00Z">
              <w:tcPr>
                <w:tcW w:w="450" w:type="dxa"/>
                <w:shd w:val="clear" w:color="auto" w:fill="auto"/>
                <w:vAlign w:val="center"/>
              </w:tcPr>
            </w:tcPrChange>
          </w:tcPr>
          <w:p w:rsidR="006335D9" w:rsidRDefault="003F2E2F" w:rsidP="00B0322B">
            <w:pPr>
              <w:jc w:val="center"/>
            </w:pPr>
            <w:r>
              <w:rPr>
                <w:rFonts w:hint="eastAsia"/>
              </w:rPr>
              <w:t>9</w:t>
            </w:r>
          </w:p>
        </w:tc>
        <w:tc>
          <w:tcPr>
            <w:tcW w:w="4051" w:type="dxa"/>
            <w:shd w:val="clear" w:color="auto" w:fill="auto"/>
            <w:vAlign w:val="center"/>
            <w:tcPrChange w:id="734" w:author="hokada" w:date="2014-12-01T16:35:00Z">
              <w:tcPr>
                <w:tcW w:w="4051" w:type="dxa"/>
                <w:shd w:val="clear" w:color="auto" w:fill="auto"/>
              </w:tcPr>
            </w:tcPrChange>
          </w:tcPr>
          <w:p w:rsidR="006335D9" w:rsidRDefault="006335D9" w:rsidP="00852D13">
            <w:r w:rsidRPr="00832374">
              <w:rPr>
                <w:rFonts w:hint="eastAsia"/>
              </w:rPr>
              <w:t>末尾のスペースは自動削除する</w:t>
            </w:r>
          </w:p>
        </w:tc>
        <w:tc>
          <w:tcPr>
            <w:tcW w:w="425" w:type="dxa"/>
            <w:shd w:val="clear" w:color="auto" w:fill="auto"/>
            <w:vAlign w:val="center"/>
            <w:tcPrChange w:id="735" w:author="hokada" w:date="2014-12-01T16:35:00Z">
              <w:tcPr>
                <w:tcW w:w="425" w:type="dxa"/>
                <w:shd w:val="clear" w:color="auto" w:fill="auto"/>
                <w:vAlign w:val="center"/>
              </w:tcPr>
            </w:tcPrChange>
          </w:tcPr>
          <w:p w:rsidR="006335D9" w:rsidRPr="00832374" w:rsidRDefault="006335D9" w:rsidP="00FB4349">
            <w:pPr>
              <w:jc w:val="center"/>
            </w:pPr>
            <w:r>
              <w:rPr>
                <w:rFonts w:hint="eastAsia"/>
              </w:rPr>
              <w:t>○</w:t>
            </w:r>
          </w:p>
        </w:tc>
        <w:tc>
          <w:tcPr>
            <w:tcW w:w="6165" w:type="dxa"/>
            <w:shd w:val="clear" w:color="auto" w:fill="auto"/>
            <w:vAlign w:val="center"/>
            <w:tcPrChange w:id="736" w:author="hokada" w:date="2014-12-01T16:35:00Z">
              <w:tcPr>
                <w:tcW w:w="6165" w:type="dxa"/>
                <w:shd w:val="clear" w:color="auto" w:fill="auto"/>
                <w:vAlign w:val="center"/>
              </w:tcPr>
            </w:tcPrChange>
          </w:tcPr>
          <w:p w:rsidR="005418CF" w:rsidRDefault="005418CF" w:rsidP="005418CF">
            <w:pPr>
              <w:jc w:val="left"/>
            </w:pPr>
            <w:r>
              <w:rPr>
                <w:rFonts w:hint="eastAsia"/>
              </w:rPr>
              <w:t>URL</w:t>
            </w:r>
            <w:r>
              <w:rPr>
                <w:rFonts w:hint="eastAsia"/>
              </w:rPr>
              <w:t>では、半角</w:t>
            </w:r>
            <w:r w:rsidR="0099441C">
              <w:rPr>
                <w:rFonts w:hint="eastAsia"/>
              </w:rPr>
              <w:t>・</w:t>
            </w:r>
            <w:r>
              <w:rPr>
                <w:rFonts w:hint="eastAsia"/>
              </w:rPr>
              <w:t>全角スペースは自動削除</w:t>
            </w:r>
            <w:del w:id="737" w:author="hokada" w:date="2014-12-01T17:12:00Z">
              <w:r w:rsidDel="0069529F">
                <w:rPr>
                  <w:rFonts w:hint="eastAsia"/>
                </w:rPr>
                <w:delText>される</w:delText>
              </w:r>
            </w:del>
            <w:r>
              <w:rPr>
                <w:rFonts w:hint="eastAsia"/>
              </w:rPr>
              <w:t>。</w:t>
            </w:r>
          </w:p>
          <w:p w:rsidR="006335D9" w:rsidRDefault="005418CF" w:rsidP="005418CF">
            <w:pPr>
              <w:jc w:val="left"/>
            </w:pPr>
            <w:r>
              <w:rPr>
                <w:rFonts w:hint="eastAsia"/>
              </w:rPr>
              <w:t>フレームの高さでは、半角スペースは自動削除され、全角スペースが入ると後述のサブミットロックがかかる。</w:t>
            </w:r>
          </w:p>
        </w:tc>
      </w:tr>
      <w:tr w:rsidR="006335D9" w:rsidTr="00B0322B">
        <w:trPr>
          <w:jc w:val="center"/>
        </w:trPr>
        <w:tc>
          <w:tcPr>
            <w:tcW w:w="450" w:type="dxa"/>
            <w:shd w:val="clear" w:color="auto" w:fill="D9D9D9" w:themeFill="background1" w:themeFillShade="D9"/>
            <w:vAlign w:val="center"/>
          </w:tcPr>
          <w:p w:rsidR="006335D9" w:rsidRDefault="006335D9" w:rsidP="00B0322B">
            <w:pPr>
              <w:jc w:val="center"/>
            </w:pPr>
            <w:r>
              <w:rPr>
                <w:rFonts w:hint="eastAsia"/>
              </w:rPr>
              <w:t>1</w:t>
            </w:r>
            <w:r w:rsidR="003F2E2F">
              <w:rPr>
                <w:rFonts w:hint="eastAsia"/>
              </w:rPr>
              <w:t>0</w:t>
            </w:r>
          </w:p>
        </w:tc>
        <w:tc>
          <w:tcPr>
            <w:tcW w:w="4051" w:type="dxa"/>
            <w:shd w:val="clear" w:color="auto" w:fill="D9D9D9" w:themeFill="background1" w:themeFillShade="D9"/>
          </w:tcPr>
          <w:p w:rsidR="006335D9" w:rsidRDefault="006335D9" w:rsidP="00FB4349">
            <w:r w:rsidRPr="00832374">
              <w:rPr>
                <w:rFonts w:hint="eastAsia"/>
              </w:rPr>
              <w:t>ラジオボタンやチェックボックスはラベルを押しても選べるようにする</w:t>
            </w:r>
          </w:p>
        </w:tc>
        <w:tc>
          <w:tcPr>
            <w:tcW w:w="425" w:type="dxa"/>
            <w:shd w:val="clear" w:color="auto" w:fill="D9D9D9" w:themeFill="background1" w:themeFillShade="D9"/>
            <w:vAlign w:val="center"/>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6335D9" w:rsidP="005418CF">
            <w:pPr>
              <w:jc w:val="left"/>
            </w:pPr>
            <w:r>
              <w:rPr>
                <w:rFonts w:hint="eastAsia"/>
              </w:rPr>
              <w:t>ラベル押下でも選択可能</w:t>
            </w:r>
            <w:r w:rsidR="00BE2225">
              <w:rPr>
                <w:rFonts w:hint="eastAsia"/>
              </w:rPr>
              <w:t>。</w:t>
            </w:r>
          </w:p>
        </w:tc>
      </w:tr>
    </w:tbl>
    <w:p w:rsidR="00867FA5" w:rsidRDefault="00867FA5" w:rsidP="00867FA5"/>
    <w:p w:rsidR="00C07EAC" w:rsidRDefault="00C07EAC" w:rsidP="00C07EAC">
      <w:pPr>
        <w:ind w:leftChars="100" w:left="210"/>
      </w:pPr>
      <w:r>
        <w:rPr>
          <w:rFonts w:hint="eastAsia"/>
        </w:rPr>
        <w:t xml:space="preserve">　上記の通り、全ての項目を実現できた。以下に</w:t>
      </w:r>
      <w:r>
        <w:rPr>
          <w:rFonts w:hint="eastAsia"/>
        </w:rPr>
        <w:t>NC2</w:t>
      </w:r>
      <w:r w:rsidR="0099441C">
        <w:rPr>
          <w:rFonts w:hint="eastAsia"/>
        </w:rPr>
        <w:t>・</w:t>
      </w:r>
      <w:r>
        <w:rPr>
          <w:rFonts w:hint="eastAsia"/>
        </w:rPr>
        <w:t>NC3</w:t>
      </w:r>
      <w:r>
        <w:rPr>
          <w:rFonts w:hint="eastAsia"/>
        </w:rPr>
        <w:t>の表示を比較し、</w:t>
      </w:r>
      <w:r w:rsidR="009A64DE">
        <w:rPr>
          <w:rFonts w:hint="eastAsia"/>
        </w:rPr>
        <w:t>変更点等</w:t>
      </w:r>
      <w:r>
        <w:rPr>
          <w:rFonts w:hint="eastAsia"/>
        </w:rPr>
        <w:t>を示す。</w:t>
      </w:r>
    </w:p>
    <w:p w:rsidR="009A64DE" w:rsidRDefault="009A64DE">
      <w:pPr>
        <w:widowControl/>
        <w:adjustRightInd/>
        <w:spacing w:line="240" w:lineRule="auto"/>
        <w:jc w:val="left"/>
        <w:textAlignment w:val="auto"/>
      </w:pPr>
      <w:r>
        <w:br w:type="page"/>
      </w:r>
    </w:p>
    <w:p w:rsidR="00574BDD" w:rsidRPr="00B250E3" w:rsidRDefault="00574BDD" w:rsidP="00574BDD">
      <w:pPr>
        <w:pStyle w:val="af2"/>
        <w:keepNext/>
        <w:jc w:val="center"/>
        <w:rPr>
          <w:u w:val="single"/>
        </w:rPr>
      </w:pPr>
      <w:r w:rsidRPr="00B250E3">
        <w:rPr>
          <w:rFonts w:hint="eastAsia"/>
          <w:u w:val="single"/>
        </w:rPr>
        <w:lastRenderedPageBreak/>
        <w:t>表</w:t>
      </w:r>
      <w:r w:rsidRPr="00B250E3">
        <w:rPr>
          <w:rFonts w:hint="eastAsia"/>
          <w:u w:val="single"/>
        </w:rPr>
        <w:t xml:space="preserve"> </w:t>
      </w:r>
      <w:r w:rsidR="00172E0E">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172E0E">
        <w:rPr>
          <w:u w:val="single"/>
        </w:rPr>
        <w:fldChar w:fldCharType="separate"/>
      </w:r>
      <w:r w:rsidR="00CB7A33">
        <w:rPr>
          <w:noProof/>
          <w:u w:val="single"/>
        </w:rPr>
        <w:t>4</w:t>
      </w:r>
      <w:r w:rsidR="00172E0E">
        <w:rPr>
          <w:u w:val="single"/>
        </w:rPr>
        <w:fldChar w:fldCharType="end"/>
      </w:r>
      <w:r w:rsidR="00CB7A33">
        <w:rPr>
          <w:u w:val="single"/>
        </w:rPr>
        <w:t>.</w:t>
      </w:r>
      <w:r w:rsidR="00172E0E">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172E0E">
        <w:rPr>
          <w:u w:val="single"/>
        </w:rPr>
        <w:fldChar w:fldCharType="separate"/>
      </w:r>
      <w:r w:rsidR="00CB7A33">
        <w:rPr>
          <w:noProof/>
          <w:u w:val="single"/>
        </w:rPr>
        <w:t>4</w:t>
      </w:r>
      <w:r w:rsidR="00172E0E">
        <w:rPr>
          <w:u w:val="single"/>
        </w:rPr>
        <w:fldChar w:fldCharType="end"/>
      </w:r>
      <w:r w:rsidRPr="00B250E3">
        <w:rPr>
          <w:rFonts w:hint="eastAsia"/>
          <w:u w:val="single"/>
        </w:rPr>
        <w:t xml:space="preserve">　</w:t>
      </w:r>
      <w:r w:rsidRPr="00B250E3">
        <w:rPr>
          <w:rFonts w:hint="eastAsia"/>
          <w:u w:val="single"/>
        </w:rPr>
        <w:t>NC2</w:t>
      </w:r>
      <w:r w:rsidRPr="00B250E3">
        <w:rPr>
          <w:rFonts w:hint="eastAsia"/>
          <w:u w:val="single"/>
        </w:rPr>
        <w:t>から</w:t>
      </w:r>
      <w:r w:rsidRPr="00B250E3">
        <w:rPr>
          <w:rFonts w:hint="eastAsia"/>
          <w:u w:val="single"/>
        </w:rPr>
        <w:t>NC3</w:t>
      </w:r>
      <w:r w:rsidRPr="00B250E3">
        <w:rPr>
          <w:rFonts w:hint="eastAsia"/>
          <w:u w:val="single"/>
        </w:rPr>
        <w:t>への変更点</w:t>
      </w:r>
    </w:p>
    <w:tbl>
      <w:tblPr>
        <w:tblStyle w:val="af1"/>
        <w:tblW w:w="11317" w:type="dxa"/>
        <w:jc w:val="center"/>
        <w:tblInd w:w="-415" w:type="dxa"/>
        <w:tblLook w:val="04A0"/>
      </w:tblPr>
      <w:tblGrid>
        <w:gridCol w:w="426"/>
        <w:gridCol w:w="1776"/>
        <w:gridCol w:w="4506"/>
        <w:gridCol w:w="4609"/>
        <w:tblGridChange w:id="738">
          <w:tblGrid>
            <w:gridCol w:w="426"/>
            <w:gridCol w:w="1776"/>
            <w:gridCol w:w="288"/>
            <w:gridCol w:w="426"/>
            <w:gridCol w:w="1776"/>
            <w:gridCol w:w="2016"/>
            <w:gridCol w:w="4609"/>
            <w:gridCol w:w="2490"/>
          </w:tblGrid>
        </w:tblGridChange>
      </w:tblGrid>
      <w:tr w:rsidR="001B2014" w:rsidTr="001B2014">
        <w:trPr>
          <w:jc w:val="center"/>
        </w:trPr>
        <w:tc>
          <w:tcPr>
            <w:tcW w:w="426" w:type="dxa"/>
            <w:shd w:val="clear" w:color="auto" w:fill="DAEEF3" w:themeFill="accent5" w:themeFillTint="33"/>
            <w:vAlign w:val="center"/>
          </w:tcPr>
          <w:p w:rsidR="009A64DE" w:rsidRDefault="009A64DE" w:rsidP="009A64DE">
            <w:pPr>
              <w:jc w:val="center"/>
            </w:pPr>
            <w:r>
              <w:rPr>
                <w:rFonts w:hint="eastAsia"/>
              </w:rPr>
              <w:t>項番</w:t>
            </w:r>
          </w:p>
        </w:tc>
        <w:tc>
          <w:tcPr>
            <w:tcW w:w="2061" w:type="dxa"/>
            <w:shd w:val="clear" w:color="auto" w:fill="DAEEF3" w:themeFill="accent5" w:themeFillTint="33"/>
            <w:vAlign w:val="center"/>
          </w:tcPr>
          <w:p w:rsidR="009A64DE" w:rsidRDefault="00574BDD" w:rsidP="009A64DE">
            <w:pPr>
              <w:jc w:val="center"/>
            </w:pPr>
            <w:r>
              <w:rPr>
                <w:rFonts w:hint="eastAsia"/>
              </w:rPr>
              <w:t>項目</w:t>
            </w:r>
          </w:p>
        </w:tc>
        <w:tc>
          <w:tcPr>
            <w:tcW w:w="4354" w:type="dxa"/>
            <w:shd w:val="clear" w:color="auto" w:fill="DAEEF3" w:themeFill="accent5" w:themeFillTint="33"/>
            <w:vAlign w:val="center"/>
          </w:tcPr>
          <w:p w:rsidR="009A64DE" w:rsidRDefault="009A64DE" w:rsidP="009A64DE">
            <w:pPr>
              <w:jc w:val="center"/>
            </w:pPr>
            <w:r>
              <w:rPr>
                <w:rFonts w:hint="eastAsia"/>
              </w:rPr>
              <w:t>NC3</w:t>
            </w:r>
          </w:p>
        </w:tc>
        <w:tc>
          <w:tcPr>
            <w:tcW w:w="4476" w:type="dxa"/>
            <w:shd w:val="clear" w:color="auto" w:fill="DAEEF3" w:themeFill="accent5" w:themeFillTint="33"/>
            <w:vAlign w:val="center"/>
          </w:tcPr>
          <w:p w:rsidR="009A64DE" w:rsidRDefault="009A64DE" w:rsidP="009A64DE">
            <w:pPr>
              <w:jc w:val="center"/>
            </w:pPr>
            <w:r>
              <w:rPr>
                <w:rFonts w:hint="eastAsia"/>
              </w:rPr>
              <w:t>NC2</w:t>
            </w:r>
          </w:p>
        </w:tc>
      </w:tr>
      <w:tr w:rsidR="001B2014" w:rsidTr="001B2014">
        <w:trPr>
          <w:trHeight w:val="2444"/>
          <w:jc w:val="center"/>
        </w:trPr>
        <w:tc>
          <w:tcPr>
            <w:tcW w:w="426" w:type="dxa"/>
            <w:vMerge w:val="restart"/>
            <w:vAlign w:val="center"/>
          </w:tcPr>
          <w:p w:rsidR="00095289" w:rsidRDefault="00095289" w:rsidP="00095289">
            <w:pPr>
              <w:jc w:val="center"/>
            </w:pPr>
            <w:r>
              <w:rPr>
                <w:rFonts w:hint="eastAsia"/>
              </w:rPr>
              <w:t>1</w:t>
            </w:r>
          </w:p>
        </w:tc>
        <w:tc>
          <w:tcPr>
            <w:tcW w:w="2061" w:type="dxa"/>
            <w:vAlign w:val="center"/>
          </w:tcPr>
          <w:p w:rsidR="00095289" w:rsidRDefault="00095289" w:rsidP="00095289">
            <w:r>
              <w:rPr>
                <w:rFonts w:hint="eastAsia"/>
              </w:rPr>
              <w:t>URL</w:t>
            </w:r>
            <w:r>
              <w:rPr>
                <w:rFonts w:hint="eastAsia"/>
              </w:rPr>
              <w:t>の編集画面</w:t>
            </w:r>
          </w:p>
        </w:tc>
        <w:tc>
          <w:tcPr>
            <w:tcW w:w="4354" w:type="dxa"/>
            <w:vAlign w:val="center"/>
          </w:tcPr>
          <w:p w:rsidR="00095289" w:rsidRDefault="00095289" w:rsidP="00095289">
            <w:pPr>
              <w:jc w:val="center"/>
            </w:pPr>
            <w:r w:rsidRPr="009A64DE">
              <w:rPr>
                <w:noProof/>
              </w:rPr>
              <w:drawing>
                <wp:inline distT="0" distB="0" distL="0" distR="0">
                  <wp:extent cx="2698271" cy="1475117"/>
                  <wp:effectExtent l="19050" t="0" r="6829" b="0"/>
                  <wp:docPr id="46" name="図 6"/>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39" cstate="print"/>
                          <a:srcRect/>
                          <a:stretch>
                            <a:fillRect/>
                          </a:stretch>
                        </pic:blipFill>
                        <pic:spPr bwMode="auto">
                          <a:xfrm>
                            <a:off x="0" y="0"/>
                            <a:ext cx="2713488" cy="1483436"/>
                          </a:xfrm>
                          <a:prstGeom prst="rect">
                            <a:avLst/>
                          </a:prstGeom>
                          <a:noFill/>
                          <a:ln w="9525">
                            <a:noFill/>
                            <a:miter lim="800000"/>
                            <a:headEnd/>
                            <a:tailEnd/>
                          </a:ln>
                        </pic:spPr>
                      </pic:pic>
                    </a:graphicData>
                  </a:graphic>
                </wp:inline>
              </w:drawing>
            </w:r>
          </w:p>
        </w:tc>
        <w:tc>
          <w:tcPr>
            <w:tcW w:w="4476" w:type="dxa"/>
            <w:vAlign w:val="center"/>
          </w:tcPr>
          <w:p w:rsidR="00095289" w:rsidRDefault="0037401E" w:rsidP="00095289">
            <w:pPr>
              <w:jc w:val="center"/>
            </w:pPr>
            <w:r>
              <w:object w:dxaOrig="8040" w:dyaOrig="2250">
                <v:shape id="_x0000_i1025" type="#_x0000_t75" style="width:216.75pt;height:60.75pt" o:ole="">
                  <v:imagedata r:id="rId40" o:title=""/>
                </v:shape>
                <o:OLEObject Type="Embed" ProgID="PBrush" ShapeID="_x0000_i1025" DrawAspect="Content" ObjectID="_1487604851" r:id="rId41"/>
              </w:object>
            </w:r>
          </w:p>
        </w:tc>
      </w:tr>
      <w:tr w:rsidR="006A3EBB" w:rsidTr="000D7CE7">
        <w:tblPrEx>
          <w:tblW w:w="11317" w:type="dxa"/>
          <w:jc w:val="center"/>
          <w:tblInd w:w="-415" w:type="dxa"/>
          <w:tblPrExChange w:id="739" w:author="hokada" w:date="2014-12-01T17:15:00Z">
            <w:tblPrEx>
              <w:tblW w:w="11317" w:type="dxa"/>
              <w:jc w:val="center"/>
              <w:tblInd w:w="-415" w:type="dxa"/>
            </w:tblPrEx>
          </w:tblPrExChange>
        </w:tblPrEx>
        <w:trPr>
          <w:trHeight w:val="1473"/>
          <w:jc w:val="center"/>
          <w:trPrChange w:id="740" w:author="hokada" w:date="2014-12-01T17:15:00Z">
            <w:trPr>
              <w:gridBefore w:val="3"/>
              <w:trHeight w:val="1117"/>
              <w:jc w:val="center"/>
            </w:trPr>
          </w:trPrChange>
        </w:trPr>
        <w:tc>
          <w:tcPr>
            <w:tcW w:w="426" w:type="dxa"/>
            <w:vMerge/>
            <w:vAlign w:val="center"/>
            <w:tcPrChange w:id="741" w:author="hokada" w:date="2014-12-01T17:15:00Z">
              <w:tcPr>
                <w:tcW w:w="426" w:type="dxa"/>
                <w:vMerge/>
                <w:vAlign w:val="center"/>
              </w:tcPr>
            </w:tcPrChange>
          </w:tcPr>
          <w:p w:rsidR="006A3EBB" w:rsidRDefault="006A3EBB" w:rsidP="00095289">
            <w:pPr>
              <w:jc w:val="center"/>
            </w:pPr>
          </w:p>
        </w:tc>
        <w:tc>
          <w:tcPr>
            <w:tcW w:w="2061" w:type="dxa"/>
            <w:shd w:val="clear" w:color="auto" w:fill="D9D9D9" w:themeFill="background1" w:themeFillShade="D9"/>
            <w:vAlign w:val="center"/>
            <w:tcPrChange w:id="742" w:author="hokada" w:date="2014-12-01T17:15:00Z">
              <w:tcPr>
                <w:tcW w:w="2061" w:type="dxa"/>
                <w:shd w:val="clear" w:color="auto" w:fill="D9D9D9" w:themeFill="background1" w:themeFillShade="D9"/>
                <w:vAlign w:val="center"/>
              </w:tcPr>
            </w:tcPrChange>
          </w:tcPr>
          <w:p w:rsidR="006A3EBB" w:rsidRDefault="006A3EBB" w:rsidP="001B2014">
            <w:r>
              <w:rPr>
                <w:rFonts w:hint="eastAsia"/>
              </w:rPr>
              <w:t>主な変更点</w:t>
            </w:r>
          </w:p>
        </w:tc>
        <w:tc>
          <w:tcPr>
            <w:tcW w:w="8830" w:type="dxa"/>
            <w:gridSpan w:val="2"/>
            <w:shd w:val="clear" w:color="auto" w:fill="D9D9D9" w:themeFill="background1" w:themeFillShade="D9"/>
            <w:vAlign w:val="center"/>
            <w:tcPrChange w:id="743" w:author="hokada" w:date="2014-12-01T17:15:00Z">
              <w:tcPr>
                <w:tcW w:w="8830" w:type="dxa"/>
                <w:gridSpan w:val="3"/>
                <w:shd w:val="clear" w:color="auto" w:fill="D9D9D9" w:themeFill="background1" w:themeFillShade="D9"/>
                <w:vAlign w:val="center"/>
              </w:tcPr>
            </w:tcPrChange>
          </w:tcPr>
          <w:p w:rsidR="006A3EBB" w:rsidRDefault="008D4A59" w:rsidP="007A7DB2">
            <w:pPr>
              <w:pStyle w:val="ab"/>
              <w:numPr>
                <w:ilvl w:val="0"/>
                <w:numId w:val="31"/>
              </w:numPr>
              <w:ind w:leftChars="0"/>
            </w:pPr>
            <w:r>
              <w:rPr>
                <w:rFonts w:hint="eastAsia"/>
              </w:rPr>
              <w:t>詳細設定のリンクが無くなった。</w:t>
            </w:r>
            <w:ins w:id="744" w:author="hokada" w:date="2014-12-01T17:13:00Z">
              <w:r w:rsidR="00B46A58">
                <w:rPr>
                  <w:rFonts w:hint="eastAsia"/>
                </w:rPr>
                <w:t>（</w:t>
              </w:r>
              <w:r w:rsidR="00B46A58">
                <w:rPr>
                  <w:rFonts w:hint="eastAsia"/>
                </w:rPr>
                <w:t>NC3</w:t>
              </w:r>
              <w:r w:rsidR="00B46A58">
                <w:rPr>
                  <w:rFonts w:hint="eastAsia"/>
                </w:rPr>
                <w:t>の仕様により、表示方法変更タブ</w:t>
              </w:r>
            </w:ins>
            <w:ins w:id="745" w:author="hokada" w:date="2014-12-01T17:16:00Z">
              <w:r w:rsidR="000D7CE7">
                <w:rPr>
                  <w:rFonts w:hint="eastAsia"/>
                </w:rPr>
                <w:t>へ移動</w:t>
              </w:r>
            </w:ins>
            <w:ins w:id="746" w:author="hokada" w:date="2014-12-01T17:13:00Z">
              <w:r w:rsidR="00B46A58">
                <w:rPr>
                  <w:rFonts w:hint="eastAsia"/>
                </w:rPr>
                <w:t>）</w:t>
              </w:r>
            </w:ins>
          </w:p>
          <w:p w:rsidR="00B46A58" w:rsidRDefault="008D4A59" w:rsidP="00B46A58">
            <w:pPr>
              <w:pStyle w:val="ab"/>
              <w:numPr>
                <w:ilvl w:val="0"/>
                <w:numId w:val="31"/>
              </w:numPr>
              <w:ind w:leftChars="0"/>
              <w:rPr>
                <w:ins w:id="747" w:author="hokada" w:date="2014-12-01T17:14:00Z"/>
              </w:rPr>
            </w:pPr>
            <w:r>
              <w:rPr>
                <w:rFonts w:hint="eastAsia"/>
              </w:rPr>
              <w:t>入力が必須かどうか一目で分かるようになった。</w:t>
            </w:r>
          </w:p>
          <w:p w:rsidR="0066514A" w:rsidRDefault="00B46A58">
            <w:pPr>
              <w:pStyle w:val="ab"/>
              <w:numPr>
                <w:ilvl w:val="0"/>
                <w:numId w:val="31"/>
              </w:numPr>
              <w:ind w:leftChars="0"/>
            </w:pPr>
            <w:ins w:id="748" w:author="hokada" w:date="2014-12-01T17:14:00Z">
              <w:r>
                <w:rPr>
                  <w:rFonts w:hint="eastAsia"/>
                </w:rPr>
                <w:t>現在の入力内容がエラーなのかどうか一目でわかるようになった。</w:t>
              </w:r>
            </w:ins>
          </w:p>
        </w:tc>
      </w:tr>
      <w:tr w:rsidR="001B2014" w:rsidTr="001B2014">
        <w:trPr>
          <w:trHeight w:val="2938"/>
          <w:jc w:val="center"/>
        </w:trPr>
        <w:tc>
          <w:tcPr>
            <w:tcW w:w="426" w:type="dxa"/>
            <w:vMerge w:val="restart"/>
            <w:vAlign w:val="center"/>
          </w:tcPr>
          <w:p w:rsidR="00095289" w:rsidRDefault="00095289" w:rsidP="00095289">
            <w:pPr>
              <w:jc w:val="center"/>
            </w:pPr>
            <w:r>
              <w:rPr>
                <w:rFonts w:hint="eastAsia"/>
              </w:rPr>
              <w:t>2</w:t>
            </w:r>
          </w:p>
        </w:tc>
        <w:tc>
          <w:tcPr>
            <w:tcW w:w="2061" w:type="dxa"/>
            <w:vAlign w:val="center"/>
          </w:tcPr>
          <w:p w:rsidR="00095289" w:rsidRDefault="00095289" w:rsidP="00095289">
            <w:r>
              <w:rPr>
                <w:rFonts w:hint="eastAsia"/>
              </w:rPr>
              <w:t>フレームの高さ及び、スクロールバー</w:t>
            </w:r>
            <w:r w:rsidR="0099441C">
              <w:rPr>
                <w:rFonts w:hint="eastAsia"/>
              </w:rPr>
              <w:t>・</w:t>
            </w:r>
            <w:r>
              <w:rPr>
                <w:rFonts w:hint="eastAsia"/>
              </w:rPr>
              <w:t>フレーム枠有無の編集画面</w:t>
            </w:r>
          </w:p>
        </w:tc>
        <w:tc>
          <w:tcPr>
            <w:tcW w:w="4354" w:type="dxa"/>
            <w:vAlign w:val="center"/>
          </w:tcPr>
          <w:p w:rsidR="001B2014" w:rsidRDefault="00095289" w:rsidP="001B2014">
            <w:pPr>
              <w:jc w:val="center"/>
            </w:pPr>
            <w:r w:rsidRPr="00095289">
              <w:rPr>
                <w:noProof/>
              </w:rPr>
              <w:drawing>
                <wp:inline distT="0" distB="0" distL="0" distR="0">
                  <wp:extent cx="2655139" cy="1759789"/>
                  <wp:effectExtent l="19050" t="0" r="0" b="0"/>
                  <wp:docPr id="48" name="図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2" cstate="print"/>
                          <a:srcRect l="26578" t="11074" r="26173" b="49798"/>
                          <a:stretch>
                            <a:fillRect/>
                          </a:stretch>
                        </pic:blipFill>
                        <pic:spPr bwMode="auto">
                          <a:xfrm>
                            <a:off x="0" y="0"/>
                            <a:ext cx="2689820" cy="1782775"/>
                          </a:xfrm>
                          <a:prstGeom prst="rect">
                            <a:avLst/>
                          </a:prstGeom>
                          <a:noFill/>
                          <a:ln w="9525">
                            <a:noFill/>
                            <a:miter lim="800000"/>
                            <a:headEnd/>
                            <a:tailEnd/>
                          </a:ln>
                        </pic:spPr>
                      </pic:pic>
                    </a:graphicData>
                  </a:graphic>
                </wp:inline>
              </w:drawing>
            </w:r>
          </w:p>
        </w:tc>
        <w:tc>
          <w:tcPr>
            <w:tcW w:w="4476" w:type="dxa"/>
            <w:vAlign w:val="center"/>
          </w:tcPr>
          <w:p w:rsidR="00095289" w:rsidRDefault="0037401E" w:rsidP="00095289">
            <w:pPr>
              <w:jc w:val="center"/>
            </w:pPr>
            <w:r>
              <w:object w:dxaOrig="9150" w:dyaOrig="3345">
                <v:shape id="_x0000_i1026" type="#_x0000_t75" style="width:219.75pt;height:80.25pt" o:ole="">
                  <v:imagedata r:id="rId43" o:title=""/>
                </v:shape>
                <o:OLEObject Type="Embed" ProgID="PBrush" ShapeID="_x0000_i1026" DrawAspect="Content" ObjectID="_1487604852" r:id="rId44"/>
              </w:object>
            </w:r>
          </w:p>
        </w:tc>
      </w:tr>
      <w:tr w:rsidR="006A3EBB" w:rsidTr="001B2014">
        <w:trPr>
          <w:trHeight w:val="2153"/>
          <w:jc w:val="center"/>
        </w:trPr>
        <w:tc>
          <w:tcPr>
            <w:tcW w:w="426" w:type="dxa"/>
            <w:vMerge/>
          </w:tcPr>
          <w:p w:rsidR="006A3EBB" w:rsidRDefault="006A3EBB" w:rsidP="00867FA5"/>
        </w:tc>
        <w:tc>
          <w:tcPr>
            <w:tcW w:w="2061" w:type="dxa"/>
            <w:shd w:val="clear" w:color="auto" w:fill="D9D9D9" w:themeFill="background1" w:themeFillShade="D9"/>
            <w:vAlign w:val="center"/>
          </w:tcPr>
          <w:p w:rsidR="006A3EBB" w:rsidRDefault="006A3EBB" w:rsidP="001B2014">
            <w:r>
              <w:rPr>
                <w:rFonts w:hint="eastAsia"/>
              </w:rPr>
              <w:t>主な変更点</w:t>
            </w:r>
          </w:p>
        </w:tc>
        <w:tc>
          <w:tcPr>
            <w:tcW w:w="8830" w:type="dxa"/>
            <w:gridSpan w:val="2"/>
            <w:shd w:val="clear" w:color="auto" w:fill="D9D9D9" w:themeFill="background1" w:themeFillShade="D9"/>
            <w:vAlign w:val="center"/>
          </w:tcPr>
          <w:p w:rsidR="008D4A59" w:rsidRDefault="006A3EBB" w:rsidP="007A7DB2">
            <w:pPr>
              <w:pStyle w:val="ab"/>
              <w:numPr>
                <w:ilvl w:val="0"/>
                <w:numId w:val="31"/>
              </w:numPr>
              <w:ind w:leftChars="0"/>
            </w:pPr>
            <w:r>
              <w:rPr>
                <w:rFonts w:hint="eastAsia"/>
              </w:rPr>
              <w:t>NC2</w:t>
            </w:r>
            <w:del w:id="749" w:author="hokada" w:date="2014-12-01T17:18:00Z">
              <w:r w:rsidDel="000D7CE7">
                <w:rPr>
                  <w:rFonts w:hint="eastAsia"/>
                </w:rPr>
                <w:delText>で</w:delText>
              </w:r>
            </w:del>
            <w:r>
              <w:rPr>
                <w:rFonts w:hint="eastAsia"/>
              </w:rPr>
              <w:t>は詳細設定</w:t>
            </w:r>
            <w:del w:id="750" w:author="hokada" w:date="2014-12-01T17:18:00Z">
              <w:r w:rsidDel="000D7CE7">
                <w:rPr>
                  <w:rFonts w:hint="eastAsia"/>
                </w:rPr>
                <w:delText>となっていた</w:delText>
              </w:r>
            </w:del>
            <w:del w:id="751" w:author="hokada" w:date="2014-12-01T17:17:00Z">
              <w:r w:rsidDel="000D7CE7">
                <w:rPr>
                  <w:rFonts w:hint="eastAsia"/>
                </w:rPr>
                <w:delText>もの</w:delText>
              </w:r>
            </w:del>
            <w:del w:id="752" w:author="hokada" w:date="2014-12-01T17:18:00Z">
              <w:r w:rsidR="00033825" w:rsidDel="000D7CE7">
                <w:rPr>
                  <w:rFonts w:hint="eastAsia"/>
                </w:rPr>
                <w:delText>が</w:delText>
              </w:r>
            </w:del>
            <w:ins w:id="753" w:author="hokada" w:date="2014-12-01T17:18:00Z">
              <w:r w:rsidR="000D7CE7">
                <w:rPr>
                  <w:rFonts w:hint="eastAsia"/>
                </w:rPr>
                <w:t>で表示していたが</w:t>
              </w:r>
            </w:ins>
            <w:ins w:id="754" w:author="hokada" w:date="2014-12-01T17:17:00Z">
              <w:r w:rsidR="000D7CE7">
                <w:rPr>
                  <w:rFonts w:hint="eastAsia"/>
                </w:rPr>
                <w:t>、</w:t>
              </w:r>
            </w:ins>
            <w:r>
              <w:rPr>
                <w:rFonts w:hint="eastAsia"/>
              </w:rPr>
              <w:t>NC3</w:t>
            </w:r>
            <w:del w:id="755" w:author="hokada" w:date="2014-12-01T17:17:00Z">
              <w:r w:rsidDel="000D7CE7">
                <w:rPr>
                  <w:rFonts w:hint="eastAsia"/>
                </w:rPr>
                <w:delText>では別のタブに</w:delText>
              </w:r>
              <w:r w:rsidR="003778DB" w:rsidDel="000D7CE7">
                <w:rPr>
                  <w:rFonts w:hint="eastAsia"/>
                </w:rPr>
                <w:delText>分かれ</w:delText>
              </w:r>
              <w:r w:rsidR="000653E2" w:rsidDel="000D7CE7">
                <w:rPr>
                  <w:rFonts w:hint="eastAsia"/>
                </w:rPr>
                <w:delText>る</w:delText>
              </w:r>
              <w:r w:rsidDel="000D7CE7">
                <w:rPr>
                  <w:rFonts w:hint="eastAsia"/>
                </w:rPr>
                <w:delText>。</w:delText>
              </w:r>
            </w:del>
            <w:ins w:id="756" w:author="hokada" w:date="2014-12-01T17:17:00Z">
              <w:r w:rsidR="000D7CE7">
                <w:rPr>
                  <w:rFonts w:hint="eastAsia"/>
                </w:rPr>
                <w:t>の仕様で表示方法変更タブ内に</w:t>
              </w:r>
            </w:ins>
            <w:ins w:id="757" w:author="hokada" w:date="2014-12-01T17:18:00Z">
              <w:r w:rsidR="000D7CE7">
                <w:rPr>
                  <w:rFonts w:hint="eastAsia"/>
                </w:rPr>
                <w:t>表示</w:t>
              </w:r>
            </w:ins>
            <w:ins w:id="758" w:author="hokada" w:date="2014-12-01T17:17:00Z">
              <w:r w:rsidR="000D7CE7">
                <w:rPr>
                  <w:rFonts w:hint="eastAsia"/>
                </w:rPr>
                <w:t>。</w:t>
              </w:r>
            </w:ins>
          </w:p>
          <w:p w:rsidR="006A3EBB" w:rsidRDefault="000653E2" w:rsidP="007A7DB2">
            <w:pPr>
              <w:pStyle w:val="ab"/>
              <w:numPr>
                <w:ilvl w:val="0"/>
                <w:numId w:val="31"/>
              </w:numPr>
              <w:ind w:leftChars="0"/>
            </w:pPr>
            <w:r>
              <w:rPr>
                <w:rFonts w:hint="eastAsia"/>
              </w:rPr>
              <w:t>フレーム</w:t>
            </w:r>
            <w:r w:rsidR="006A3EBB">
              <w:rPr>
                <w:rFonts w:hint="eastAsia"/>
              </w:rPr>
              <w:t>幅の設定は無くなり、常にフレーム幅一杯に表示</w:t>
            </w:r>
            <w:del w:id="759" w:author="hokada" w:date="2014-12-01T17:20:00Z">
              <w:r w:rsidR="006A3EBB" w:rsidDel="00B072B6">
                <w:rPr>
                  <w:rFonts w:hint="eastAsia"/>
                </w:rPr>
                <w:delText>する</w:delText>
              </w:r>
            </w:del>
            <w:r w:rsidR="006A3EBB">
              <w:rPr>
                <w:rFonts w:hint="eastAsia"/>
              </w:rPr>
              <w:t>。</w:t>
            </w:r>
          </w:p>
          <w:p w:rsidR="006A3EBB" w:rsidRDefault="00471EFC" w:rsidP="001B2014">
            <w:pPr>
              <w:ind w:left="621"/>
            </w:pPr>
            <w:r>
              <w:rPr>
                <w:rFonts w:hint="eastAsia"/>
              </w:rPr>
              <w:t>（レスポンシブ</w:t>
            </w:r>
            <w:r w:rsidR="006A3EBB">
              <w:rPr>
                <w:rFonts w:hint="eastAsia"/>
              </w:rPr>
              <w:t>デザイン</w:t>
            </w:r>
            <w:del w:id="760" w:author="hokada" w:date="2014-12-01T17:19:00Z">
              <w:r w:rsidR="006A3EBB" w:rsidDel="000D7CE7">
                <w:rPr>
                  <w:rFonts w:hint="eastAsia"/>
                </w:rPr>
                <w:delText>に</w:delText>
              </w:r>
            </w:del>
            <w:r w:rsidR="006A3EBB">
              <w:rPr>
                <w:rFonts w:hint="eastAsia"/>
              </w:rPr>
              <w:t>対応</w:t>
            </w:r>
            <w:del w:id="761" w:author="hokada" w:date="2014-12-01T17:19:00Z">
              <w:r w:rsidR="006A3EBB" w:rsidDel="000D7CE7">
                <w:rPr>
                  <w:rFonts w:hint="eastAsia"/>
                </w:rPr>
                <w:delText>するため。</w:delText>
              </w:r>
            </w:del>
            <w:r w:rsidR="006A3EBB">
              <w:rPr>
                <w:rFonts w:hint="eastAsia"/>
              </w:rPr>
              <w:t>）</w:t>
            </w:r>
          </w:p>
          <w:p w:rsidR="006A3EBB" w:rsidRDefault="006A3EBB" w:rsidP="007A7DB2">
            <w:pPr>
              <w:pStyle w:val="ab"/>
              <w:numPr>
                <w:ilvl w:val="0"/>
                <w:numId w:val="31"/>
              </w:numPr>
              <w:ind w:leftChars="0"/>
            </w:pPr>
            <w:r>
              <w:rPr>
                <w:rFonts w:hint="eastAsia"/>
              </w:rPr>
              <w:t>ラジオボタンからチェックボックスに変更</w:t>
            </w:r>
            <w:del w:id="762" w:author="hokada" w:date="2014-12-01T17:19:00Z">
              <w:r w:rsidDel="00B072B6">
                <w:rPr>
                  <w:rFonts w:hint="eastAsia"/>
                </w:rPr>
                <w:delText>された</w:delText>
              </w:r>
            </w:del>
            <w:r>
              <w:rPr>
                <w:rFonts w:hint="eastAsia"/>
              </w:rPr>
              <w:t>。</w:t>
            </w:r>
          </w:p>
          <w:p w:rsidR="006A3EBB" w:rsidRDefault="008B3CE1" w:rsidP="001B2014">
            <w:pPr>
              <w:keepNext/>
              <w:ind w:left="621"/>
            </w:pPr>
            <w:r>
              <w:rPr>
                <w:rFonts w:hint="eastAsia"/>
              </w:rPr>
              <w:t>（</w:t>
            </w:r>
            <w:ins w:id="763" w:author="hokada" w:date="2014-12-01T17:18:00Z">
              <w:r w:rsidR="000D7CE7">
                <w:rPr>
                  <w:rFonts w:hint="eastAsia"/>
                </w:rPr>
                <w:t>NC3</w:t>
              </w:r>
              <w:r w:rsidR="000D7CE7">
                <w:rPr>
                  <w:rFonts w:hint="eastAsia"/>
                </w:rPr>
                <w:t>の</w:t>
              </w:r>
            </w:ins>
            <w:r>
              <w:rPr>
                <w:rFonts w:hint="eastAsia"/>
              </w:rPr>
              <w:t>ラジオボタン、チェックボックスの使い方に関する規定</w:t>
            </w:r>
            <w:del w:id="764" w:author="hokada" w:date="2014-12-01T17:18:00Z">
              <w:r w:rsidDel="000D7CE7">
                <w:rPr>
                  <w:rFonts w:hint="eastAsia"/>
                </w:rPr>
                <w:delText>ができた。</w:delText>
              </w:r>
            </w:del>
            <w:r>
              <w:rPr>
                <w:rFonts w:hint="eastAsia"/>
              </w:rPr>
              <w:t>）</w:t>
            </w:r>
          </w:p>
        </w:tc>
      </w:tr>
    </w:tbl>
    <w:p w:rsidR="009A64DE" w:rsidRDefault="009A64DE" w:rsidP="00574BDD">
      <w:pPr>
        <w:pStyle w:val="af2"/>
      </w:pPr>
    </w:p>
    <w:p w:rsidR="00867FA5" w:rsidRDefault="000267B9" w:rsidP="00CF2C3F">
      <w:pPr>
        <w:pStyle w:val="ab"/>
        <w:numPr>
          <w:ilvl w:val="0"/>
          <w:numId w:val="18"/>
        </w:numPr>
        <w:ind w:leftChars="0"/>
      </w:pPr>
      <w:r>
        <w:rPr>
          <w:rFonts w:hint="eastAsia"/>
        </w:rPr>
        <w:t>リアルタイム</w:t>
      </w:r>
      <w:r w:rsidR="002C0515">
        <w:rPr>
          <w:rFonts w:hint="eastAsia"/>
        </w:rPr>
        <w:t>バリデーション</w:t>
      </w:r>
    </w:p>
    <w:p w:rsidR="003857A2" w:rsidRDefault="00105668" w:rsidP="00254CDF">
      <w:pPr>
        <w:ind w:leftChars="100" w:left="210" w:firstLineChars="100" w:firstLine="210"/>
      </w:pPr>
      <w:r>
        <w:rPr>
          <w:rFonts w:hint="eastAsia"/>
        </w:rPr>
        <w:t>リアルタイム</w:t>
      </w:r>
      <w:r w:rsidR="002C0515">
        <w:rPr>
          <w:rFonts w:hint="eastAsia"/>
        </w:rPr>
        <w:t>バリデーション</w:t>
      </w:r>
      <w:r>
        <w:rPr>
          <w:rFonts w:hint="eastAsia"/>
        </w:rPr>
        <w:t>に関しては以下の通り</w:t>
      </w:r>
      <w:r>
        <w:rPr>
          <w:rFonts w:hint="eastAsia"/>
        </w:rPr>
        <w:t>2</w:t>
      </w:r>
      <w:r>
        <w:rPr>
          <w:rFonts w:hint="eastAsia"/>
        </w:rPr>
        <w:t>項目挙げて</w:t>
      </w:r>
      <w:r w:rsidR="00254CDF">
        <w:rPr>
          <w:rFonts w:hint="eastAsia"/>
        </w:rPr>
        <w:t>いる。各項目の実現状況を示す。</w:t>
      </w:r>
    </w:p>
    <w:p w:rsidR="001B2014" w:rsidRDefault="001B2014">
      <w:pPr>
        <w:widowControl/>
        <w:adjustRightInd/>
        <w:spacing w:line="240" w:lineRule="auto"/>
        <w:jc w:val="left"/>
        <w:textAlignment w:val="auto"/>
      </w:pPr>
      <w:r>
        <w:br w:type="page"/>
      </w:r>
    </w:p>
    <w:p w:rsidR="005D6553" w:rsidRDefault="005D6553" w:rsidP="005D6553">
      <w:pPr>
        <w:pStyle w:val="af2"/>
        <w:keepNext/>
        <w:jc w:val="center"/>
        <w:rPr>
          <w:u w:val="single"/>
        </w:rPr>
      </w:pPr>
      <w:r w:rsidRPr="005D6553">
        <w:rPr>
          <w:rFonts w:hint="eastAsia"/>
          <w:u w:val="single"/>
        </w:rPr>
        <w:lastRenderedPageBreak/>
        <w:t>表</w:t>
      </w:r>
      <w:r w:rsidRPr="005D6553">
        <w:rPr>
          <w:rFonts w:hint="eastAsia"/>
          <w:u w:val="single"/>
        </w:rPr>
        <w:t xml:space="preserve"> </w:t>
      </w:r>
      <w:r w:rsidR="00172E0E">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172E0E">
        <w:rPr>
          <w:u w:val="single"/>
        </w:rPr>
        <w:fldChar w:fldCharType="separate"/>
      </w:r>
      <w:r w:rsidR="00CB7A33">
        <w:rPr>
          <w:noProof/>
          <w:u w:val="single"/>
        </w:rPr>
        <w:t>4</w:t>
      </w:r>
      <w:r w:rsidR="00172E0E">
        <w:rPr>
          <w:u w:val="single"/>
        </w:rPr>
        <w:fldChar w:fldCharType="end"/>
      </w:r>
      <w:r w:rsidR="00CB7A33">
        <w:rPr>
          <w:u w:val="single"/>
        </w:rPr>
        <w:t>.</w:t>
      </w:r>
      <w:r w:rsidR="00172E0E">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172E0E">
        <w:rPr>
          <w:u w:val="single"/>
        </w:rPr>
        <w:fldChar w:fldCharType="separate"/>
      </w:r>
      <w:r w:rsidR="00CB7A33">
        <w:rPr>
          <w:noProof/>
          <w:u w:val="single"/>
        </w:rPr>
        <w:t>5</w:t>
      </w:r>
      <w:r w:rsidR="00172E0E">
        <w:rPr>
          <w:u w:val="single"/>
        </w:rPr>
        <w:fldChar w:fldCharType="end"/>
      </w:r>
      <w:r w:rsidRPr="005D6553">
        <w:rPr>
          <w:rFonts w:hint="eastAsia"/>
          <w:u w:val="single"/>
        </w:rPr>
        <w:t xml:space="preserve">　</w:t>
      </w:r>
      <w:r w:rsidR="000267B9">
        <w:rPr>
          <w:rFonts w:hint="eastAsia"/>
          <w:u w:val="single"/>
        </w:rPr>
        <w:t>リアルタイム</w:t>
      </w:r>
      <w:r w:rsidR="002C0515">
        <w:rPr>
          <w:rFonts w:hint="eastAsia"/>
          <w:u w:val="single"/>
        </w:rPr>
        <w:t>バリデーション</w:t>
      </w:r>
      <w:r w:rsidRPr="005D6553">
        <w:rPr>
          <w:rFonts w:hint="eastAsia"/>
          <w:u w:val="single"/>
        </w:rPr>
        <w:t>評価</w:t>
      </w:r>
    </w:p>
    <w:p w:rsidR="003857A2" w:rsidRPr="003857A2" w:rsidRDefault="003857A2" w:rsidP="003857A2">
      <w:pPr>
        <w:jc w:val="right"/>
      </w:pPr>
      <w:r>
        <w:rPr>
          <w:rFonts w:hint="eastAsia"/>
        </w:rPr>
        <w:t>○：実現した（達成）、×：未達成</w:t>
      </w:r>
    </w:p>
    <w:tbl>
      <w:tblPr>
        <w:tblStyle w:val="af1"/>
        <w:tblW w:w="11060" w:type="dxa"/>
        <w:jc w:val="center"/>
        <w:tblInd w:w="-104" w:type="dxa"/>
        <w:tblLook w:val="04A0"/>
      </w:tblPr>
      <w:tblGrid>
        <w:gridCol w:w="450"/>
        <w:gridCol w:w="4035"/>
        <w:gridCol w:w="445"/>
        <w:gridCol w:w="6130"/>
      </w:tblGrid>
      <w:tr w:rsidR="00425ACE" w:rsidTr="00425ACE">
        <w:trPr>
          <w:jc w:val="center"/>
        </w:trPr>
        <w:tc>
          <w:tcPr>
            <w:tcW w:w="450" w:type="dxa"/>
            <w:shd w:val="clear" w:color="auto" w:fill="DAEEF3" w:themeFill="accent5" w:themeFillTint="33"/>
            <w:vAlign w:val="center"/>
          </w:tcPr>
          <w:p w:rsidR="00425ACE" w:rsidRDefault="00425ACE" w:rsidP="00FB4349">
            <w:pPr>
              <w:jc w:val="center"/>
            </w:pPr>
            <w:r>
              <w:rPr>
                <w:rFonts w:hint="eastAsia"/>
              </w:rPr>
              <w:t>項番</w:t>
            </w:r>
          </w:p>
        </w:tc>
        <w:tc>
          <w:tcPr>
            <w:tcW w:w="4035" w:type="dxa"/>
            <w:shd w:val="clear" w:color="auto" w:fill="DAEEF3" w:themeFill="accent5" w:themeFillTint="33"/>
            <w:vAlign w:val="center"/>
          </w:tcPr>
          <w:p w:rsidR="00425ACE" w:rsidRDefault="00425ACE" w:rsidP="00FB4349">
            <w:pPr>
              <w:jc w:val="center"/>
            </w:pPr>
            <w:r>
              <w:rPr>
                <w:rFonts w:hint="eastAsia"/>
              </w:rPr>
              <w:t>検討項目</w:t>
            </w:r>
          </w:p>
        </w:tc>
        <w:tc>
          <w:tcPr>
            <w:tcW w:w="445" w:type="dxa"/>
            <w:shd w:val="clear" w:color="auto" w:fill="DAEEF3" w:themeFill="accent5" w:themeFillTint="33"/>
            <w:vAlign w:val="center"/>
          </w:tcPr>
          <w:p w:rsidR="00425ACE" w:rsidRDefault="00425ACE" w:rsidP="00FB4349">
            <w:pPr>
              <w:jc w:val="center"/>
            </w:pPr>
            <w:r>
              <w:rPr>
                <w:rFonts w:hint="eastAsia"/>
              </w:rPr>
              <w:t>評価</w:t>
            </w:r>
          </w:p>
        </w:tc>
        <w:tc>
          <w:tcPr>
            <w:tcW w:w="6130" w:type="dxa"/>
            <w:shd w:val="clear" w:color="auto" w:fill="DAEEF3" w:themeFill="accent5" w:themeFillTint="33"/>
            <w:vAlign w:val="center"/>
          </w:tcPr>
          <w:p w:rsidR="00425ACE" w:rsidRDefault="00425ACE" w:rsidP="00425ACE">
            <w:pPr>
              <w:jc w:val="center"/>
            </w:pPr>
            <w:r>
              <w:rPr>
                <w:rFonts w:hint="eastAsia"/>
              </w:rPr>
              <w:t>概要</w:t>
            </w:r>
          </w:p>
        </w:tc>
      </w:tr>
      <w:tr w:rsidR="00425ACE" w:rsidTr="00425ACE">
        <w:trPr>
          <w:jc w:val="center"/>
        </w:trPr>
        <w:tc>
          <w:tcPr>
            <w:tcW w:w="450" w:type="dxa"/>
            <w:shd w:val="clear" w:color="auto" w:fill="auto"/>
          </w:tcPr>
          <w:p w:rsidR="00425ACE" w:rsidRDefault="00425ACE" w:rsidP="00FB4349">
            <w:r>
              <w:rPr>
                <w:rFonts w:hint="eastAsia"/>
              </w:rPr>
              <w:t>11</w:t>
            </w:r>
          </w:p>
        </w:tc>
        <w:tc>
          <w:tcPr>
            <w:tcW w:w="4035" w:type="dxa"/>
            <w:shd w:val="clear" w:color="auto" w:fill="auto"/>
          </w:tcPr>
          <w:p w:rsidR="00425ACE" w:rsidRDefault="00425ACE" w:rsidP="00FB4349">
            <w:r w:rsidRPr="0096434C">
              <w:rPr>
                <w:rFonts w:hint="eastAsia"/>
              </w:rPr>
              <w:t>エラーを明記する</w:t>
            </w:r>
          </w:p>
        </w:tc>
        <w:tc>
          <w:tcPr>
            <w:tcW w:w="445" w:type="dxa"/>
            <w:shd w:val="clear" w:color="auto" w:fill="auto"/>
            <w:vAlign w:val="center"/>
          </w:tcPr>
          <w:p w:rsidR="00425ACE" w:rsidRPr="0096434C" w:rsidRDefault="00425ACE" w:rsidP="00FB4349">
            <w:pPr>
              <w:jc w:val="center"/>
            </w:pPr>
            <w:r>
              <w:rPr>
                <w:rFonts w:hint="eastAsia"/>
              </w:rPr>
              <w:t>○</w:t>
            </w:r>
          </w:p>
        </w:tc>
        <w:tc>
          <w:tcPr>
            <w:tcW w:w="6130" w:type="dxa"/>
            <w:vAlign w:val="center"/>
          </w:tcPr>
          <w:p w:rsidR="00425ACE" w:rsidRDefault="005C1918" w:rsidP="00425ACE">
            <w:r>
              <w:rPr>
                <w:rFonts w:hint="eastAsia"/>
              </w:rPr>
              <w:t>不正な値が入力された場合、エラーをフォームの</w:t>
            </w:r>
            <w:del w:id="765" w:author="hokada" w:date="2014-12-01T17:20:00Z">
              <w:r w:rsidDel="00A5593F">
                <w:rPr>
                  <w:rFonts w:hint="eastAsia"/>
                </w:rPr>
                <w:delText>真下</w:delText>
              </w:r>
            </w:del>
            <w:ins w:id="766" w:author="hokada" w:date="2014-12-01T17:54:00Z">
              <w:r w:rsidR="00211D16">
                <w:rPr>
                  <w:rFonts w:hint="eastAsia"/>
                </w:rPr>
                <w:t>直後（真下）</w:t>
              </w:r>
            </w:ins>
            <w:r>
              <w:rPr>
                <w:rFonts w:hint="eastAsia"/>
              </w:rPr>
              <w:t>に表示</w:t>
            </w:r>
            <w:del w:id="767" w:author="hokada" w:date="2014-12-01T17:20:00Z">
              <w:r w:rsidDel="00A5593F">
                <w:rPr>
                  <w:rFonts w:hint="eastAsia"/>
                </w:rPr>
                <w:delText>する</w:delText>
              </w:r>
            </w:del>
            <w:r>
              <w:rPr>
                <w:rFonts w:hint="eastAsia"/>
              </w:rPr>
              <w:t>。</w:t>
            </w:r>
          </w:p>
        </w:tc>
      </w:tr>
      <w:tr w:rsidR="00425ACE" w:rsidTr="005C1918">
        <w:trPr>
          <w:jc w:val="center"/>
        </w:trPr>
        <w:tc>
          <w:tcPr>
            <w:tcW w:w="450" w:type="dxa"/>
            <w:shd w:val="clear" w:color="auto" w:fill="D9D9D9" w:themeFill="background1" w:themeFillShade="D9"/>
          </w:tcPr>
          <w:p w:rsidR="00425ACE" w:rsidRDefault="00425ACE" w:rsidP="00FB4349">
            <w:r>
              <w:rPr>
                <w:rFonts w:hint="eastAsia"/>
              </w:rPr>
              <w:t>1</w:t>
            </w:r>
            <w:r w:rsidR="005C1918">
              <w:rPr>
                <w:rFonts w:hint="eastAsia"/>
              </w:rPr>
              <w:t>2</w:t>
            </w:r>
          </w:p>
        </w:tc>
        <w:tc>
          <w:tcPr>
            <w:tcW w:w="4035" w:type="dxa"/>
            <w:shd w:val="clear" w:color="auto" w:fill="D9D9D9" w:themeFill="background1" w:themeFillShade="D9"/>
          </w:tcPr>
          <w:p w:rsidR="00425ACE" w:rsidRDefault="00425ACE" w:rsidP="00FB4349">
            <w:r w:rsidRPr="0096434C">
              <w:rPr>
                <w:rFonts w:hint="eastAsia"/>
              </w:rPr>
              <w:t>エラー箇所に正しい情報が入力されたら、エラーをリアルタイムで消す</w:t>
            </w:r>
          </w:p>
        </w:tc>
        <w:tc>
          <w:tcPr>
            <w:tcW w:w="445" w:type="dxa"/>
            <w:shd w:val="clear" w:color="auto" w:fill="D9D9D9" w:themeFill="background1" w:themeFillShade="D9"/>
            <w:vAlign w:val="center"/>
          </w:tcPr>
          <w:p w:rsidR="00425ACE" w:rsidRPr="0096434C" w:rsidRDefault="00425ACE" w:rsidP="00FB4349">
            <w:pPr>
              <w:jc w:val="center"/>
            </w:pPr>
            <w:r>
              <w:rPr>
                <w:rFonts w:hint="eastAsia"/>
              </w:rPr>
              <w:t>○</w:t>
            </w:r>
          </w:p>
        </w:tc>
        <w:tc>
          <w:tcPr>
            <w:tcW w:w="6130" w:type="dxa"/>
            <w:shd w:val="clear" w:color="auto" w:fill="D9D9D9" w:themeFill="background1" w:themeFillShade="D9"/>
            <w:vAlign w:val="center"/>
          </w:tcPr>
          <w:p w:rsidR="00425ACE" w:rsidRDefault="00E42B21" w:rsidP="00E42B21">
            <w:pPr>
              <w:rPr>
                <w:ins w:id="768" w:author="hokada" w:date="2014-12-01T17:21:00Z"/>
              </w:rPr>
            </w:pPr>
            <w:r>
              <w:rPr>
                <w:rFonts w:hint="eastAsia"/>
              </w:rPr>
              <w:t>エラーであればエラーメッセージ</w:t>
            </w:r>
            <w:r w:rsidR="002C0515">
              <w:rPr>
                <w:rFonts w:hint="eastAsia"/>
              </w:rPr>
              <w:t>を表示し</w:t>
            </w:r>
            <w:r>
              <w:rPr>
                <w:rFonts w:hint="eastAsia"/>
              </w:rPr>
              <w:t>、正しい</w:t>
            </w:r>
            <w:del w:id="769" w:author="hokada" w:date="2014-12-01T17:21:00Z">
              <w:r w:rsidDel="00A01B90">
                <w:rPr>
                  <w:rFonts w:hint="eastAsia"/>
                </w:rPr>
                <w:delText>情報</w:delText>
              </w:r>
            </w:del>
            <w:ins w:id="770" w:author="hokada" w:date="2014-12-01T17:22:00Z">
              <w:r w:rsidR="00A01B90">
                <w:rPr>
                  <w:rFonts w:hint="eastAsia"/>
                </w:rPr>
                <w:t>データ</w:t>
              </w:r>
            </w:ins>
            <w:r>
              <w:rPr>
                <w:rFonts w:hint="eastAsia"/>
              </w:rPr>
              <w:t>であれば何も表示しないよう</w:t>
            </w:r>
            <w:r w:rsidR="002C0515">
              <w:rPr>
                <w:rFonts w:hint="eastAsia"/>
              </w:rPr>
              <w:t>リアルタイム</w:t>
            </w:r>
            <w:r w:rsidR="00CF54D0">
              <w:rPr>
                <w:rFonts w:hint="eastAsia"/>
              </w:rPr>
              <w:t>で</w:t>
            </w:r>
            <w:r>
              <w:rPr>
                <w:rFonts w:hint="eastAsia"/>
              </w:rPr>
              <w:t>反映</w:t>
            </w:r>
            <w:del w:id="771" w:author="hokada" w:date="2014-12-01T17:22:00Z">
              <w:r w:rsidDel="00554F88">
                <w:rPr>
                  <w:rFonts w:hint="eastAsia"/>
                </w:rPr>
                <w:delText>する</w:delText>
              </w:r>
            </w:del>
            <w:r>
              <w:rPr>
                <w:rFonts w:hint="eastAsia"/>
              </w:rPr>
              <w:t>。</w:t>
            </w:r>
          </w:p>
          <w:p w:rsidR="00A5593F" w:rsidRDefault="00A5593F" w:rsidP="00E42B21">
            <w:ins w:id="772" w:author="hokada" w:date="2014-12-01T17:21:00Z">
              <w:r>
                <w:rPr>
                  <w:rFonts w:hint="eastAsia"/>
                </w:rPr>
                <w:t>（</w:t>
              </w:r>
              <w:r>
                <w:rPr>
                  <w:rFonts w:hint="eastAsia"/>
                </w:rPr>
                <w:t>AngularJS</w:t>
              </w:r>
              <w:r>
                <w:rPr>
                  <w:rFonts w:hint="eastAsia"/>
                </w:rPr>
                <w:t>により実現）</w:t>
              </w:r>
            </w:ins>
          </w:p>
        </w:tc>
      </w:tr>
    </w:tbl>
    <w:p w:rsidR="00C07EAC" w:rsidRDefault="00C07EAC" w:rsidP="00867FA5"/>
    <w:p w:rsidR="001B2014" w:rsidRDefault="001B2014" w:rsidP="001B2014">
      <w:pPr>
        <w:ind w:leftChars="100" w:left="210" w:firstLineChars="100" w:firstLine="210"/>
      </w:pPr>
      <w:r>
        <w:rPr>
          <w:rFonts w:hint="eastAsia"/>
        </w:rPr>
        <w:t>上記の通り、</w:t>
      </w:r>
      <w:r w:rsidR="003A3816">
        <w:rPr>
          <w:rFonts w:hint="eastAsia"/>
        </w:rPr>
        <w:t>2</w:t>
      </w:r>
      <w:r>
        <w:rPr>
          <w:rFonts w:hint="eastAsia"/>
        </w:rPr>
        <w:t>項目</w:t>
      </w:r>
      <w:r w:rsidR="003A3816">
        <w:rPr>
          <w:rFonts w:hint="eastAsia"/>
        </w:rPr>
        <w:t>とも</w:t>
      </w:r>
      <w:r w:rsidR="00965F3D">
        <w:rPr>
          <w:rFonts w:hint="eastAsia"/>
        </w:rPr>
        <w:t>実現できた。</w:t>
      </w:r>
    </w:p>
    <w:p w:rsidR="00965F3D" w:rsidRDefault="00965F3D" w:rsidP="001B2014">
      <w:pPr>
        <w:ind w:leftChars="100" w:left="210" w:firstLineChars="100" w:firstLine="210"/>
      </w:pPr>
      <w:r>
        <w:rPr>
          <w:rFonts w:hint="eastAsia"/>
        </w:rPr>
        <w:t>NC2</w:t>
      </w:r>
      <w:r w:rsidR="00CE4693">
        <w:rPr>
          <w:rFonts w:hint="eastAsia"/>
        </w:rPr>
        <w:t>の場合、入力の状態がどんな状態であっても決定</w:t>
      </w:r>
      <w:r>
        <w:rPr>
          <w:rFonts w:hint="eastAsia"/>
        </w:rPr>
        <w:t>ボタンを押すことができる。エラーの場合は下記のように、</w:t>
      </w:r>
      <w:ins w:id="773" w:author="hokada" w:date="2014-12-01T17:22:00Z">
        <w:r w:rsidR="00F42239">
          <w:rPr>
            <w:rFonts w:hint="eastAsia"/>
          </w:rPr>
          <w:t>各</w:t>
        </w:r>
      </w:ins>
      <w:r>
        <w:rPr>
          <w:rFonts w:hint="eastAsia"/>
        </w:rPr>
        <w:t>Web</w:t>
      </w:r>
      <w:r>
        <w:rPr>
          <w:rFonts w:hint="eastAsia"/>
        </w:rPr>
        <w:t>ブラウザのダイアログを使っており、このダイアログを消してデータを</w:t>
      </w:r>
      <w:del w:id="774" w:author="hokada" w:date="2014-12-01T17:23:00Z">
        <w:r w:rsidDel="00F42239">
          <w:rPr>
            <w:rFonts w:hint="eastAsia"/>
          </w:rPr>
          <w:delText>修正</w:delText>
        </w:r>
      </w:del>
      <w:ins w:id="775" w:author="hokada" w:date="2014-12-01T17:23:00Z">
        <w:r w:rsidR="00F42239">
          <w:rPr>
            <w:rFonts w:hint="eastAsia"/>
          </w:rPr>
          <w:t>再入力</w:t>
        </w:r>
      </w:ins>
      <w:r>
        <w:rPr>
          <w:rFonts w:hint="eastAsia"/>
        </w:rPr>
        <w:t>しなければならない。そのため、大いにユーザの手間となってしまう。</w:t>
      </w:r>
    </w:p>
    <w:p w:rsidR="00965F3D" w:rsidRDefault="00965F3D" w:rsidP="001B2014">
      <w:pPr>
        <w:ind w:leftChars="100" w:left="210" w:firstLineChars="100" w:firstLine="210"/>
      </w:pPr>
    </w:p>
    <w:p w:rsidR="00965F3D" w:rsidRDefault="00965F3D" w:rsidP="00965F3D">
      <w:pPr>
        <w:keepNext/>
        <w:ind w:leftChars="100" w:left="210" w:firstLineChars="100" w:firstLine="210"/>
        <w:jc w:val="center"/>
      </w:pPr>
      <w:r w:rsidRPr="00965F3D">
        <w:rPr>
          <w:noProof/>
        </w:rPr>
        <w:drawing>
          <wp:inline distT="0" distB="0" distL="0" distR="0">
            <wp:extent cx="1818376" cy="1086928"/>
            <wp:effectExtent l="19050" t="0" r="0" b="0"/>
            <wp:docPr id="50" name="図 9"/>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45" cstate="print"/>
                    <a:srcRect/>
                    <a:stretch>
                      <a:fillRect/>
                    </a:stretch>
                  </pic:blipFill>
                  <pic:spPr bwMode="auto">
                    <a:xfrm>
                      <a:off x="0" y="0"/>
                      <a:ext cx="1822855" cy="1089605"/>
                    </a:xfrm>
                    <a:prstGeom prst="rect">
                      <a:avLst/>
                    </a:prstGeom>
                    <a:noFill/>
                    <a:ln w="9525">
                      <a:noFill/>
                      <a:miter lim="800000"/>
                      <a:headEnd/>
                      <a:tailEnd/>
                    </a:ln>
                  </pic:spPr>
                </pic:pic>
              </a:graphicData>
            </a:graphic>
          </wp:inline>
        </w:drawing>
      </w:r>
    </w:p>
    <w:p w:rsidR="001B2014" w:rsidRDefault="00965F3D" w:rsidP="00965F3D">
      <w:pPr>
        <w:pStyle w:val="af2"/>
        <w:jc w:val="center"/>
        <w:rPr>
          <w:u w:val="single"/>
        </w:rPr>
      </w:pPr>
      <w:r w:rsidRPr="00965F3D">
        <w:rPr>
          <w:rFonts w:hint="eastAsia"/>
          <w:u w:val="single"/>
        </w:rPr>
        <w:t>図</w:t>
      </w:r>
      <w:r w:rsidRPr="00965F3D">
        <w:rPr>
          <w:rFonts w:hint="eastAsia"/>
          <w:u w:val="single"/>
        </w:rPr>
        <w:t xml:space="preserve"> </w:t>
      </w:r>
      <w:ins w:id="776" w:author="hokada" w:date="2014-12-01T14:07:00Z">
        <w:r w:rsidR="00172E0E">
          <w:rPr>
            <w:u w:val="single"/>
          </w:rPr>
          <w:fldChar w:fldCharType="begin"/>
        </w:r>
        <w:r w:rsidR="00BF2075">
          <w:rPr>
            <w:u w:val="single"/>
          </w:rPr>
          <w:instrText xml:space="preserve"> </w:instrText>
        </w:r>
        <w:r w:rsidR="00BF2075">
          <w:rPr>
            <w:rFonts w:hint="eastAsia"/>
            <w:u w:val="single"/>
          </w:rPr>
          <w:instrText>STYLEREF 1 \s</w:instrText>
        </w:r>
        <w:r w:rsidR="00BF2075">
          <w:rPr>
            <w:u w:val="single"/>
          </w:rPr>
          <w:instrText xml:space="preserve"> </w:instrText>
        </w:r>
      </w:ins>
      <w:r w:rsidR="00172E0E">
        <w:rPr>
          <w:u w:val="single"/>
        </w:rPr>
        <w:fldChar w:fldCharType="separate"/>
      </w:r>
      <w:r w:rsidR="00BF2075">
        <w:rPr>
          <w:noProof/>
          <w:u w:val="single"/>
        </w:rPr>
        <w:t>4</w:t>
      </w:r>
      <w:ins w:id="777" w:author="hokada" w:date="2014-12-01T14:07:00Z">
        <w:r w:rsidR="00172E0E">
          <w:rPr>
            <w:u w:val="single"/>
          </w:rPr>
          <w:fldChar w:fldCharType="end"/>
        </w:r>
        <w:r w:rsidR="00BF2075">
          <w:rPr>
            <w:u w:val="single"/>
          </w:rPr>
          <w:t>.</w:t>
        </w:r>
        <w:r w:rsidR="00172E0E">
          <w:rPr>
            <w:u w:val="single"/>
          </w:rPr>
          <w:fldChar w:fldCharType="begin"/>
        </w:r>
        <w:r w:rsidR="00BF2075">
          <w:rPr>
            <w:u w:val="single"/>
          </w:rPr>
          <w:instrText xml:space="preserve"> </w:instrText>
        </w:r>
        <w:r w:rsidR="00BF2075">
          <w:rPr>
            <w:rFonts w:hint="eastAsia"/>
            <w:u w:val="single"/>
          </w:rPr>
          <w:instrText xml:space="preserve">SEQ </w:instrText>
        </w:r>
        <w:r w:rsidR="00BF2075">
          <w:rPr>
            <w:rFonts w:hint="eastAsia"/>
            <w:u w:val="single"/>
          </w:rPr>
          <w:instrText>図</w:instrText>
        </w:r>
        <w:r w:rsidR="00BF2075">
          <w:rPr>
            <w:rFonts w:hint="eastAsia"/>
            <w:u w:val="single"/>
          </w:rPr>
          <w:instrText xml:space="preserve"> \* ARABIC \s 1</w:instrText>
        </w:r>
        <w:r w:rsidR="00BF2075">
          <w:rPr>
            <w:u w:val="single"/>
          </w:rPr>
          <w:instrText xml:space="preserve"> </w:instrText>
        </w:r>
      </w:ins>
      <w:r w:rsidR="00172E0E">
        <w:rPr>
          <w:u w:val="single"/>
        </w:rPr>
        <w:fldChar w:fldCharType="separate"/>
      </w:r>
      <w:ins w:id="778" w:author="hokada" w:date="2014-12-01T14:07:00Z">
        <w:r w:rsidR="00BF2075">
          <w:rPr>
            <w:noProof/>
            <w:u w:val="single"/>
          </w:rPr>
          <w:t>1</w:t>
        </w:r>
        <w:r w:rsidR="00172E0E">
          <w:rPr>
            <w:u w:val="single"/>
          </w:rPr>
          <w:fldChar w:fldCharType="end"/>
        </w:r>
      </w:ins>
      <w:del w:id="779" w:author="hokada" w:date="2014-12-01T14:07:00Z">
        <w:r w:rsidR="00172E0E" w:rsidDel="00BF2075">
          <w:rPr>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172E0E" w:rsidDel="00BF2075">
          <w:rPr>
            <w:u w:val="single"/>
          </w:rPr>
          <w:fldChar w:fldCharType="separate"/>
        </w:r>
        <w:r w:rsidR="00FB61F1" w:rsidDel="00BF2075">
          <w:rPr>
            <w:noProof/>
            <w:u w:val="single"/>
          </w:rPr>
          <w:delText>4</w:delText>
        </w:r>
        <w:r w:rsidR="00172E0E" w:rsidDel="00BF2075">
          <w:rPr>
            <w:u w:val="single"/>
          </w:rPr>
          <w:fldChar w:fldCharType="end"/>
        </w:r>
        <w:r w:rsidR="00FB61F1" w:rsidDel="00BF2075">
          <w:rPr>
            <w:u w:val="single"/>
          </w:rPr>
          <w:delText>.</w:delText>
        </w:r>
        <w:r w:rsidR="00172E0E" w:rsidDel="00BF2075">
          <w:rPr>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172E0E" w:rsidDel="00BF2075">
          <w:rPr>
            <w:u w:val="single"/>
          </w:rPr>
          <w:fldChar w:fldCharType="separate"/>
        </w:r>
        <w:r w:rsidR="00FB61F1" w:rsidDel="00BF2075">
          <w:rPr>
            <w:noProof/>
            <w:u w:val="single"/>
          </w:rPr>
          <w:delText>1</w:delText>
        </w:r>
        <w:r w:rsidR="00172E0E" w:rsidDel="00BF2075">
          <w:rPr>
            <w:u w:val="single"/>
          </w:rPr>
          <w:fldChar w:fldCharType="end"/>
        </w:r>
      </w:del>
      <w:r w:rsidRPr="00965F3D">
        <w:rPr>
          <w:rFonts w:hint="eastAsia"/>
          <w:u w:val="single"/>
        </w:rPr>
        <w:t xml:space="preserve">　</w:t>
      </w:r>
      <w:r w:rsidR="000C3B56">
        <w:rPr>
          <w:rFonts w:hint="eastAsia"/>
          <w:u w:val="single"/>
        </w:rPr>
        <w:t>NC2</w:t>
      </w:r>
      <w:r w:rsidRPr="00965F3D">
        <w:rPr>
          <w:rFonts w:hint="eastAsia"/>
          <w:u w:val="single"/>
        </w:rPr>
        <w:t>エラー時のダイアログ（</w:t>
      </w:r>
      <w:r w:rsidRPr="00965F3D">
        <w:rPr>
          <w:rFonts w:hint="eastAsia"/>
          <w:u w:val="single"/>
        </w:rPr>
        <w:t>Firefox</w:t>
      </w:r>
      <w:r w:rsidRPr="00965F3D">
        <w:rPr>
          <w:rFonts w:hint="eastAsia"/>
          <w:u w:val="single"/>
        </w:rPr>
        <w:t>の場合）</w:t>
      </w:r>
    </w:p>
    <w:p w:rsidR="00965F3D" w:rsidRDefault="00965F3D" w:rsidP="00965F3D"/>
    <w:p w:rsidR="00965F3D" w:rsidRDefault="00965F3D" w:rsidP="00965F3D">
      <w:pPr>
        <w:ind w:leftChars="100" w:left="210"/>
      </w:pPr>
      <w:r>
        <w:rPr>
          <w:rFonts w:hint="eastAsia"/>
        </w:rPr>
        <w:t xml:space="preserve">　</w:t>
      </w:r>
      <w:r>
        <w:rPr>
          <w:rFonts w:hint="eastAsia"/>
        </w:rPr>
        <w:t>NC3</w:t>
      </w:r>
      <w:r>
        <w:rPr>
          <w:rFonts w:hint="eastAsia"/>
        </w:rPr>
        <w:t>の場合</w:t>
      </w:r>
      <w:r w:rsidR="00917FAF">
        <w:rPr>
          <w:rFonts w:hint="eastAsia"/>
        </w:rPr>
        <w:t>、入力時点でその内容が正常かエラーか判断できる。そのため入力内容によるユーザの手戻りは無くなる。</w:t>
      </w:r>
    </w:p>
    <w:p w:rsidR="007A7DB2" w:rsidRPr="00965F3D" w:rsidRDefault="007A7DB2" w:rsidP="00965F3D">
      <w:pPr>
        <w:ind w:leftChars="100" w:left="210"/>
      </w:pPr>
    </w:p>
    <w:p w:rsidR="00917FAF" w:rsidRDefault="00917FAF" w:rsidP="00917FAF">
      <w:pPr>
        <w:keepNext/>
        <w:jc w:val="center"/>
      </w:pPr>
      <w:r>
        <w:rPr>
          <w:rFonts w:hint="eastAsia"/>
          <w:noProof/>
        </w:rPr>
        <w:lastRenderedPageBreak/>
        <w:drawing>
          <wp:inline distT="0" distB="0" distL="0" distR="0">
            <wp:extent cx="3992233" cy="2701462"/>
            <wp:effectExtent l="19050" t="0" r="8267" b="0"/>
            <wp:docPr id="51"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cstate="print"/>
                    <a:srcRect/>
                    <a:stretch>
                      <a:fillRect/>
                    </a:stretch>
                  </pic:blipFill>
                  <pic:spPr bwMode="auto">
                    <a:xfrm>
                      <a:off x="0" y="0"/>
                      <a:ext cx="3998019" cy="2705377"/>
                    </a:xfrm>
                    <a:prstGeom prst="rect">
                      <a:avLst/>
                    </a:prstGeom>
                    <a:noFill/>
                    <a:ln w="9525">
                      <a:noFill/>
                      <a:miter lim="800000"/>
                      <a:headEnd/>
                      <a:tailEnd/>
                    </a:ln>
                  </pic:spPr>
                </pic:pic>
              </a:graphicData>
            </a:graphic>
          </wp:inline>
        </w:drawing>
      </w:r>
    </w:p>
    <w:p w:rsidR="00071500" w:rsidRPr="00917FAF" w:rsidRDefault="00917FAF" w:rsidP="00917FAF">
      <w:pPr>
        <w:pStyle w:val="af2"/>
        <w:jc w:val="center"/>
        <w:rPr>
          <w:u w:val="single"/>
        </w:rPr>
      </w:pPr>
      <w:r w:rsidRPr="00917FAF">
        <w:rPr>
          <w:rFonts w:hint="eastAsia"/>
          <w:u w:val="single"/>
        </w:rPr>
        <w:t>図</w:t>
      </w:r>
      <w:r w:rsidRPr="00917FAF">
        <w:rPr>
          <w:rFonts w:hint="eastAsia"/>
          <w:u w:val="single"/>
        </w:rPr>
        <w:t xml:space="preserve"> </w:t>
      </w:r>
      <w:ins w:id="780" w:author="hokada" w:date="2014-12-01T14:07:00Z">
        <w:r w:rsidR="00172E0E">
          <w:rPr>
            <w:u w:val="single"/>
          </w:rPr>
          <w:fldChar w:fldCharType="begin"/>
        </w:r>
        <w:r w:rsidR="00BF2075">
          <w:rPr>
            <w:u w:val="single"/>
          </w:rPr>
          <w:instrText xml:space="preserve"> </w:instrText>
        </w:r>
        <w:r w:rsidR="00BF2075">
          <w:rPr>
            <w:rFonts w:hint="eastAsia"/>
            <w:u w:val="single"/>
          </w:rPr>
          <w:instrText>STYLEREF 1 \s</w:instrText>
        </w:r>
        <w:r w:rsidR="00BF2075">
          <w:rPr>
            <w:u w:val="single"/>
          </w:rPr>
          <w:instrText xml:space="preserve"> </w:instrText>
        </w:r>
      </w:ins>
      <w:r w:rsidR="00172E0E">
        <w:rPr>
          <w:u w:val="single"/>
        </w:rPr>
        <w:fldChar w:fldCharType="separate"/>
      </w:r>
      <w:r w:rsidR="00BF2075">
        <w:rPr>
          <w:noProof/>
          <w:u w:val="single"/>
        </w:rPr>
        <w:t>4</w:t>
      </w:r>
      <w:ins w:id="781" w:author="hokada" w:date="2014-12-01T14:07:00Z">
        <w:r w:rsidR="00172E0E">
          <w:rPr>
            <w:u w:val="single"/>
          </w:rPr>
          <w:fldChar w:fldCharType="end"/>
        </w:r>
        <w:r w:rsidR="00BF2075">
          <w:rPr>
            <w:u w:val="single"/>
          </w:rPr>
          <w:t>.</w:t>
        </w:r>
        <w:r w:rsidR="00172E0E">
          <w:rPr>
            <w:u w:val="single"/>
          </w:rPr>
          <w:fldChar w:fldCharType="begin"/>
        </w:r>
        <w:r w:rsidR="00BF2075">
          <w:rPr>
            <w:u w:val="single"/>
          </w:rPr>
          <w:instrText xml:space="preserve"> </w:instrText>
        </w:r>
        <w:r w:rsidR="00BF2075">
          <w:rPr>
            <w:rFonts w:hint="eastAsia"/>
            <w:u w:val="single"/>
          </w:rPr>
          <w:instrText xml:space="preserve">SEQ </w:instrText>
        </w:r>
        <w:r w:rsidR="00BF2075">
          <w:rPr>
            <w:rFonts w:hint="eastAsia"/>
            <w:u w:val="single"/>
          </w:rPr>
          <w:instrText>図</w:instrText>
        </w:r>
        <w:r w:rsidR="00BF2075">
          <w:rPr>
            <w:rFonts w:hint="eastAsia"/>
            <w:u w:val="single"/>
          </w:rPr>
          <w:instrText xml:space="preserve"> \* ARABIC \s 1</w:instrText>
        </w:r>
        <w:r w:rsidR="00BF2075">
          <w:rPr>
            <w:u w:val="single"/>
          </w:rPr>
          <w:instrText xml:space="preserve"> </w:instrText>
        </w:r>
      </w:ins>
      <w:r w:rsidR="00172E0E">
        <w:rPr>
          <w:u w:val="single"/>
        </w:rPr>
        <w:fldChar w:fldCharType="separate"/>
      </w:r>
      <w:ins w:id="782" w:author="hokada" w:date="2014-12-01T14:07:00Z">
        <w:r w:rsidR="00BF2075">
          <w:rPr>
            <w:noProof/>
            <w:u w:val="single"/>
          </w:rPr>
          <w:t>2</w:t>
        </w:r>
        <w:r w:rsidR="00172E0E">
          <w:rPr>
            <w:u w:val="single"/>
          </w:rPr>
          <w:fldChar w:fldCharType="end"/>
        </w:r>
      </w:ins>
      <w:del w:id="783" w:author="hokada" w:date="2014-12-01T14:07:00Z">
        <w:r w:rsidR="00172E0E" w:rsidDel="00BF2075">
          <w:rPr>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172E0E" w:rsidDel="00BF2075">
          <w:rPr>
            <w:u w:val="single"/>
          </w:rPr>
          <w:fldChar w:fldCharType="separate"/>
        </w:r>
        <w:r w:rsidR="00FB61F1" w:rsidDel="00BF2075">
          <w:rPr>
            <w:noProof/>
            <w:u w:val="single"/>
          </w:rPr>
          <w:delText>4</w:delText>
        </w:r>
        <w:r w:rsidR="00172E0E" w:rsidDel="00BF2075">
          <w:rPr>
            <w:u w:val="single"/>
          </w:rPr>
          <w:fldChar w:fldCharType="end"/>
        </w:r>
        <w:r w:rsidR="00FB61F1" w:rsidDel="00BF2075">
          <w:rPr>
            <w:u w:val="single"/>
          </w:rPr>
          <w:delText>.</w:delText>
        </w:r>
        <w:r w:rsidR="00172E0E" w:rsidDel="00BF2075">
          <w:rPr>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172E0E" w:rsidDel="00BF2075">
          <w:rPr>
            <w:u w:val="single"/>
          </w:rPr>
          <w:fldChar w:fldCharType="separate"/>
        </w:r>
        <w:r w:rsidR="00FB61F1" w:rsidDel="00BF2075">
          <w:rPr>
            <w:noProof/>
            <w:u w:val="single"/>
          </w:rPr>
          <w:delText>2</w:delText>
        </w:r>
        <w:r w:rsidR="00172E0E" w:rsidDel="00BF2075">
          <w:rPr>
            <w:u w:val="single"/>
          </w:rPr>
          <w:fldChar w:fldCharType="end"/>
        </w:r>
      </w:del>
      <w:r w:rsidRPr="00917FAF">
        <w:rPr>
          <w:rFonts w:hint="eastAsia"/>
          <w:u w:val="single"/>
        </w:rPr>
        <w:t xml:space="preserve">　正常</w:t>
      </w:r>
      <w:r w:rsidR="0099441C">
        <w:rPr>
          <w:rFonts w:hint="eastAsia"/>
          <w:u w:val="single"/>
        </w:rPr>
        <w:t>・</w:t>
      </w:r>
      <w:r w:rsidRPr="00917FAF">
        <w:rPr>
          <w:rFonts w:hint="eastAsia"/>
          <w:u w:val="single"/>
        </w:rPr>
        <w:t>エラーの表示方法</w:t>
      </w:r>
    </w:p>
    <w:p w:rsidR="005D6553" w:rsidRDefault="00867FA5" w:rsidP="005D6553">
      <w:pPr>
        <w:pStyle w:val="ab"/>
        <w:numPr>
          <w:ilvl w:val="0"/>
          <w:numId w:val="18"/>
        </w:numPr>
        <w:ind w:leftChars="0"/>
      </w:pPr>
      <w:r>
        <w:rPr>
          <w:rFonts w:hint="eastAsia"/>
        </w:rPr>
        <w:t>サブミットロック</w:t>
      </w:r>
    </w:p>
    <w:p w:rsidR="003857A2" w:rsidRDefault="00254CDF" w:rsidP="00254CDF">
      <w:pPr>
        <w:ind w:leftChars="100" w:left="210"/>
      </w:pPr>
      <w:r>
        <w:rPr>
          <w:rFonts w:hint="eastAsia"/>
        </w:rPr>
        <w:t xml:space="preserve">　サブミットロックに関しては以下の通り</w:t>
      </w:r>
      <w:r>
        <w:rPr>
          <w:rFonts w:hint="eastAsia"/>
        </w:rPr>
        <w:t>2</w:t>
      </w:r>
      <w:r>
        <w:rPr>
          <w:rFonts w:hint="eastAsia"/>
        </w:rPr>
        <w:t>項目挙げている。各項目の実現状況を示す。</w:t>
      </w:r>
    </w:p>
    <w:p w:rsidR="003857A2" w:rsidRPr="00795DD9" w:rsidRDefault="003857A2" w:rsidP="005D6553"/>
    <w:p w:rsidR="005D6553" w:rsidRDefault="005D6553" w:rsidP="005D6553">
      <w:pPr>
        <w:pStyle w:val="af2"/>
        <w:keepNext/>
        <w:jc w:val="center"/>
        <w:rPr>
          <w:u w:val="single"/>
        </w:rPr>
      </w:pPr>
      <w:r w:rsidRPr="005D6553">
        <w:rPr>
          <w:rFonts w:hint="eastAsia"/>
          <w:u w:val="single"/>
        </w:rPr>
        <w:t>表</w:t>
      </w:r>
      <w:r w:rsidRPr="005D6553">
        <w:rPr>
          <w:rFonts w:hint="eastAsia"/>
          <w:u w:val="single"/>
        </w:rPr>
        <w:t xml:space="preserve"> </w:t>
      </w:r>
      <w:r w:rsidR="00172E0E">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172E0E">
        <w:rPr>
          <w:u w:val="single"/>
        </w:rPr>
        <w:fldChar w:fldCharType="separate"/>
      </w:r>
      <w:r w:rsidR="00CB7A33">
        <w:rPr>
          <w:noProof/>
          <w:u w:val="single"/>
        </w:rPr>
        <w:t>4</w:t>
      </w:r>
      <w:r w:rsidR="00172E0E">
        <w:rPr>
          <w:u w:val="single"/>
        </w:rPr>
        <w:fldChar w:fldCharType="end"/>
      </w:r>
      <w:r w:rsidR="00CB7A33">
        <w:rPr>
          <w:u w:val="single"/>
        </w:rPr>
        <w:t>.</w:t>
      </w:r>
      <w:r w:rsidR="00172E0E">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172E0E">
        <w:rPr>
          <w:u w:val="single"/>
        </w:rPr>
        <w:fldChar w:fldCharType="separate"/>
      </w:r>
      <w:r w:rsidR="00CB7A33">
        <w:rPr>
          <w:noProof/>
          <w:u w:val="single"/>
        </w:rPr>
        <w:t>6</w:t>
      </w:r>
      <w:r w:rsidR="00172E0E">
        <w:rPr>
          <w:u w:val="single"/>
        </w:rPr>
        <w:fldChar w:fldCharType="end"/>
      </w:r>
      <w:r w:rsidRPr="005D6553">
        <w:rPr>
          <w:rFonts w:hint="eastAsia"/>
          <w:u w:val="single"/>
        </w:rPr>
        <w:t xml:space="preserve">　サブミットロック評価</w:t>
      </w:r>
    </w:p>
    <w:p w:rsidR="003857A2" w:rsidRPr="003857A2" w:rsidRDefault="003857A2" w:rsidP="003857A2">
      <w:pPr>
        <w:jc w:val="right"/>
      </w:pPr>
      <w:r>
        <w:rPr>
          <w:rFonts w:hint="eastAsia"/>
        </w:rPr>
        <w:t>○：実現した（達成）、×：未達成</w:t>
      </w:r>
    </w:p>
    <w:tbl>
      <w:tblPr>
        <w:tblStyle w:val="af1"/>
        <w:tblW w:w="11084" w:type="dxa"/>
        <w:jc w:val="center"/>
        <w:tblLook w:val="04A0"/>
      </w:tblPr>
      <w:tblGrid>
        <w:gridCol w:w="450"/>
        <w:gridCol w:w="3620"/>
        <w:gridCol w:w="426"/>
        <w:gridCol w:w="6588"/>
      </w:tblGrid>
      <w:tr w:rsidR="00145387" w:rsidTr="00FB4349">
        <w:trPr>
          <w:jc w:val="center"/>
        </w:trPr>
        <w:tc>
          <w:tcPr>
            <w:tcW w:w="450" w:type="dxa"/>
            <w:shd w:val="clear" w:color="auto" w:fill="DAEEF3" w:themeFill="accent5" w:themeFillTint="33"/>
            <w:vAlign w:val="center"/>
          </w:tcPr>
          <w:p w:rsidR="00145387" w:rsidRDefault="00145387" w:rsidP="00FB4349">
            <w:pPr>
              <w:jc w:val="center"/>
            </w:pPr>
            <w:r>
              <w:rPr>
                <w:rFonts w:hint="eastAsia"/>
              </w:rPr>
              <w:t>項番</w:t>
            </w:r>
          </w:p>
        </w:tc>
        <w:tc>
          <w:tcPr>
            <w:tcW w:w="3620" w:type="dxa"/>
            <w:shd w:val="clear" w:color="auto" w:fill="DAEEF3" w:themeFill="accent5" w:themeFillTint="33"/>
            <w:vAlign w:val="center"/>
          </w:tcPr>
          <w:p w:rsidR="00145387" w:rsidRDefault="00145387" w:rsidP="00FB4349">
            <w:pPr>
              <w:jc w:val="center"/>
            </w:pPr>
            <w:r>
              <w:rPr>
                <w:rFonts w:hint="eastAsia"/>
              </w:rPr>
              <w:t>検討項目</w:t>
            </w:r>
          </w:p>
        </w:tc>
        <w:tc>
          <w:tcPr>
            <w:tcW w:w="426" w:type="dxa"/>
            <w:shd w:val="clear" w:color="auto" w:fill="DAEEF3" w:themeFill="accent5" w:themeFillTint="33"/>
            <w:vAlign w:val="center"/>
          </w:tcPr>
          <w:p w:rsidR="00145387" w:rsidRDefault="00145387" w:rsidP="00FB4349">
            <w:pPr>
              <w:jc w:val="center"/>
            </w:pPr>
            <w:r>
              <w:rPr>
                <w:rFonts w:hint="eastAsia"/>
              </w:rPr>
              <w:t>評価</w:t>
            </w:r>
          </w:p>
        </w:tc>
        <w:tc>
          <w:tcPr>
            <w:tcW w:w="6588" w:type="dxa"/>
            <w:shd w:val="clear" w:color="auto" w:fill="DAEEF3" w:themeFill="accent5" w:themeFillTint="33"/>
            <w:vAlign w:val="center"/>
          </w:tcPr>
          <w:p w:rsidR="00145387" w:rsidRDefault="00145387" w:rsidP="00FB4349">
            <w:pPr>
              <w:jc w:val="center"/>
            </w:pPr>
            <w:r>
              <w:rPr>
                <w:rFonts w:hint="eastAsia"/>
              </w:rPr>
              <w:t>概要</w:t>
            </w:r>
          </w:p>
        </w:tc>
      </w:tr>
      <w:tr w:rsidR="00145387" w:rsidTr="00FB4349">
        <w:trPr>
          <w:jc w:val="center"/>
        </w:trPr>
        <w:tc>
          <w:tcPr>
            <w:tcW w:w="450" w:type="dxa"/>
            <w:shd w:val="clear" w:color="auto" w:fill="auto"/>
          </w:tcPr>
          <w:p w:rsidR="00145387" w:rsidRPr="00832374" w:rsidRDefault="00145387" w:rsidP="00FB4349">
            <w:r>
              <w:rPr>
                <w:rFonts w:hint="eastAsia"/>
              </w:rPr>
              <w:t>13</w:t>
            </w:r>
          </w:p>
        </w:tc>
        <w:tc>
          <w:tcPr>
            <w:tcW w:w="3620" w:type="dxa"/>
            <w:shd w:val="clear" w:color="auto" w:fill="auto"/>
          </w:tcPr>
          <w:p w:rsidR="00145387" w:rsidRDefault="00145387" w:rsidP="00FB4349">
            <w:r>
              <w:rPr>
                <w:rFonts w:hint="eastAsia"/>
              </w:rPr>
              <w:t>登録ボタンは全ての入力が完了したら押せるようにする。</w:t>
            </w:r>
          </w:p>
        </w:tc>
        <w:tc>
          <w:tcPr>
            <w:tcW w:w="426" w:type="dxa"/>
            <w:shd w:val="clear" w:color="auto" w:fill="auto"/>
            <w:vAlign w:val="center"/>
          </w:tcPr>
          <w:p w:rsidR="00145387" w:rsidRDefault="00145387" w:rsidP="00FB4349">
            <w:pPr>
              <w:jc w:val="center"/>
            </w:pPr>
            <w:r>
              <w:rPr>
                <w:rFonts w:hint="eastAsia"/>
              </w:rPr>
              <w:t>○</w:t>
            </w:r>
          </w:p>
        </w:tc>
        <w:tc>
          <w:tcPr>
            <w:tcW w:w="6588" w:type="dxa"/>
            <w:vAlign w:val="center"/>
          </w:tcPr>
          <w:p w:rsidR="00145387" w:rsidRDefault="00145387" w:rsidP="00FB4349">
            <w:r>
              <w:rPr>
                <w:rFonts w:hint="eastAsia"/>
              </w:rPr>
              <w:t>エラーの間はボタンを非活性にしておき、正しい情報が入力された場合</w:t>
            </w:r>
            <w:r w:rsidR="00FE11F4">
              <w:rPr>
                <w:rFonts w:hint="eastAsia"/>
              </w:rPr>
              <w:t>、</w:t>
            </w:r>
            <w:r>
              <w:rPr>
                <w:rFonts w:hint="eastAsia"/>
              </w:rPr>
              <w:t>ボタンを活性化する。</w:t>
            </w:r>
          </w:p>
        </w:tc>
      </w:tr>
    </w:tbl>
    <w:p w:rsidR="00FF6626" w:rsidRDefault="00FF6626" w:rsidP="00FF6626"/>
    <w:p w:rsidR="00917FAF" w:rsidRDefault="00917FAF" w:rsidP="00917FAF">
      <w:pPr>
        <w:ind w:leftChars="100" w:left="210" w:firstLineChars="100" w:firstLine="210"/>
      </w:pPr>
      <w:r>
        <w:rPr>
          <w:rFonts w:hint="eastAsia"/>
        </w:rPr>
        <w:t>上記の通り、</w:t>
      </w:r>
      <w:ins w:id="784" w:author="hokada" w:date="2014-12-01T17:24:00Z">
        <w:r w:rsidR="00D27DFA">
          <w:rPr>
            <w:rFonts w:hint="eastAsia"/>
          </w:rPr>
          <w:t>1</w:t>
        </w:r>
      </w:ins>
      <w:del w:id="785" w:author="hokada" w:date="2014-12-01T17:24:00Z">
        <w:r w:rsidDel="00D27DFA">
          <w:rPr>
            <w:rFonts w:hint="eastAsia"/>
          </w:rPr>
          <w:delText>2</w:delText>
        </w:r>
      </w:del>
      <w:r>
        <w:rPr>
          <w:rFonts w:hint="eastAsia"/>
        </w:rPr>
        <w:t>項目</w:t>
      </w:r>
      <w:ins w:id="786" w:author="hokada" w:date="2014-12-01T17:24:00Z">
        <w:r w:rsidR="00F05EAE">
          <w:rPr>
            <w:rFonts w:hint="eastAsia"/>
          </w:rPr>
          <w:t>を</w:t>
        </w:r>
      </w:ins>
      <w:del w:id="787" w:author="hokada" w:date="2014-12-01T17:24:00Z">
        <w:r w:rsidDel="00D27DFA">
          <w:rPr>
            <w:rFonts w:hint="eastAsia"/>
          </w:rPr>
          <w:delText>とも</w:delText>
        </w:r>
      </w:del>
      <w:r>
        <w:rPr>
          <w:rFonts w:hint="eastAsia"/>
        </w:rPr>
        <w:t>実現できた。</w:t>
      </w:r>
    </w:p>
    <w:p w:rsidR="00CE4693" w:rsidRDefault="00917FAF" w:rsidP="00CE4693">
      <w:pPr>
        <w:ind w:leftChars="100" w:left="210" w:firstLineChars="100" w:firstLine="210"/>
      </w:pPr>
      <w:r>
        <w:rPr>
          <w:rFonts w:hint="eastAsia"/>
        </w:rPr>
        <w:t>『</w:t>
      </w:r>
      <w:r w:rsidR="00FE11F4" w:rsidRPr="00FE11F4">
        <w:rPr>
          <w:rFonts w:hint="eastAsia"/>
          <w:b/>
        </w:rPr>
        <w:t>(2)</w:t>
      </w:r>
      <w:r>
        <w:rPr>
          <w:rFonts w:hint="eastAsia"/>
        </w:rPr>
        <w:t>リアルタイム</w:t>
      </w:r>
      <w:r w:rsidR="00FE11F4">
        <w:rPr>
          <w:rFonts w:hint="eastAsia"/>
        </w:rPr>
        <w:t>バリデーション』で</w:t>
      </w:r>
      <w:r>
        <w:rPr>
          <w:rFonts w:hint="eastAsia"/>
        </w:rPr>
        <w:t>述べた通り、</w:t>
      </w:r>
      <w:r>
        <w:rPr>
          <w:rFonts w:hint="eastAsia"/>
        </w:rPr>
        <w:t>NC2</w:t>
      </w:r>
      <w:r w:rsidR="00CE4693">
        <w:rPr>
          <w:rFonts w:hint="eastAsia"/>
        </w:rPr>
        <w:t>の場合、入力の状態がどんな状態であっても決定</w:t>
      </w:r>
      <w:r>
        <w:rPr>
          <w:rFonts w:hint="eastAsia"/>
        </w:rPr>
        <w:t>ボタンを押すことができる。</w:t>
      </w:r>
    </w:p>
    <w:p w:rsidR="00917FAF" w:rsidRDefault="00CE4693" w:rsidP="004427BF">
      <w:pPr>
        <w:ind w:leftChars="100" w:left="210" w:firstLineChars="100" w:firstLine="210"/>
      </w:pPr>
      <w:r>
        <w:rPr>
          <w:rFonts w:hint="eastAsia"/>
        </w:rPr>
        <w:t>NC3</w:t>
      </w:r>
      <w:r w:rsidR="000836C1">
        <w:rPr>
          <w:rFonts w:hint="eastAsia"/>
        </w:rPr>
        <w:t>ではサブミットロックの機能により、</w:t>
      </w:r>
      <w:r w:rsidR="00583B76">
        <w:rPr>
          <w:rFonts w:hint="eastAsia"/>
        </w:rPr>
        <w:t>入力値がエラー</w:t>
      </w:r>
      <w:r w:rsidR="000836C1">
        <w:rPr>
          <w:rFonts w:hint="eastAsia"/>
        </w:rPr>
        <w:t>の場合は</w:t>
      </w:r>
      <w:r w:rsidR="007A7DB2">
        <w:rPr>
          <w:rFonts w:hint="eastAsia"/>
        </w:rPr>
        <w:t>一時保存</w:t>
      </w:r>
      <w:r w:rsidR="0099441C">
        <w:rPr>
          <w:rFonts w:hint="eastAsia"/>
        </w:rPr>
        <w:t>・</w:t>
      </w:r>
      <w:r w:rsidR="007A7DB2">
        <w:rPr>
          <w:rFonts w:hint="eastAsia"/>
        </w:rPr>
        <w:t>決定</w:t>
      </w:r>
      <w:r w:rsidR="00583B76">
        <w:rPr>
          <w:rFonts w:hint="eastAsia"/>
        </w:rPr>
        <w:t>ボタンが非活性となる。ユーザ</w:t>
      </w:r>
      <w:del w:id="788" w:author="hokada" w:date="2014-12-01T17:24:00Z">
        <w:r w:rsidR="00E269A2" w:rsidDel="008C16C5">
          <w:rPr>
            <w:rFonts w:hint="eastAsia"/>
          </w:rPr>
          <w:delText>は</w:delText>
        </w:r>
      </w:del>
      <w:ins w:id="789" w:author="hokada" w:date="2014-12-01T17:24:00Z">
        <w:r w:rsidR="008C16C5">
          <w:rPr>
            <w:rFonts w:hint="eastAsia"/>
          </w:rPr>
          <w:t>目線で言うと、</w:t>
        </w:r>
      </w:ins>
      <w:r w:rsidR="00583B76">
        <w:rPr>
          <w:rFonts w:hint="eastAsia"/>
        </w:rPr>
        <w:t>正常なデータを入力し</w:t>
      </w:r>
      <w:del w:id="790" w:author="hokada" w:date="2014-12-01T17:25:00Z">
        <w:r w:rsidR="00583B76" w:rsidDel="008C16C5">
          <w:rPr>
            <w:rFonts w:hint="eastAsia"/>
          </w:rPr>
          <w:delText>、</w:delText>
        </w:r>
      </w:del>
      <w:r w:rsidR="00583B76">
        <w:rPr>
          <w:rFonts w:hint="eastAsia"/>
        </w:rPr>
        <w:t>フォームの枠が緑になった場合のみボタンを押すことができ</w:t>
      </w:r>
      <w:r w:rsidR="00E269A2">
        <w:rPr>
          <w:rFonts w:hint="eastAsia"/>
        </w:rPr>
        <w:t>るため</w:t>
      </w:r>
      <w:r w:rsidR="00583B76">
        <w:rPr>
          <w:rFonts w:hint="eastAsia"/>
        </w:rPr>
        <w:t>、視覚的に分かりやすいインターフェースとなる。</w:t>
      </w:r>
    </w:p>
    <w:p w:rsidR="007A7DB2" w:rsidRDefault="007A7DB2" w:rsidP="004427BF">
      <w:pPr>
        <w:ind w:leftChars="100" w:left="210" w:firstLineChars="100" w:firstLine="210"/>
      </w:pPr>
    </w:p>
    <w:p w:rsidR="007A7DB2" w:rsidRDefault="007A7DB2" w:rsidP="007A7DB2">
      <w:pPr>
        <w:keepNext/>
        <w:ind w:leftChars="100" w:left="210" w:firstLineChars="100" w:firstLine="210"/>
        <w:jc w:val="center"/>
      </w:pPr>
      <w:r>
        <w:rPr>
          <w:noProof/>
        </w:rPr>
        <w:lastRenderedPageBreak/>
        <w:drawing>
          <wp:inline distT="0" distB="0" distL="0" distR="0">
            <wp:extent cx="6132861" cy="1625667"/>
            <wp:effectExtent l="19050" t="0" r="1239"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srcRect/>
                    <a:stretch>
                      <a:fillRect/>
                    </a:stretch>
                  </pic:blipFill>
                  <pic:spPr bwMode="auto">
                    <a:xfrm>
                      <a:off x="0" y="0"/>
                      <a:ext cx="6149938" cy="1630194"/>
                    </a:xfrm>
                    <a:prstGeom prst="rect">
                      <a:avLst/>
                    </a:prstGeom>
                    <a:noFill/>
                    <a:ln w="9525">
                      <a:noFill/>
                      <a:miter lim="800000"/>
                      <a:headEnd/>
                      <a:tailEnd/>
                    </a:ln>
                  </pic:spPr>
                </pic:pic>
              </a:graphicData>
            </a:graphic>
          </wp:inline>
        </w:drawing>
      </w:r>
    </w:p>
    <w:p w:rsidR="007A7DB2" w:rsidRPr="00AD3F04" w:rsidRDefault="007A7DB2" w:rsidP="007A7DB2">
      <w:pPr>
        <w:pStyle w:val="af2"/>
        <w:jc w:val="center"/>
        <w:rPr>
          <w:u w:val="single"/>
        </w:rPr>
      </w:pPr>
      <w:r w:rsidRPr="00AD3F04">
        <w:rPr>
          <w:rFonts w:hint="eastAsia"/>
          <w:u w:val="single"/>
        </w:rPr>
        <w:t>図</w:t>
      </w:r>
      <w:r w:rsidRPr="00AD3F04">
        <w:rPr>
          <w:rFonts w:hint="eastAsia"/>
          <w:u w:val="single"/>
        </w:rPr>
        <w:t xml:space="preserve"> </w:t>
      </w:r>
      <w:ins w:id="791" w:author="hokada" w:date="2014-12-01T14:07:00Z">
        <w:r w:rsidR="00172E0E">
          <w:rPr>
            <w:u w:val="single"/>
          </w:rPr>
          <w:fldChar w:fldCharType="begin"/>
        </w:r>
        <w:r w:rsidR="00BF2075">
          <w:rPr>
            <w:u w:val="single"/>
          </w:rPr>
          <w:instrText xml:space="preserve"> </w:instrText>
        </w:r>
        <w:r w:rsidR="00BF2075">
          <w:rPr>
            <w:rFonts w:hint="eastAsia"/>
            <w:u w:val="single"/>
          </w:rPr>
          <w:instrText>STYLEREF 1 \s</w:instrText>
        </w:r>
        <w:r w:rsidR="00BF2075">
          <w:rPr>
            <w:u w:val="single"/>
          </w:rPr>
          <w:instrText xml:space="preserve"> </w:instrText>
        </w:r>
      </w:ins>
      <w:r w:rsidR="00172E0E">
        <w:rPr>
          <w:u w:val="single"/>
        </w:rPr>
        <w:fldChar w:fldCharType="separate"/>
      </w:r>
      <w:r w:rsidR="00BF2075">
        <w:rPr>
          <w:noProof/>
          <w:u w:val="single"/>
        </w:rPr>
        <w:t>4</w:t>
      </w:r>
      <w:ins w:id="792" w:author="hokada" w:date="2014-12-01T14:07:00Z">
        <w:r w:rsidR="00172E0E">
          <w:rPr>
            <w:u w:val="single"/>
          </w:rPr>
          <w:fldChar w:fldCharType="end"/>
        </w:r>
        <w:r w:rsidR="00BF2075">
          <w:rPr>
            <w:u w:val="single"/>
          </w:rPr>
          <w:t>.</w:t>
        </w:r>
        <w:r w:rsidR="00172E0E">
          <w:rPr>
            <w:u w:val="single"/>
          </w:rPr>
          <w:fldChar w:fldCharType="begin"/>
        </w:r>
        <w:r w:rsidR="00BF2075">
          <w:rPr>
            <w:u w:val="single"/>
          </w:rPr>
          <w:instrText xml:space="preserve"> </w:instrText>
        </w:r>
        <w:r w:rsidR="00BF2075">
          <w:rPr>
            <w:rFonts w:hint="eastAsia"/>
            <w:u w:val="single"/>
          </w:rPr>
          <w:instrText xml:space="preserve">SEQ </w:instrText>
        </w:r>
        <w:r w:rsidR="00BF2075">
          <w:rPr>
            <w:rFonts w:hint="eastAsia"/>
            <w:u w:val="single"/>
          </w:rPr>
          <w:instrText>図</w:instrText>
        </w:r>
        <w:r w:rsidR="00BF2075">
          <w:rPr>
            <w:rFonts w:hint="eastAsia"/>
            <w:u w:val="single"/>
          </w:rPr>
          <w:instrText xml:space="preserve"> \* ARABIC \s 1</w:instrText>
        </w:r>
        <w:r w:rsidR="00BF2075">
          <w:rPr>
            <w:u w:val="single"/>
          </w:rPr>
          <w:instrText xml:space="preserve"> </w:instrText>
        </w:r>
      </w:ins>
      <w:r w:rsidR="00172E0E">
        <w:rPr>
          <w:u w:val="single"/>
        </w:rPr>
        <w:fldChar w:fldCharType="separate"/>
      </w:r>
      <w:ins w:id="793" w:author="hokada" w:date="2014-12-01T14:07:00Z">
        <w:r w:rsidR="00BF2075">
          <w:rPr>
            <w:noProof/>
            <w:u w:val="single"/>
          </w:rPr>
          <w:t>3</w:t>
        </w:r>
        <w:r w:rsidR="00172E0E">
          <w:rPr>
            <w:u w:val="single"/>
          </w:rPr>
          <w:fldChar w:fldCharType="end"/>
        </w:r>
      </w:ins>
      <w:del w:id="794" w:author="hokada" w:date="2014-12-01T14:07:00Z">
        <w:r w:rsidR="00172E0E" w:rsidDel="00BF2075">
          <w:rPr>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172E0E" w:rsidDel="00BF2075">
          <w:rPr>
            <w:u w:val="single"/>
          </w:rPr>
          <w:fldChar w:fldCharType="separate"/>
        </w:r>
        <w:r w:rsidR="00FB61F1" w:rsidDel="00BF2075">
          <w:rPr>
            <w:noProof/>
            <w:u w:val="single"/>
          </w:rPr>
          <w:delText>4</w:delText>
        </w:r>
        <w:r w:rsidR="00172E0E" w:rsidDel="00BF2075">
          <w:rPr>
            <w:u w:val="single"/>
          </w:rPr>
          <w:fldChar w:fldCharType="end"/>
        </w:r>
        <w:r w:rsidR="00FB61F1" w:rsidDel="00BF2075">
          <w:rPr>
            <w:u w:val="single"/>
          </w:rPr>
          <w:delText>.</w:delText>
        </w:r>
        <w:r w:rsidR="00172E0E" w:rsidDel="00BF2075">
          <w:rPr>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172E0E" w:rsidDel="00BF2075">
          <w:rPr>
            <w:u w:val="single"/>
          </w:rPr>
          <w:fldChar w:fldCharType="separate"/>
        </w:r>
        <w:r w:rsidR="00FB61F1" w:rsidDel="00BF2075">
          <w:rPr>
            <w:noProof/>
            <w:u w:val="single"/>
          </w:rPr>
          <w:delText>3</w:delText>
        </w:r>
        <w:r w:rsidR="00172E0E" w:rsidDel="00BF2075">
          <w:rPr>
            <w:u w:val="single"/>
          </w:rPr>
          <w:fldChar w:fldCharType="end"/>
        </w:r>
      </w:del>
      <w:r w:rsidRPr="00AD3F04">
        <w:rPr>
          <w:rFonts w:hint="eastAsia"/>
          <w:u w:val="single"/>
        </w:rPr>
        <w:t xml:space="preserve">　サブミットロック（左：ロック状態、右：送信可能）</w:t>
      </w:r>
    </w:p>
    <w:p w:rsidR="00F04110" w:rsidRPr="00FF6626" w:rsidRDefault="00F04110" w:rsidP="00FF6626">
      <w:r w:rsidRPr="007A3655">
        <w:rPr>
          <w:rFonts w:asciiTheme="majorEastAsia" w:eastAsiaTheme="majorEastAsia" w:hAnsiTheme="majorEastAsia"/>
        </w:rPr>
        <w:br w:type="page"/>
      </w:r>
    </w:p>
    <w:p w:rsidR="00930F0A" w:rsidRPr="007A3655" w:rsidRDefault="009313AC" w:rsidP="00930F0A">
      <w:pPr>
        <w:pStyle w:val="10"/>
        <w:rPr>
          <w:rFonts w:asciiTheme="majorEastAsia" w:hAnsiTheme="majorEastAsia"/>
          <w:b/>
          <w:sz w:val="28"/>
          <w:szCs w:val="28"/>
        </w:rPr>
      </w:pPr>
      <w:bookmarkStart w:id="795" w:name="_Toc404964179"/>
      <w:r w:rsidRPr="007A3655">
        <w:rPr>
          <w:rFonts w:asciiTheme="majorEastAsia" w:hAnsiTheme="majorEastAsia" w:hint="eastAsia"/>
          <w:b/>
          <w:sz w:val="28"/>
          <w:szCs w:val="28"/>
        </w:rPr>
        <w:lastRenderedPageBreak/>
        <w:t>結言</w:t>
      </w:r>
      <w:bookmarkEnd w:id="795"/>
    </w:p>
    <w:p w:rsidR="000063FB" w:rsidRPr="007A3655" w:rsidRDefault="007E572C" w:rsidP="00823401">
      <w:pPr>
        <w:pStyle w:val="20"/>
      </w:pPr>
      <w:bookmarkStart w:id="796" w:name="_Toc404964180"/>
      <w:r>
        <w:rPr>
          <w:rFonts w:hint="eastAsia"/>
        </w:rPr>
        <w:t>結論</w:t>
      </w:r>
      <w:bookmarkEnd w:id="796"/>
    </w:p>
    <w:p w:rsidR="00667B3C" w:rsidRPr="007D101C" w:rsidRDefault="00F96155" w:rsidP="008430EF">
      <w:r>
        <w:rPr>
          <w:rFonts w:hint="eastAsia"/>
        </w:rPr>
        <w:t xml:space="preserve">　</w:t>
      </w:r>
      <w:r w:rsidR="00250F3E">
        <w:rPr>
          <w:rFonts w:hint="eastAsia"/>
        </w:rPr>
        <w:t>EFO</w:t>
      </w:r>
      <w:r w:rsidR="00250F3E">
        <w:rPr>
          <w:rFonts w:hint="eastAsia"/>
        </w:rPr>
        <w:t>の観点からフォームの構成</w:t>
      </w:r>
      <w:r w:rsidR="0099441C">
        <w:rPr>
          <w:rFonts w:hint="eastAsia"/>
        </w:rPr>
        <w:t>・</w:t>
      </w:r>
      <w:r w:rsidR="00250F3E">
        <w:rPr>
          <w:rFonts w:hint="eastAsia"/>
        </w:rPr>
        <w:t>機能を最適化することでユーザの使用性を向上させる提案</w:t>
      </w:r>
      <w:r w:rsidR="007B29D0">
        <w:rPr>
          <w:rFonts w:hint="eastAsia"/>
        </w:rPr>
        <w:t>を行い、その全ての項目に関して</w:t>
      </w:r>
      <w:r w:rsidR="00250F3E">
        <w:rPr>
          <w:rFonts w:hint="eastAsia"/>
        </w:rPr>
        <w:t>実現できた。</w:t>
      </w:r>
    </w:p>
    <w:p w:rsidR="005A58FE" w:rsidRPr="009D47BE" w:rsidRDefault="005A58FE" w:rsidP="008430EF"/>
    <w:p w:rsidR="007E572C" w:rsidRDefault="00823401" w:rsidP="00823401">
      <w:pPr>
        <w:pStyle w:val="20"/>
      </w:pPr>
      <w:bookmarkStart w:id="797" w:name="_Toc404964181"/>
      <w:r>
        <w:rPr>
          <w:rFonts w:hint="eastAsia"/>
        </w:rPr>
        <w:t>今後の課題</w:t>
      </w:r>
      <w:bookmarkEnd w:id="797"/>
    </w:p>
    <w:p w:rsidR="001F27B8" w:rsidRDefault="001F27B8" w:rsidP="008430EF">
      <w:r>
        <w:rPr>
          <w:rFonts w:hint="eastAsia"/>
        </w:rPr>
        <w:t xml:space="preserve">　今後、本研究を進めていく上で、次の課題があげられる。</w:t>
      </w:r>
    </w:p>
    <w:p w:rsidR="00F8352F" w:rsidRPr="00EC0113" w:rsidRDefault="00F8352F" w:rsidP="008430EF">
      <w:pPr>
        <w:rPr>
          <w:rFonts w:asciiTheme="majorEastAsia" w:eastAsiaTheme="majorEastAsia" w:hAnsiTheme="majorEastAsia"/>
        </w:rPr>
      </w:pPr>
    </w:p>
    <w:p w:rsidR="00E07B63" w:rsidRDefault="00E07B63" w:rsidP="00CD572F">
      <w:pPr>
        <w:pStyle w:val="30"/>
        <w:ind w:left="793"/>
      </w:pPr>
      <w:bookmarkStart w:id="798" w:name="_Toc404964182"/>
      <w:r w:rsidRPr="00EF082C">
        <w:rPr>
          <w:rFonts w:hint="eastAsia"/>
        </w:rPr>
        <w:t>スクロールバーの</w:t>
      </w:r>
      <w:r w:rsidRPr="00EF082C">
        <w:rPr>
          <w:rFonts w:hint="eastAsia"/>
        </w:rPr>
        <w:t>Web</w:t>
      </w:r>
      <w:r w:rsidRPr="00EF082C">
        <w:rPr>
          <w:rFonts w:hint="eastAsia"/>
        </w:rPr>
        <w:t>ブラウザ依存問題の調査</w:t>
      </w:r>
      <w:bookmarkEnd w:id="798"/>
    </w:p>
    <w:p w:rsidR="004241B6" w:rsidRDefault="004241B6" w:rsidP="004241B6">
      <w:pPr>
        <w:ind w:leftChars="100" w:left="210" w:firstLineChars="100" w:firstLine="210"/>
      </w:pPr>
      <w:r>
        <w:rPr>
          <w:rFonts w:hint="eastAsia"/>
        </w:rPr>
        <w:t>調査段階ではあるが、</w:t>
      </w:r>
      <w:r>
        <w:rPr>
          <w:rFonts w:hint="eastAsia"/>
        </w:rPr>
        <w:t>Firefox</w:t>
      </w:r>
      <w:r>
        <w:rPr>
          <w:rFonts w:hint="eastAsia"/>
        </w:rPr>
        <w:t>以外の</w:t>
      </w:r>
      <w:r>
        <w:rPr>
          <w:rFonts w:hint="eastAsia"/>
        </w:rPr>
        <w:t>Web</w:t>
      </w:r>
      <w:r>
        <w:rPr>
          <w:rFonts w:hint="eastAsia"/>
        </w:rPr>
        <w:t>ブラウザ（</w:t>
      </w:r>
      <w:r>
        <w:rPr>
          <w:rFonts w:hint="eastAsia"/>
        </w:rPr>
        <w:t>Google Chrome</w:t>
      </w:r>
      <w:r>
        <w:rPr>
          <w:rFonts w:hint="eastAsia"/>
        </w:rPr>
        <w:t>等）＋</w:t>
      </w:r>
      <w:r>
        <w:rPr>
          <w:rFonts w:hint="eastAsia"/>
        </w:rPr>
        <w:t>HTML5</w:t>
      </w:r>
      <w:r>
        <w:rPr>
          <w:rFonts w:hint="eastAsia"/>
        </w:rPr>
        <w:t>の組み合わせで起こるようである。</w:t>
      </w:r>
      <w:r>
        <w:rPr>
          <w:rFonts w:hint="eastAsia"/>
        </w:rPr>
        <w:t>iframe</w:t>
      </w:r>
      <w:r>
        <w:rPr>
          <w:rFonts w:hint="eastAsia"/>
        </w:rPr>
        <w:t>タグを使った属性での操作ではなく、</w:t>
      </w:r>
      <w:r w:rsidR="003E1FC0">
        <w:rPr>
          <w:rFonts w:hint="eastAsia"/>
        </w:rPr>
        <w:t>その他のタグを使用したり、</w:t>
      </w:r>
      <w:r>
        <w:rPr>
          <w:rFonts w:hint="eastAsia"/>
        </w:rPr>
        <w:t>CSS</w:t>
      </w:r>
      <w:r>
        <w:rPr>
          <w:rFonts w:hint="eastAsia"/>
        </w:rPr>
        <w:t>を</w:t>
      </w:r>
      <w:r w:rsidR="003E1FC0">
        <w:rPr>
          <w:rFonts w:hint="eastAsia"/>
        </w:rPr>
        <w:t>使用</w:t>
      </w:r>
      <w:r w:rsidR="00630F8A">
        <w:rPr>
          <w:rFonts w:hint="eastAsia"/>
        </w:rPr>
        <w:t>したりする</w:t>
      </w:r>
      <w:r w:rsidR="003E1FC0">
        <w:rPr>
          <w:rFonts w:hint="eastAsia"/>
        </w:rPr>
        <w:t>ことで実現</w:t>
      </w:r>
      <w:r>
        <w:rPr>
          <w:rFonts w:hint="eastAsia"/>
        </w:rPr>
        <w:t>できるかもしれないので、引き続き調査する。</w:t>
      </w:r>
    </w:p>
    <w:p w:rsidR="004241B6" w:rsidRPr="004241B6" w:rsidRDefault="004241B6" w:rsidP="004241B6"/>
    <w:p w:rsidR="004241B6" w:rsidRDefault="00EC0113" w:rsidP="00CD572F">
      <w:pPr>
        <w:pStyle w:val="30"/>
        <w:ind w:left="793"/>
      </w:pPr>
      <w:bookmarkStart w:id="799" w:name="_Toc404964183"/>
      <w:r w:rsidRPr="00EF082C">
        <w:rPr>
          <w:rFonts w:hint="eastAsia"/>
        </w:rPr>
        <w:t>本稿執筆中に発生した仕様変更への対応</w:t>
      </w:r>
      <w:bookmarkEnd w:id="799"/>
    </w:p>
    <w:p w:rsidR="004241B6" w:rsidRDefault="004241B6" w:rsidP="004241B6">
      <w:pPr>
        <w:ind w:leftChars="100" w:left="210" w:firstLineChars="100" w:firstLine="210"/>
      </w:pPr>
      <w:r>
        <w:rPr>
          <w:rFonts w:hint="eastAsia"/>
        </w:rPr>
        <w:t>本稿執筆中（</w:t>
      </w:r>
      <w:r>
        <w:rPr>
          <w:rFonts w:hint="eastAsia"/>
        </w:rPr>
        <w:t>11</w:t>
      </w:r>
      <w:r>
        <w:rPr>
          <w:rFonts w:hint="eastAsia"/>
        </w:rPr>
        <w:t>月中旬から下旬）にお知らせプラグインのレビューが行われた。お知らせプラグインはプラグインを開発するためのテンプレート的な位置づけ</w:t>
      </w:r>
      <w:r w:rsidR="00607B96">
        <w:rPr>
          <w:rFonts w:hint="eastAsia"/>
        </w:rPr>
        <w:t>で開発されており、このレビューによって出た様々な変更は全てのプラグイン</w:t>
      </w:r>
      <w:r>
        <w:rPr>
          <w:rFonts w:hint="eastAsia"/>
        </w:rPr>
        <w:t>に影響する。</w:t>
      </w:r>
    </w:p>
    <w:p w:rsidR="004241B6" w:rsidRDefault="008B3A3A" w:rsidP="008B3A3A">
      <w:pPr>
        <w:ind w:left="210" w:hangingChars="100" w:hanging="210"/>
      </w:pPr>
      <w:r>
        <w:rPr>
          <w:rFonts w:hint="eastAsia"/>
        </w:rPr>
        <w:t xml:space="preserve">　　上記の仕様変更により、本稿で提案したフォームの機能にも変更</w:t>
      </w:r>
      <w:r w:rsidR="00B91C58">
        <w:rPr>
          <w:rFonts w:hint="eastAsia"/>
        </w:rPr>
        <w:t>が発生しており</w:t>
      </w:r>
      <w:r>
        <w:rPr>
          <w:rFonts w:hint="eastAsia"/>
        </w:rPr>
        <w:t>、</w:t>
      </w:r>
      <w:r w:rsidR="00B91C58">
        <w:rPr>
          <w:rFonts w:hint="eastAsia"/>
        </w:rPr>
        <w:t>内容</w:t>
      </w:r>
      <w:r>
        <w:rPr>
          <w:rFonts w:hint="eastAsia"/>
        </w:rPr>
        <w:t>は以下の通りである。</w:t>
      </w:r>
    </w:p>
    <w:p w:rsidR="00B91C58" w:rsidRDefault="00B91C58" w:rsidP="008B3A3A">
      <w:pPr>
        <w:ind w:left="210" w:hangingChars="100" w:hanging="210"/>
      </w:pPr>
    </w:p>
    <w:p w:rsidR="008B3A3A" w:rsidRDefault="008B3A3A" w:rsidP="00034481">
      <w:pPr>
        <w:pStyle w:val="ab"/>
        <w:numPr>
          <w:ilvl w:val="0"/>
          <w:numId w:val="29"/>
        </w:numPr>
        <w:ind w:leftChars="0"/>
      </w:pPr>
      <w:r>
        <w:rPr>
          <w:rFonts w:hint="eastAsia"/>
        </w:rPr>
        <w:t>セッティングモード内でのバリデーションはサーバサイド</w:t>
      </w:r>
      <w:r w:rsidR="00F16749">
        <w:rPr>
          <w:rFonts w:hint="eastAsia"/>
        </w:rPr>
        <w:t>（</w:t>
      </w:r>
      <w:r w:rsidR="00F16749">
        <w:rPr>
          <w:rFonts w:hint="eastAsia"/>
        </w:rPr>
        <w:t>CakePHP</w:t>
      </w:r>
      <w:r w:rsidR="00F16749">
        <w:rPr>
          <w:rFonts w:hint="eastAsia"/>
        </w:rPr>
        <w:t>）</w:t>
      </w:r>
      <w:r>
        <w:rPr>
          <w:rFonts w:hint="eastAsia"/>
        </w:rPr>
        <w:t>のみにする。</w:t>
      </w:r>
    </w:p>
    <w:p w:rsidR="008B3A3A" w:rsidRDefault="008B3A3A" w:rsidP="00034481">
      <w:pPr>
        <w:pStyle w:val="ab"/>
        <w:numPr>
          <w:ilvl w:val="0"/>
          <w:numId w:val="29"/>
        </w:numPr>
        <w:ind w:leftChars="0"/>
      </w:pPr>
      <w:r>
        <w:rPr>
          <w:rFonts w:hint="eastAsia"/>
        </w:rPr>
        <w:t>クライアントサイドのバリデーションは</w:t>
      </w:r>
      <w:r>
        <w:rPr>
          <w:rFonts w:hint="eastAsia"/>
        </w:rPr>
        <w:t>AngularJS</w:t>
      </w:r>
      <w:r>
        <w:rPr>
          <w:rFonts w:hint="eastAsia"/>
        </w:rPr>
        <w:t>で行う。（今後の技術動向は注視する。）</w:t>
      </w:r>
    </w:p>
    <w:p w:rsidR="00B91C58" w:rsidRDefault="00B91C58" w:rsidP="00B91C58"/>
    <w:p w:rsidR="008B3A3A" w:rsidRDefault="008B3A3A" w:rsidP="00F16749">
      <w:pPr>
        <w:ind w:left="210" w:hangingChars="100" w:hanging="210"/>
      </w:pPr>
      <w:r>
        <w:rPr>
          <w:rFonts w:hint="eastAsia"/>
        </w:rPr>
        <w:t xml:space="preserve">　　</w:t>
      </w:r>
      <w:r>
        <w:rPr>
          <w:rFonts w:hint="eastAsia"/>
        </w:rPr>
        <w:t>iframe</w:t>
      </w:r>
      <w:r>
        <w:rPr>
          <w:rFonts w:hint="eastAsia"/>
        </w:rPr>
        <w:t>プラグインの編集等は全てセッティングモード</w:t>
      </w:r>
      <w:r w:rsidR="00973F4D">
        <w:rPr>
          <w:rFonts w:hint="eastAsia"/>
        </w:rPr>
        <w:t>内</w:t>
      </w:r>
      <w:r>
        <w:rPr>
          <w:rFonts w:hint="eastAsia"/>
        </w:rPr>
        <w:t>で</w:t>
      </w:r>
      <w:r w:rsidR="00973F4D">
        <w:rPr>
          <w:rFonts w:hint="eastAsia"/>
        </w:rPr>
        <w:t>操作</w:t>
      </w:r>
      <w:r>
        <w:rPr>
          <w:rFonts w:hint="eastAsia"/>
        </w:rPr>
        <w:t>するため、現在</w:t>
      </w:r>
      <w:r>
        <w:rPr>
          <w:rFonts w:hint="eastAsia"/>
        </w:rPr>
        <w:t>AngularJS</w:t>
      </w:r>
      <w:r>
        <w:rPr>
          <w:rFonts w:hint="eastAsia"/>
        </w:rPr>
        <w:t>で実装している機能</w:t>
      </w:r>
      <w:r w:rsidR="00F16749">
        <w:rPr>
          <w:rFonts w:hint="eastAsia"/>
        </w:rPr>
        <w:t>は、他の仕様変更と合わせて改修が必要である。</w:t>
      </w:r>
    </w:p>
    <w:p w:rsidR="008B3A3A" w:rsidRDefault="008B3A3A" w:rsidP="004241B6"/>
    <w:p w:rsidR="00EC0113" w:rsidRPr="00EF082C" w:rsidRDefault="00E07B63" w:rsidP="00CD572F">
      <w:pPr>
        <w:pStyle w:val="30"/>
        <w:ind w:left="793"/>
      </w:pPr>
      <w:bookmarkStart w:id="800" w:name="_Toc404964184"/>
      <w:r w:rsidRPr="00EF082C">
        <w:rPr>
          <w:rFonts w:hint="eastAsia"/>
        </w:rPr>
        <w:t>掲示板プラグイン開発におけるフォーム最適化</w:t>
      </w:r>
      <w:bookmarkEnd w:id="800"/>
    </w:p>
    <w:p w:rsidR="00A7105F" w:rsidRDefault="004241B6" w:rsidP="00AF5818">
      <w:pPr>
        <w:ind w:leftChars="100" w:left="210" w:firstLineChars="100" w:firstLine="210"/>
      </w:pPr>
      <w:r w:rsidRPr="004241B6">
        <w:rPr>
          <w:rFonts w:hint="eastAsia"/>
        </w:rPr>
        <w:t>12</w:t>
      </w:r>
      <w:r w:rsidRPr="004241B6">
        <w:rPr>
          <w:rFonts w:hint="eastAsia"/>
        </w:rPr>
        <w:t>月着手～</w:t>
      </w:r>
      <w:r w:rsidRPr="004241B6">
        <w:rPr>
          <w:rFonts w:hint="eastAsia"/>
        </w:rPr>
        <w:t>2</w:t>
      </w:r>
      <w:r w:rsidRPr="004241B6">
        <w:rPr>
          <w:rFonts w:hint="eastAsia"/>
        </w:rPr>
        <w:t>月末納品</w:t>
      </w:r>
      <w:r w:rsidR="00AF5818">
        <w:rPr>
          <w:rFonts w:hint="eastAsia"/>
        </w:rPr>
        <w:t>という計画で、掲示板プラグインの開発を担当する。現在は画面遷移図作成、</w:t>
      </w:r>
      <w:r w:rsidR="00AF5818">
        <w:rPr>
          <w:rFonts w:hint="eastAsia"/>
        </w:rPr>
        <w:t>ER</w:t>
      </w:r>
      <w:r w:rsidR="00AF5818">
        <w:rPr>
          <w:rFonts w:hint="eastAsia"/>
        </w:rPr>
        <w:t>図作成を進めている。機能数としては</w:t>
      </w:r>
      <w:r w:rsidR="00AF5818">
        <w:rPr>
          <w:rFonts w:hint="eastAsia"/>
        </w:rPr>
        <w:t>iframe</w:t>
      </w:r>
      <w:r w:rsidR="00AF5818">
        <w:rPr>
          <w:rFonts w:hint="eastAsia"/>
        </w:rPr>
        <w:t>プラグインと比較すると多くなるが、</w:t>
      </w:r>
      <w:r w:rsidR="00AF5818">
        <w:rPr>
          <w:rFonts w:hint="eastAsia"/>
        </w:rPr>
        <w:t>iframe</w:t>
      </w:r>
      <w:r w:rsidR="00AF5818">
        <w:rPr>
          <w:rFonts w:hint="eastAsia"/>
        </w:rPr>
        <w:t>プラグイン</w:t>
      </w:r>
      <w:r w:rsidR="00973F4D">
        <w:rPr>
          <w:rFonts w:hint="eastAsia"/>
        </w:rPr>
        <w:t>の開発で得た知識を活かし、手戻りが極力ないように進める</w:t>
      </w:r>
      <w:r w:rsidR="00AF5818">
        <w:rPr>
          <w:rFonts w:hint="eastAsia"/>
        </w:rPr>
        <w:t>。</w:t>
      </w:r>
    </w:p>
    <w:p w:rsidR="0072577B" w:rsidRPr="005A7746" w:rsidRDefault="00772A8A" w:rsidP="005A7746">
      <w:r w:rsidRPr="005A7746">
        <w:br w:type="page"/>
      </w:r>
    </w:p>
    <w:p w:rsidR="0072577B" w:rsidRDefault="0072577B" w:rsidP="00930F0A">
      <w:pPr>
        <w:pStyle w:val="10"/>
        <w:rPr>
          <w:rFonts w:asciiTheme="majorEastAsia" w:hAnsiTheme="majorEastAsia"/>
          <w:b/>
          <w:sz w:val="28"/>
          <w:szCs w:val="28"/>
        </w:rPr>
      </w:pPr>
      <w:bookmarkStart w:id="801" w:name="_Toc404964185"/>
      <w:r>
        <w:rPr>
          <w:rFonts w:asciiTheme="majorEastAsia" w:hAnsiTheme="majorEastAsia" w:hint="eastAsia"/>
          <w:b/>
          <w:sz w:val="28"/>
          <w:szCs w:val="28"/>
        </w:rPr>
        <w:lastRenderedPageBreak/>
        <w:t>謝辞</w:t>
      </w:r>
      <w:bookmarkEnd w:id="801"/>
    </w:p>
    <w:p w:rsidR="006A253E" w:rsidRDefault="00FB4349" w:rsidP="00F87822">
      <w:pPr>
        <w:ind w:firstLineChars="100" w:firstLine="210"/>
      </w:pPr>
      <w:r>
        <w:rPr>
          <w:rFonts w:hint="eastAsia"/>
        </w:rPr>
        <w:t>最後に、</w:t>
      </w:r>
      <w:r w:rsidR="00F87822">
        <w:rPr>
          <w:rFonts w:hint="eastAsia"/>
        </w:rPr>
        <w:t>N</w:t>
      </w:r>
      <w:r>
        <w:rPr>
          <w:rFonts w:hint="eastAsia"/>
        </w:rPr>
        <w:t>C3</w:t>
      </w:r>
      <w:r>
        <w:rPr>
          <w:rFonts w:hint="eastAsia"/>
        </w:rPr>
        <w:t>プロジェクトに参画するにあたり、</w:t>
      </w:r>
      <w:r w:rsidR="00F87822">
        <w:rPr>
          <w:rFonts w:hint="eastAsia"/>
        </w:rPr>
        <w:t>NC3</w:t>
      </w:r>
      <w:r w:rsidR="00F87822">
        <w:rPr>
          <w:rFonts w:hint="eastAsia"/>
        </w:rPr>
        <w:t>の仕様については新井</w:t>
      </w:r>
      <w:r w:rsidR="006A253E">
        <w:rPr>
          <w:rFonts w:hint="eastAsia"/>
        </w:rPr>
        <w:t>紀子</w:t>
      </w:r>
      <w:r w:rsidR="00F87822">
        <w:rPr>
          <w:rFonts w:hint="eastAsia"/>
        </w:rPr>
        <w:t>教授はじめ、</w:t>
      </w:r>
      <w:r w:rsidR="00F87822">
        <w:rPr>
          <w:rFonts w:hint="eastAsia"/>
        </w:rPr>
        <w:t>NC3</w:t>
      </w:r>
      <w:r w:rsidR="00F87822">
        <w:rPr>
          <w:rFonts w:hint="eastAsia"/>
        </w:rPr>
        <w:t>プロジェクトの開発者に</w:t>
      </w:r>
      <w:r w:rsidR="006A253E">
        <w:rPr>
          <w:rFonts w:hint="eastAsia"/>
        </w:rPr>
        <w:t>様々な</w:t>
      </w:r>
      <w:r w:rsidR="00F87822">
        <w:rPr>
          <w:rFonts w:hint="eastAsia"/>
        </w:rPr>
        <w:t>ご指導頂いた。</w:t>
      </w:r>
    </w:p>
    <w:p w:rsidR="006A253E" w:rsidRDefault="00F87822" w:rsidP="006A253E">
      <w:pPr>
        <w:ind w:firstLineChars="100" w:firstLine="210"/>
      </w:pPr>
      <w:r>
        <w:rPr>
          <w:rFonts w:hint="eastAsia"/>
        </w:rPr>
        <w:t>また、</w:t>
      </w:r>
      <w:r w:rsidR="00FB4349">
        <w:rPr>
          <w:rFonts w:hint="eastAsia"/>
        </w:rPr>
        <w:t>プログラミングの作法等を本研究室の中島氏</w:t>
      </w:r>
      <w:r w:rsidR="00011FF5">
        <w:rPr>
          <w:rFonts w:hint="eastAsia"/>
        </w:rPr>
        <w:t>より</w:t>
      </w:r>
      <w:r>
        <w:rPr>
          <w:rFonts w:hint="eastAsia"/>
        </w:rPr>
        <w:t>熱心に</w:t>
      </w:r>
      <w:r w:rsidR="00FB4349">
        <w:rPr>
          <w:rFonts w:hint="eastAsia"/>
        </w:rPr>
        <w:t>ご指導</w:t>
      </w:r>
      <w:r w:rsidR="00011FF5">
        <w:rPr>
          <w:rFonts w:hint="eastAsia"/>
        </w:rPr>
        <w:t>頂いた。</w:t>
      </w:r>
    </w:p>
    <w:p w:rsidR="0072577B" w:rsidRPr="0072577B" w:rsidRDefault="00011FF5" w:rsidP="006A253E">
      <w:pPr>
        <w:ind w:firstLineChars="100" w:firstLine="210"/>
      </w:pPr>
      <w:r>
        <w:rPr>
          <w:rFonts w:hint="eastAsia"/>
        </w:rPr>
        <w:t>ここに、心から感謝の意を表する。</w:t>
      </w:r>
    </w:p>
    <w:p w:rsidR="0072577B" w:rsidRDefault="0072577B">
      <w:pPr>
        <w:widowControl/>
        <w:adjustRightInd/>
        <w:spacing w:line="240" w:lineRule="auto"/>
        <w:jc w:val="left"/>
        <w:textAlignment w:val="auto"/>
      </w:pPr>
      <w:r>
        <w:br w:type="page"/>
      </w:r>
    </w:p>
    <w:p w:rsidR="00930F0A" w:rsidRPr="007A3655" w:rsidRDefault="00930F0A" w:rsidP="00930F0A">
      <w:pPr>
        <w:pStyle w:val="10"/>
        <w:rPr>
          <w:rFonts w:asciiTheme="majorEastAsia" w:hAnsiTheme="majorEastAsia"/>
          <w:b/>
          <w:sz w:val="28"/>
          <w:szCs w:val="28"/>
        </w:rPr>
      </w:pPr>
      <w:bookmarkStart w:id="802" w:name="_Toc404964186"/>
      <w:r w:rsidRPr="007A3655">
        <w:rPr>
          <w:rFonts w:asciiTheme="majorEastAsia" w:hAnsiTheme="majorEastAsia" w:hint="eastAsia"/>
          <w:b/>
          <w:sz w:val="28"/>
          <w:szCs w:val="28"/>
        </w:rPr>
        <w:lastRenderedPageBreak/>
        <w:t>参考文献</w:t>
      </w:r>
      <w:bookmarkEnd w:id="802"/>
    </w:p>
    <w:p w:rsidR="001E461D" w:rsidRDefault="001E461D" w:rsidP="00CF2C3F">
      <w:pPr>
        <w:pStyle w:val="ab"/>
        <w:numPr>
          <w:ilvl w:val="0"/>
          <w:numId w:val="19"/>
        </w:numPr>
        <w:ind w:leftChars="0"/>
      </w:pPr>
      <w:r>
        <w:rPr>
          <w:rFonts w:hint="eastAsia"/>
        </w:rPr>
        <w:t>参考書</w:t>
      </w:r>
    </w:p>
    <w:p w:rsidR="009D2C77" w:rsidRDefault="00951017" w:rsidP="00261C68">
      <w:pPr>
        <w:ind w:leftChars="100" w:left="210"/>
      </w:pPr>
      <w:r>
        <w:rPr>
          <w:rFonts w:hint="eastAsia"/>
        </w:rPr>
        <w:t>[1]</w:t>
      </w:r>
      <w:r w:rsidR="001E461D">
        <w:rPr>
          <w:rFonts w:hint="eastAsia"/>
        </w:rPr>
        <w:t>オライリージャパン</w:t>
      </w:r>
      <w:r w:rsidR="009D2C77">
        <w:rPr>
          <w:rFonts w:hint="eastAsia"/>
        </w:rPr>
        <w:t>．</w:t>
      </w:r>
      <w:r w:rsidR="001E461D">
        <w:rPr>
          <w:rFonts w:hint="eastAsia"/>
        </w:rPr>
        <w:t>RESTful Web</w:t>
      </w:r>
      <w:r w:rsidR="001E461D">
        <w:rPr>
          <w:rFonts w:hint="eastAsia"/>
        </w:rPr>
        <w:t>サービス</w:t>
      </w:r>
      <w:r w:rsidR="009D2C77">
        <w:rPr>
          <w:rFonts w:hint="eastAsia"/>
        </w:rPr>
        <w:t>．</w:t>
      </w:r>
    </w:p>
    <w:p w:rsidR="001E461D" w:rsidRDefault="001E461D" w:rsidP="00261C68">
      <w:pPr>
        <w:ind w:leftChars="100" w:left="210" w:firstLineChars="100" w:firstLine="210"/>
      </w:pPr>
      <w:r>
        <w:rPr>
          <w:rFonts w:hint="eastAsia"/>
        </w:rPr>
        <w:t xml:space="preserve">Leonard Richardson, Sam Ruby </w:t>
      </w:r>
      <w:r>
        <w:rPr>
          <w:rFonts w:hint="eastAsia"/>
        </w:rPr>
        <w:t>著</w:t>
      </w:r>
      <w:r w:rsidR="009D2C77">
        <w:rPr>
          <w:rFonts w:hint="eastAsia"/>
        </w:rPr>
        <w:t>．</w:t>
      </w:r>
      <w:r>
        <w:rPr>
          <w:rFonts w:hint="eastAsia"/>
        </w:rPr>
        <w:t>山本陽平　監訳</w:t>
      </w:r>
    </w:p>
    <w:p w:rsidR="00951017" w:rsidRPr="009D2C77" w:rsidRDefault="00951017" w:rsidP="00261C68">
      <w:pPr>
        <w:ind w:leftChars="100" w:left="210"/>
      </w:pPr>
    </w:p>
    <w:p w:rsidR="00213713" w:rsidRDefault="00213713" w:rsidP="00261C68">
      <w:pPr>
        <w:ind w:leftChars="100" w:left="210"/>
      </w:pPr>
      <w:r>
        <w:rPr>
          <w:rFonts w:hint="eastAsia"/>
        </w:rPr>
        <w:t>[2]</w:t>
      </w:r>
      <w:r>
        <w:rPr>
          <w:rFonts w:hint="eastAsia"/>
        </w:rPr>
        <w:t>オライリージャパン</w:t>
      </w:r>
      <w:r w:rsidR="009D2C77">
        <w:rPr>
          <w:rFonts w:hint="eastAsia"/>
        </w:rPr>
        <w:t>．</w:t>
      </w:r>
      <w:r>
        <w:rPr>
          <w:rFonts w:hint="eastAsia"/>
        </w:rPr>
        <w:t>実践</w:t>
      </w:r>
      <w:r>
        <w:rPr>
          <w:rFonts w:hint="eastAsia"/>
        </w:rPr>
        <w:t>Vagrant</w:t>
      </w:r>
      <w:r w:rsidR="009D2C77">
        <w:rPr>
          <w:rFonts w:hint="eastAsia"/>
        </w:rPr>
        <w:t>．</w:t>
      </w:r>
    </w:p>
    <w:p w:rsidR="00213713" w:rsidRDefault="00213713" w:rsidP="00261C68">
      <w:pPr>
        <w:ind w:leftChars="100" w:left="210"/>
      </w:pPr>
      <w:r>
        <w:rPr>
          <w:rFonts w:hint="eastAsia"/>
        </w:rPr>
        <w:t>Mitchell Hashimoto</w:t>
      </w:r>
      <w:r>
        <w:rPr>
          <w:rFonts w:hint="eastAsia"/>
        </w:rPr>
        <w:t xml:space="preserve">　著</w:t>
      </w:r>
      <w:r w:rsidR="009D2C77">
        <w:rPr>
          <w:rFonts w:hint="eastAsia"/>
        </w:rPr>
        <w:t>．</w:t>
      </w:r>
      <w:r>
        <w:rPr>
          <w:rFonts w:hint="eastAsia"/>
        </w:rPr>
        <w:t>Sky</w:t>
      </w:r>
      <w:r>
        <w:rPr>
          <w:rFonts w:hint="eastAsia"/>
        </w:rPr>
        <w:t>株式会社　玉川竜司　翻訳</w:t>
      </w:r>
    </w:p>
    <w:p w:rsidR="00213713" w:rsidRPr="00213713" w:rsidRDefault="00213713" w:rsidP="00261C68">
      <w:pPr>
        <w:ind w:leftChars="100" w:left="210"/>
      </w:pPr>
    </w:p>
    <w:p w:rsidR="001E461D" w:rsidRDefault="00951017" w:rsidP="00261C68">
      <w:pPr>
        <w:ind w:leftChars="100" w:left="210"/>
      </w:pPr>
      <w:r>
        <w:rPr>
          <w:rFonts w:hint="eastAsia"/>
        </w:rPr>
        <w:t>[</w:t>
      </w:r>
      <w:r w:rsidR="00213713">
        <w:rPr>
          <w:rFonts w:hint="eastAsia"/>
        </w:rPr>
        <w:t>3</w:t>
      </w:r>
      <w:r>
        <w:rPr>
          <w:rFonts w:hint="eastAsia"/>
        </w:rPr>
        <w:t>]</w:t>
      </w:r>
      <w:r w:rsidR="00A720B2">
        <w:rPr>
          <w:rFonts w:hint="eastAsia"/>
        </w:rPr>
        <w:t>技術評論社</w:t>
      </w:r>
      <w:r w:rsidR="009D2C77">
        <w:rPr>
          <w:rFonts w:hint="eastAsia"/>
        </w:rPr>
        <w:t>．</w:t>
      </w:r>
      <w:r w:rsidR="00A720B2">
        <w:rPr>
          <w:rFonts w:hint="eastAsia"/>
        </w:rPr>
        <w:t>良いコードを書く技術</w:t>
      </w:r>
      <w:r w:rsidR="009D2C77">
        <w:rPr>
          <w:rFonts w:hint="eastAsia"/>
        </w:rPr>
        <w:t>．</w:t>
      </w:r>
      <w:r w:rsidR="00A720B2" w:rsidRPr="00A720B2">
        <w:rPr>
          <w:rFonts w:hint="eastAsia"/>
        </w:rPr>
        <w:t>縣俊貴</w:t>
      </w:r>
      <w:r w:rsidR="00A720B2">
        <w:rPr>
          <w:rFonts w:hint="eastAsia"/>
        </w:rPr>
        <w:t xml:space="preserve">　著</w:t>
      </w:r>
    </w:p>
    <w:p w:rsidR="00A720B2" w:rsidRPr="009D2C77" w:rsidRDefault="00A720B2" w:rsidP="00261C68">
      <w:pPr>
        <w:ind w:leftChars="100" w:left="210"/>
      </w:pPr>
    </w:p>
    <w:p w:rsidR="009D2C77" w:rsidRDefault="00A720B2" w:rsidP="00261C68">
      <w:pPr>
        <w:ind w:leftChars="100" w:left="210"/>
      </w:pPr>
      <w:r>
        <w:rPr>
          <w:rFonts w:hint="eastAsia"/>
        </w:rPr>
        <w:t>[</w:t>
      </w:r>
      <w:r w:rsidR="00213713">
        <w:rPr>
          <w:rFonts w:hint="eastAsia"/>
        </w:rPr>
        <w:t>4</w:t>
      </w:r>
      <w:r>
        <w:rPr>
          <w:rFonts w:hint="eastAsia"/>
        </w:rPr>
        <w:t>]</w:t>
      </w:r>
      <w:r>
        <w:rPr>
          <w:rFonts w:hint="eastAsia"/>
        </w:rPr>
        <w:t>技術評論社</w:t>
      </w:r>
      <w:r w:rsidR="009D2C77">
        <w:rPr>
          <w:rFonts w:hint="eastAsia"/>
        </w:rPr>
        <w:t>．</w:t>
      </w:r>
      <w:r>
        <w:rPr>
          <w:rFonts w:hint="eastAsia"/>
        </w:rPr>
        <w:t>CakePHP2</w:t>
      </w:r>
      <w:r>
        <w:rPr>
          <w:rFonts w:hint="eastAsia"/>
        </w:rPr>
        <w:t>実践入門</w:t>
      </w:r>
      <w:r w:rsidR="009D2C77">
        <w:rPr>
          <w:rFonts w:hint="eastAsia"/>
        </w:rPr>
        <w:t>．</w:t>
      </w:r>
    </w:p>
    <w:p w:rsidR="00A720B2" w:rsidRDefault="00A720B2" w:rsidP="00261C68">
      <w:pPr>
        <w:ind w:leftChars="100" w:left="210" w:firstLineChars="100" w:firstLine="210"/>
      </w:pPr>
      <w:r w:rsidRPr="00A720B2">
        <w:rPr>
          <w:rFonts w:hint="eastAsia"/>
        </w:rPr>
        <w:t>安藤祐介</w:t>
      </w:r>
      <w:r w:rsidR="004727AC">
        <w:rPr>
          <w:rFonts w:hint="eastAsia"/>
        </w:rPr>
        <w:t>、</w:t>
      </w:r>
      <w:r w:rsidRPr="00A720B2">
        <w:rPr>
          <w:rFonts w:hint="eastAsia"/>
        </w:rPr>
        <w:t>岸田健一郎</w:t>
      </w:r>
      <w:r w:rsidR="004727AC">
        <w:rPr>
          <w:rFonts w:hint="eastAsia"/>
        </w:rPr>
        <w:t>、</w:t>
      </w:r>
      <w:r w:rsidRPr="00A720B2">
        <w:rPr>
          <w:rFonts w:hint="eastAsia"/>
        </w:rPr>
        <w:t>新原雅司</w:t>
      </w:r>
      <w:r w:rsidR="004727AC">
        <w:rPr>
          <w:rFonts w:hint="eastAsia"/>
        </w:rPr>
        <w:t>、</w:t>
      </w:r>
      <w:r w:rsidRPr="00A720B2">
        <w:rPr>
          <w:rFonts w:hint="eastAsia"/>
        </w:rPr>
        <w:t>市川快</w:t>
      </w:r>
      <w:r w:rsidR="004727AC">
        <w:rPr>
          <w:rFonts w:hint="eastAsia"/>
        </w:rPr>
        <w:t>、</w:t>
      </w:r>
      <w:r w:rsidRPr="00A720B2">
        <w:rPr>
          <w:rFonts w:hint="eastAsia"/>
        </w:rPr>
        <w:t>渡辺一宏</w:t>
      </w:r>
      <w:r w:rsidR="004727AC">
        <w:rPr>
          <w:rFonts w:hint="eastAsia"/>
        </w:rPr>
        <w:t xml:space="preserve">、鈴木則夫　</w:t>
      </w:r>
      <w:r w:rsidRPr="00A720B2">
        <w:rPr>
          <w:rFonts w:hint="eastAsia"/>
        </w:rPr>
        <w:t>著</w:t>
      </w:r>
    </w:p>
    <w:p w:rsidR="00A720B2" w:rsidRPr="009D2C77" w:rsidRDefault="00A720B2" w:rsidP="00261C68">
      <w:pPr>
        <w:ind w:leftChars="100" w:left="210"/>
      </w:pPr>
    </w:p>
    <w:p w:rsidR="004727AC" w:rsidRDefault="004727AC" w:rsidP="00261C68">
      <w:pPr>
        <w:ind w:leftChars="100" w:left="210"/>
      </w:pPr>
      <w:r>
        <w:rPr>
          <w:rFonts w:hint="eastAsia"/>
        </w:rPr>
        <w:t>[5]</w:t>
      </w:r>
      <w:r>
        <w:rPr>
          <w:rFonts w:hint="eastAsia"/>
        </w:rPr>
        <w:t>技術評論社</w:t>
      </w:r>
      <w:r w:rsidR="009D2C77">
        <w:rPr>
          <w:rFonts w:hint="eastAsia"/>
        </w:rPr>
        <w:t>．</w:t>
      </w:r>
      <w:r>
        <w:rPr>
          <w:rFonts w:hint="eastAsia"/>
        </w:rPr>
        <w:t>Web</w:t>
      </w:r>
      <w:r>
        <w:rPr>
          <w:rFonts w:hint="eastAsia"/>
        </w:rPr>
        <w:t xml:space="preserve">を支える技術　</w:t>
      </w:r>
      <w:r>
        <w:rPr>
          <w:rFonts w:hint="eastAsia"/>
        </w:rPr>
        <w:t>HTTP</w:t>
      </w:r>
      <w:r>
        <w:rPr>
          <w:rFonts w:hint="eastAsia"/>
        </w:rPr>
        <w:t>、</w:t>
      </w:r>
      <w:r>
        <w:rPr>
          <w:rFonts w:hint="eastAsia"/>
        </w:rPr>
        <w:t>URL</w:t>
      </w:r>
      <w:r>
        <w:rPr>
          <w:rFonts w:hint="eastAsia"/>
        </w:rPr>
        <w:t>、</w:t>
      </w:r>
      <w:r>
        <w:rPr>
          <w:rFonts w:hint="eastAsia"/>
        </w:rPr>
        <w:t>HTML</w:t>
      </w:r>
      <w:r>
        <w:rPr>
          <w:rFonts w:hint="eastAsia"/>
        </w:rPr>
        <w:t>、そして</w:t>
      </w:r>
      <w:r>
        <w:rPr>
          <w:rFonts w:hint="eastAsia"/>
        </w:rPr>
        <w:t>REST</w:t>
      </w:r>
      <w:r w:rsidR="009D2C77">
        <w:rPr>
          <w:rFonts w:hint="eastAsia"/>
        </w:rPr>
        <w:t>．</w:t>
      </w:r>
      <w:r>
        <w:rPr>
          <w:rFonts w:hint="eastAsia"/>
        </w:rPr>
        <w:t>山本陽平　著</w:t>
      </w:r>
    </w:p>
    <w:p w:rsidR="004727AC" w:rsidRPr="009D2C77" w:rsidRDefault="004727AC" w:rsidP="005D4C9A"/>
    <w:p w:rsidR="001E461D" w:rsidRDefault="001E461D" w:rsidP="00CF2C3F">
      <w:pPr>
        <w:pStyle w:val="ab"/>
        <w:numPr>
          <w:ilvl w:val="0"/>
          <w:numId w:val="19"/>
        </w:numPr>
        <w:ind w:leftChars="0"/>
      </w:pPr>
      <w:r>
        <w:rPr>
          <w:rFonts w:hint="eastAsia"/>
        </w:rPr>
        <w:t>Web</w:t>
      </w:r>
      <w:r>
        <w:rPr>
          <w:rFonts w:hint="eastAsia"/>
        </w:rPr>
        <w:t>サイト</w:t>
      </w:r>
    </w:p>
    <w:p w:rsidR="00175AEE" w:rsidRDefault="00EA62D2" w:rsidP="00261C68">
      <w:pPr>
        <w:ind w:leftChars="100" w:left="210"/>
      </w:pPr>
      <w:r w:rsidRPr="007A3655">
        <w:rPr>
          <w:rFonts w:hint="eastAsia"/>
        </w:rPr>
        <w:t xml:space="preserve">[1] </w:t>
      </w:r>
      <w:r w:rsidR="003E41B3">
        <w:rPr>
          <w:rFonts w:hint="eastAsia"/>
        </w:rPr>
        <w:t>cake</w:t>
      </w:r>
      <w:r w:rsidR="003E41B3">
        <w:rPr>
          <w:rFonts w:hint="eastAsia"/>
        </w:rPr>
        <w:t>ソフトウェア財団．</w:t>
      </w:r>
      <w:r w:rsidR="003E41B3">
        <w:t>”</w:t>
      </w:r>
      <w:r w:rsidR="003E41B3">
        <w:rPr>
          <w:rFonts w:hint="eastAsia"/>
        </w:rPr>
        <w:t>CakePHP CookBook 2.X</w:t>
      </w:r>
      <w:r w:rsidR="003E41B3">
        <w:rPr>
          <w:rFonts w:hint="eastAsia"/>
        </w:rPr>
        <w:t>ドキュメント</w:t>
      </w:r>
      <w:r w:rsidR="003E41B3">
        <w:t>”</w:t>
      </w:r>
      <w:r w:rsidR="003E41B3">
        <w:rPr>
          <w:rFonts w:hint="eastAsia"/>
        </w:rPr>
        <w:t>．</w:t>
      </w:r>
    </w:p>
    <w:p w:rsidR="00EA62D2" w:rsidRDefault="00175AEE" w:rsidP="00261C68">
      <w:pPr>
        <w:ind w:leftChars="100" w:left="210" w:firstLineChars="200" w:firstLine="420"/>
      </w:pPr>
      <w:r>
        <w:rPr>
          <w:rFonts w:hint="eastAsia"/>
        </w:rPr>
        <w:t>CakePHP CookBook 2.X</w:t>
      </w:r>
      <w:r>
        <w:rPr>
          <w:rFonts w:hint="eastAsia"/>
        </w:rPr>
        <w:t>（オンライン），入手先〈</w:t>
      </w:r>
      <w:hyperlink r:id="rId48" w:history="1">
        <w:r w:rsidRPr="00E15C1D">
          <w:rPr>
            <w:rStyle w:val="ad"/>
          </w:rPr>
          <w:t>http://book.cakephp.org/2.0/ja/index.html</w:t>
        </w:r>
      </w:hyperlink>
      <w:r>
        <w:rPr>
          <w:rFonts w:hint="eastAsia"/>
        </w:rPr>
        <w:t>〉．</w:t>
      </w:r>
    </w:p>
    <w:p w:rsidR="00BE2561" w:rsidRDefault="00BE2561" w:rsidP="00261C68">
      <w:pPr>
        <w:ind w:leftChars="100" w:left="210" w:firstLineChars="200" w:firstLine="420"/>
      </w:pPr>
      <w:r>
        <w:rPr>
          <w:rFonts w:hint="eastAsia"/>
        </w:rPr>
        <w:t>参照</w:t>
      </w:r>
      <w:r>
        <w:rPr>
          <w:rFonts w:hint="eastAsia"/>
        </w:rPr>
        <w:t xml:space="preserve">2014/4/12 </w:t>
      </w:r>
      <w:r>
        <w:t>–</w:t>
      </w:r>
      <w:r>
        <w:rPr>
          <w:rFonts w:hint="eastAsia"/>
        </w:rPr>
        <w:t xml:space="preserve"> 2014/12/10</w:t>
      </w:r>
      <w:r>
        <w:rPr>
          <w:rFonts w:hint="eastAsia"/>
        </w:rPr>
        <w:t>．</w:t>
      </w:r>
    </w:p>
    <w:p w:rsidR="007E19C8" w:rsidRPr="007A3655" w:rsidRDefault="007E19C8" w:rsidP="00261C68">
      <w:pPr>
        <w:ind w:leftChars="100" w:left="210"/>
      </w:pPr>
    </w:p>
    <w:p w:rsidR="00EE2187" w:rsidRDefault="00EA62D2" w:rsidP="00261C68">
      <w:pPr>
        <w:ind w:leftChars="100" w:left="210"/>
      </w:pPr>
      <w:r w:rsidRPr="007A3655">
        <w:rPr>
          <w:rFonts w:hint="eastAsia"/>
        </w:rPr>
        <w:t xml:space="preserve">[2] </w:t>
      </w:r>
      <w:r w:rsidR="002859F5">
        <w:rPr>
          <w:rFonts w:hint="eastAsia"/>
        </w:rPr>
        <w:t>@tomof</w:t>
      </w:r>
      <w:r w:rsidR="002859F5">
        <w:rPr>
          <w:rFonts w:hint="eastAsia"/>
        </w:rPr>
        <w:t>．</w:t>
      </w:r>
      <w:r w:rsidR="002859F5">
        <w:t>“</w:t>
      </w:r>
      <w:r w:rsidR="002859F5">
        <w:rPr>
          <w:rFonts w:hint="eastAsia"/>
        </w:rPr>
        <w:t xml:space="preserve">AngularJS 1.2 </w:t>
      </w:r>
      <w:r w:rsidR="002859F5">
        <w:rPr>
          <w:rFonts w:hint="eastAsia"/>
        </w:rPr>
        <w:t>日本語リファレンス</w:t>
      </w:r>
      <w:r w:rsidR="002859F5">
        <w:rPr>
          <w:rFonts w:hint="eastAsia"/>
        </w:rPr>
        <w:t>|js STUDIO</w:t>
      </w:r>
      <w:r w:rsidR="002859F5">
        <w:t>”</w:t>
      </w:r>
      <w:r w:rsidR="002859F5">
        <w:rPr>
          <w:rFonts w:hint="eastAsia"/>
        </w:rPr>
        <w:t>．</w:t>
      </w:r>
      <w:r w:rsidR="00EE2187">
        <w:t>js</w:t>
      </w:r>
      <w:r w:rsidR="002859F5">
        <w:rPr>
          <w:rFonts w:hint="eastAsia"/>
        </w:rPr>
        <w:t xml:space="preserve"> STUDIO</w:t>
      </w:r>
      <w:r w:rsidR="002859F5">
        <w:rPr>
          <w:rFonts w:hint="eastAsia"/>
        </w:rPr>
        <w:t>（オンライン），</w:t>
      </w:r>
    </w:p>
    <w:p w:rsidR="00BE2561" w:rsidRDefault="002859F5" w:rsidP="00261C68">
      <w:pPr>
        <w:ind w:leftChars="100" w:left="210" w:firstLineChars="200" w:firstLine="420"/>
      </w:pPr>
      <w:r>
        <w:rPr>
          <w:rFonts w:hint="eastAsia"/>
        </w:rPr>
        <w:t>入手先〈</w:t>
      </w:r>
      <w:hyperlink r:id="rId49" w:history="1">
        <w:r w:rsidR="00272BC0" w:rsidRPr="00E15C1D">
          <w:rPr>
            <w:rStyle w:val="ad"/>
          </w:rPr>
          <w:t>http://js.studio-kingdom.com/angularjs</w:t>
        </w:r>
      </w:hyperlink>
      <w:r w:rsidR="00272BC0">
        <w:rPr>
          <w:rFonts w:hint="eastAsia"/>
        </w:rPr>
        <w:t>〉</w:t>
      </w:r>
      <w:r>
        <w:rPr>
          <w:rFonts w:hint="eastAsia"/>
        </w:rPr>
        <w:t>．</w:t>
      </w:r>
      <w:r w:rsidR="00BE2561">
        <w:rPr>
          <w:rFonts w:hint="eastAsia"/>
        </w:rPr>
        <w:t>参照</w:t>
      </w:r>
      <w:r w:rsidR="00BE2561">
        <w:rPr>
          <w:rFonts w:hint="eastAsia"/>
        </w:rPr>
        <w:t xml:space="preserve">2014/4/12 </w:t>
      </w:r>
      <w:r w:rsidR="00BE2561">
        <w:t>–</w:t>
      </w:r>
      <w:r w:rsidR="00BE2561">
        <w:rPr>
          <w:rFonts w:hint="eastAsia"/>
        </w:rPr>
        <w:t xml:space="preserve"> 2014/12/10</w:t>
      </w:r>
      <w:r w:rsidR="00BE2561">
        <w:rPr>
          <w:rFonts w:hint="eastAsia"/>
        </w:rPr>
        <w:t>．</w:t>
      </w:r>
    </w:p>
    <w:p w:rsidR="009E439C" w:rsidRPr="00EE2187" w:rsidRDefault="009E439C" w:rsidP="00261C68">
      <w:pPr>
        <w:ind w:leftChars="100" w:left="210"/>
      </w:pPr>
    </w:p>
    <w:p w:rsidR="009E439C" w:rsidRDefault="009E439C" w:rsidP="00261C68">
      <w:pPr>
        <w:ind w:leftChars="100" w:left="210"/>
      </w:pPr>
      <w:r>
        <w:rPr>
          <w:rFonts w:hint="eastAsia"/>
        </w:rPr>
        <w:t xml:space="preserve">[3] </w:t>
      </w:r>
      <w:r w:rsidRPr="009E439C">
        <w:t>Mark Otto</w:t>
      </w:r>
      <w:r>
        <w:rPr>
          <w:rFonts w:hint="eastAsia"/>
        </w:rPr>
        <w:t xml:space="preserve">, </w:t>
      </w:r>
      <w:r w:rsidRPr="009E439C">
        <w:t>Jacob Thornton</w:t>
      </w:r>
      <w:r>
        <w:rPr>
          <w:rFonts w:hint="eastAsia"/>
        </w:rPr>
        <w:t>．</w:t>
      </w:r>
      <w:r>
        <w:t>”</w:t>
      </w:r>
      <w:r>
        <w:rPr>
          <w:rFonts w:hint="eastAsia"/>
        </w:rPr>
        <w:t>Bootstrap</w:t>
      </w:r>
      <w:r>
        <w:t>”</w:t>
      </w:r>
      <w:r>
        <w:rPr>
          <w:rFonts w:hint="eastAsia"/>
        </w:rPr>
        <w:t>．</w:t>
      </w:r>
      <w:r w:rsidRPr="009E439C">
        <w:rPr>
          <w:rFonts w:hint="eastAsia"/>
        </w:rPr>
        <w:t xml:space="preserve"> </w:t>
      </w:r>
      <w:r>
        <w:rPr>
          <w:rFonts w:hint="eastAsia"/>
        </w:rPr>
        <w:t>Bootstrap</w:t>
      </w:r>
      <w:r>
        <w:rPr>
          <w:rFonts w:hint="eastAsia"/>
        </w:rPr>
        <w:t>（オンライン），</w:t>
      </w:r>
    </w:p>
    <w:p w:rsidR="009E439C" w:rsidRPr="00272BC0" w:rsidRDefault="009E439C" w:rsidP="00261C68">
      <w:pPr>
        <w:ind w:leftChars="100" w:left="210" w:firstLineChars="200" w:firstLine="420"/>
      </w:pPr>
      <w:r>
        <w:rPr>
          <w:rFonts w:hint="eastAsia"/>
        </w:rPr>
        <w:t>入手先〈</w:t>
      </w:r>
      <w:hyperlink r:id="rId50" w:history="1">
        <w:r w:rsidRPr="00E15C1D">
          <w:rPr>
            <w:rStyle w:val="ad"/>
          </w:rPr>
          <w:t>http://getbootstrap.com/</w:t>
        </w:r>
      </w:hyperlink>
      <w:r>
        <w:rPr>
          <w:rFonts w:hint="eastAsia"/>
        </w:rPr>
        <w:t>〉．参照</w:t>
      </w:r>
      <w:r>
        <w:rPr>
          <w:rFonts w:hint="eastAsia"/>
        </w:rPr>
        <w:t xml:space="preserve">2014/4/12 </w:t>
      </w:r>
      <w:r>
        <w:t>–</w:t>
      </w:r>
      <w:r>
        <w:rPr>
          <w:rFonts w:hint="eastAsia"/>
        </w:rPr>
        <w:t xml:space="preserve"> 2014/12/10</w:t>
      </w:r>
      <w:r>
        <w:rPr>
          <w:rFonts w:hint="eastAsia"/>
        </w:rPr>
        <w:t>．</w:t>
      </w:r>
    </w:p>
    <w:sectPr w:rsidR="009E439C" w:rsidRPr="00272BC0" w:rsidSect="00A74E23">
      <w:footerReference w:type="default" r:id="rId51"/>
      <w:pgSz w:w="11906" w:h="16838"/>
      <w:pgMar w:top="1440" w:right="1080" w:bottom="1440" w:left="1080" w:header="851" w:footer="992" w:gutter="0"/>
      <w:pgNumType w:start="1"/>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34852" w:rsidRDefault="00534852" w:rsidP="001E3E5A">
      <w:pPr>
        <w:spacing w:line="240" w:lineRule="auto"/>
      </w:pPr>
      <w:r>
        <w:separator/>
      </w:r>
    </w:p>
  </w:endnote>
  <w:endnote w:type="continuationSeparator" w:id="0">
    <w:p w:rsidR="00534852" w:rsidRDefault="00534852" w:rsidP="001E3E5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Mincho">
    <w:altName w:val="ＭＳ 明朝"/>
    <w:panose1 w:val="02020609040305080305"/>
    <w:charset w:val="80"/>
    <w:family w:val="roman"/>
    <w:notTrueType/>
    <w:pitch w:val="fixed"/>
    <w:sig w:usb0="00000000" w:usb1="08070000" w:usb2="00000010" w:usb3="00000000" w:csb0="00020000" w:csb1="00000000"/>
  </w:font>
  <w:font w:name="ＭＳ ゴシック">
    <w:altName w:val="MS Gothic"/>
    <w:panose1 w:val="020B0609070205080204"/>
    <w:charset w:val="80"/>
    <w:family w:val="modern"/>
    <w:pitch w:val="fixed"/>
    <w:sig w:usb0="E00002FF" w:usb1="6AC7FDFB" w:usb2="00000012" w:usb3="00000000" w:csb0="0002009F" w:csb1="00000000"/>
  </w:font>
  <w:font w:name="MS UI Gothic">
    <w:panose1 w:val="020B0600070205080204"/>
    <w:charset w:val="80"/>
    <w:family w:val="modern"/>
    <w:pitch w:val="variable"/>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9562567"/>
      <w:docPartObj>
        <w:docPartGallery w:val="Page Numbers (Bottom of Page)"/>
        <w:docPartUnique/>
      </w:docPartObj>
    </w:sdtPr>
    <w:sdtContent>
      <w:p w:rsidR="00643277" w:rsidRDefault="00172E0E">
        <w:pPr>
          <w:pStyle w:val="a5"/>
          <w:jc w:val="center"/>
        </w:pPr>
        <w:fldSimple w:instr=" PAGE   \* MERGEFORMAT ">
          <w:r w:rsidR="00457BC4" w:rsidRPr="00457BC4">
            <w:rPr>
              <w:noProof/>
              <w:lang w:val="ja-JP"/>
            </w:rPr>
            <w:t>1</w:t>
          </w:r>
        </w:fldSimple>
      </w:p>
    </w:sdtContent>
  </w:sdt>
  <w:p w:rsidR="00643277" w:rsidRPr="00064DC2" w:rsidRDefault="00643277">
    <w:pPr>
      <w:pStyle w:val="a5"/>
      <w:rPr>
        <w:rFonts w:ascii="ＭＳ ゴシック" w:eastAsia="ＭＳ ゴシック" w:hAnsi="ＭＳ ゴシック"/>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34852" w:rsidRDefault="00534852" w:rsidP="001E3E5A">
      <w:pPr>
        <w:spacing w:line="240" w:lineRule="auto"/>
      </w:pPr>
      <w:r>
        <w:separator/>
      </w:r>
    </w:p>
  </w:footnote>
  <w:footnote w:type="continuationSeparator" w:id="0">
    <w:p w:rsidR="00534852" w:rsidRDefault="00534852" w:rsidP="001E3E5A">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484F"/>
      </v:shape>
    </w:pict>
  </w:numPicBullet>
  <w:abstractNum w:abstractNumId="0">
    <w:nsid w:val="01427D24"/>
    <w:multiLevelType w:val="multilevel"/>
    <w:tmpl w:val="CF8A5BF2"/>
    <w:styleLink w:val="1"/>
    <w:lvl w:ilvl="0">
      <w:start w:val="1"/>
      <w:numFmt w:val="decimal"/>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nsid w:val="02D14D09"/>
    <w:multiLevelType w:val="hybridMultilevel"/>
    <w:tmpl w:val="F5F2DC56"/>
    <w:lvl w:ilvl="0" w:tplc="7818B7FC">
      <w:start w:val="1"/>
      <w:numFmt w:val="decimalEnclosedCircle"/>
      <w:lvlText w:val="%1"/>
      <w:lvlJc w:val="left"/>
      <w:pPr>
        <w:ind w:left="988" w:hanging="420"/>
      </w:pPr>
      <w:rPr>
        <w:rFonts w:hint="default"/>
        <w:b w:val="0"/>
      </w:rPr>
    </w:lvl>
    <w:lvl w:ilvl="1" w:tplc="04090017" w:tentative="1">
      <w:start w:val="1"/>
      <w:numFmt w:val="aiueoFullWidth"/>
      <w:lvlText w:val="(%2)"/>
      <w:lvlJc w:val="left"/>
      <w:pPr>
        <w:ind w:left="1408" w:hanging="420"/>
      </w:p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2">
    <w:nsid w:val="062869C7"/>
    <w:multiLevelType w:val="multilevel"/>
    <w:tmpl w:val="DB140774"/>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nsid w:val="113270EC"/>
    <w:multiLevelType w:val="hybridMultilevel"/>
    <w:tmpl w:val="F606D7A2"/>
    <w:lvl w:ilvl="0" w:tplc="EE06F2DA">
      <w:start w:val="1"/>
      <w:numFmt w:val="decimalEnclosedCircle"/>
      <w:lvlText w:val="%1"/>
      <w:lvlJc w:val="left"/>
      <w:pPr>
        <w:ind w:left="621" w:hanging="420"/>
      </w:pPr>
      <w:rPr>
        <w:rFonts w:hint="default"/>
        <w:b w:val="0"/>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4">
    <w:nsid w:val="14A10FEE"/>
    <w:multiLevelType w:val="hybridMultilevel"/>
    <w:tmpl w:val="6F9082DE"/>
    <w:lvl w:ilvl="0" w:tplc="F47CDAD8">
      <w:start w:val="1"/>
      <w:numFmt w:val="decimalEnclosedCircle"/>
      <w:lvlText w:val="%1"/>
      <w:lvlJc w:val="left"/>
      <w:pPr>
        <w:ind w:left="988" w:hanging="420"/>
      </w:pPr>
      <w:rPr>
        <w:rFonts w:hint="default"/>
        <w:b w:val="0"/>
      </w:rPr>
    </w:lvl>
    <w:lvl w:ilvl="1" w:tplc="04090017" w:tentative="1">
      <w:start w:val="1"/>
      <w:numFmt w:val="aiueoFullWidth"/>
      <w:lvlText w:val="(%2)"/>
      <w:lvlJc w:val="left"/>
      <w:pPr>
        <w:ind w:left="1408" w:hanging="420"/>
      </w:p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5">
    <w:nsid w:val="1ABE1362"/>
    <w:multiLevelType w:val="hybridMultilevel"/>
    <w:tmpl w:val="768C6C1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6">
    <w:nsid w:val="1DD36C4F"/>
    <w:multiLevelType w:val="hybridMultilevel"/>
    <w:tmpl w:val="78F4B474"/>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7">
    <w:nsid w:val="209B156C"/>
    <w:multiLevelType w:val="hybridMultilevel"/>
    <w:tmpl w:val="BE7C498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20F5152E"/>
    <w:multiLevelType w:val="hybridMultilevel"/>
    <w:tmpl w:val="65A862C6"/>
    <w:lvl w:ilvl="0" w:tplc="04090011">
      <w:start w:val="1"/>
      <w:numFmt w:val="decimalEnclosedCircle"/>
      <w:lvlText w:val="%1"/>
      <w:lvlJc w:val="left"/>
      <w:pPr>
        <w:ind w:left="621" w:hanging="420"/>
      </w:p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9">
    <w:nsid w:val="2F976283"/>
    <w:multiLevelType w:val="hybridMultilevel"/>
    <w:tmpl w:val="3C587752"/>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10">
    <w:nsid w:val="303A4C98"/>
    <w:multiLevelType w:val="hybridMultilevel"/>
    <w:tmpl w:val="976212EC"/>
    <w:lvl w:ilvl="0" w:tplc="29C0F1BC">
      <w:start w:val="1"/>
      <w:numFmt w:val="decimalEnclosedCircle"/>
      <w:lvlText w:val="%1"/>
      <w:lvlJc w:val="left"/>
      <w:pPr>
        <w:ind w:left="988" w:hanging="420"/>
      </w:pPr>
      <w:rPr>
        <w:rFonts w:hint="default"/>
        <w:b w:val="0"/>
      </w:rPr>
    </w:lvl>
    <w:lvl w:ilvl="1" w:tplc="04090017">
      <w:start w:val="1"/>
      <w:numFmt w:val="aiueoFullWidth"/>
      <w:lvlText w:val="(%2)"/>
      <w:lvlJc w:val="left"/>
      <w:pPr>
        <w:ind w:left="1408" w:hanging="420"/>
      </w:p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11">
    <w:nsid w:val="32B16774"/>
    <w:multiLevelType w:val="hybridMultilevel"/>
    <w:tmpl w:val="4FC46E56"/>
    <w:lvl w:ilvl="0" w:tplc="7D0A8836">
      <w:start w:val="1"/>
      <w:numFmt w:val="decimalEnclosedCircle"/>
      <w:lvlText w:val="%1"/>
      <w:lvlJc w:val="left"/>
      <w:pPr>
        <w:ind w:left="988" w:hanging="420"/>
      </w:pPr>
      <w:rPr>
        <w:rFonts w:hint="default"/>
        <w:b w:val="0"/>
      </w:rPr>
    </w:lvl>
    <w:lvl w:ilvl="1" w:tplc="04090017" w:tentative="1">
      <w:start w:val="1"/>
      <w:numFmt w:val="aiueoFullWidth"/>
      <w:lvlText w:val="(%2)"/>
      <w:lvlJc w:val="left"/>
      <w:pPr>
        <w:ind w:left="1408" w:hanging="420"/>
      </w:p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12">
    <w:nsid w:val="33952607"/>
    <w:multiLevelType w:val="hybridMultilevel"/>
    <w:tmpl w:val="E264B35C"/>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3">
    <w:nsid w:val="37F74ED6"/>
    <w:multiLevelType w:val="hybridMultilevel"/>
    <w:tmpl w:val="976212EC"/>
    <w:lvl w:ilvl="0" w:tplc="29C0F1BC">
      <w:start w:val="1"/>
      <w:numFmt w:val="decimalEnclosedCircle"/>
      <w:lvlText w:val="%1"/>
      <w:lvlJc w:val="left"/>
      <w:pPr>
        <w:ind w:left="988" w:hanging="420"/>
      </w:pPr>
      <w:rPr>
        <w:rFonts w:hint="default"/>
        <w:b w:val="0"/>
      </w:rPr>
    </w:lvl>
    <w:lvl w:ilvl="1" w:tplc="04090017">
      <w:start w:val="1"/>
      <w:numFmt w:val="aiueoFullWidth"/>
      <w:lvlText w:val="(%2)"/>
      <w:lvlJc w:val="left"/>
      <w:pPr>
        <w:ind w:left="1408" w:hanging="420"/>
      </w:p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14">
    <w:nsid w:val="38247E8C"/>
    <w:multiLevelType w:val="hybridMultilevel"/>
    <w:tmpl w:val="45CAECC6"/>
    <w:lvl w:ilvl="0" w:tplc="04090011">
      <w:start w:val="1"/>
      <w:numFmt w:val="decimalEnclosedCircle"/>
      <w:lvlText w:val="%1"/>
      <w:lvlJc w:val="left"/>
      <w:pPr>
        <w:ind w:left="988" w:hanging="420"/>
      </w:pPr>
    </w:lvl>
    <w:lvl w:ilvl="1" w:tplc="04090017" w:tentative="1">
      <w:start w:val="1"/>
      <w:numFmt w:val="aiueoFullWidth"/>
      <w:lvlText w:val="(%2)"/>
      <w:lvlJc w:val="left"/>
      <w:pPr>
        <w:ind w:left="1408" w:hanging="420"/>
      </w:p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15">
    <w:nsid w:val="39A77F77"/>
    <w:multiLevelType w:val="hybridMultilevel"/>
    <w:tmpl w:val="A546F01C"/>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6">
    <w:nsid w:val="3B877855"/>
    <w:multiLevelType w:val="hybridMultilevel"/>
    <w:tmpl w:val="0FB8682C"/>
    <w:lvl w:ilvl="0" w:tplc="B9C8E632">
      <w:start w:val="1"/>
      <w:numFmt w:val="decimal"/>
      <w:lvlText w:val="(%1)"/>
      <w:lvlJc w:val="left"/>
      <w:pPr>
        <w:ind w:left="846" w:hanging="420"/>
      </w:pPr>
      <w:rPr>
        <w:rFonts w:hint="default"/>
        <w:b/>
      </w:rPr>
    </w:lvl>
    <w:lvl w:ilvl="1" w:tplc="04090017" w:tentative="1">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tentative="1">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tentative="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17">
    <w:nsid w:val="3C252565"/>
    <w:multiLevelType w:val="hybridMultilevel"/>
    <w:tmpl w:val="C750F62C"/>
    <w:lvl w:ilvl="0" w:tplc="04090011">
      <w:start w:val="1"/>
      <w:numFmt w:val="decimalEnclosedCircle"/>
      <w:lvlText w:val="%1"/>
      <w:lvlJc w:val="left"/>
      <w:pPr>
        <w:ind w:left="1130" w:hanging="420"/>
      </w:pPr>
    </w:lvl>
    <w:lvl w:ilvl="1" w:tplc="04090017" w:tentative="1">
      <w:start w:val="1"/>
      <w:numFmt w:val="aiueoFullWidth"/>
      <w:lvlText w:val="(%2)"/>
      <w:lvlJc w:val="left"/>
      <w:pPr>
        <w:ind w:left="1550" w:hanging="420"/>
      </w:pPr>
    </w:lvl>
    <w:lvl w:ilvl="2" w:tplc="04090011" w:tentative="1">
      <w:start w:val="1"/>
      <w:numFmt w:val="decimalEnclosedCircle"/>
      <w:lvlText w:val="%3"/>
      <w:lvlJc w:val="left"/>
      <w:pPr>
        <w:ind w:left="1970" w:hanging="420"/>
      </w:pPr>
    </w:lvl>
    <w:lvl w:ilvl="3" w:tplc="0409000F" w:tentative="1">
      <w:start w:val="1"/>
      <w:numFmt w:val="decimal"/>
      <w:lvlText w:val="%4."/>
      <w:lvlJc w:val="left"/>
      <w:pPr>
        <w:ind w:left="2390" w:hanging="420"/>
      </w:pPr>
    </w:lvl>
    <w:lvl w:ilvl="4" w:tplc="04090017" w:tentative="1">
      <w:start w:val="1"/>
      <w:numFmt w:val="aiueoFullWidth"/>
      <w:lvlText w:val="(%5)"/>
      <w:lvlJc w:val="left"/>
      <w:pPr>
        <w:ind w:left="2810" w:hanging="420"/>
      </w:pPr>
    </w:lvl>
    <w:lvl w:ilvl="5" w:tplc="04090011" w:tentative="1">
      <w:start w:val="1"/>
      <w:numFmt w:val="decimalEnclosedCircle"/>
      <w:lvlText w:val="%6"/>
      <w:lvlJc w:val="left"/>
      <w:pPr>
        <w:ind w:left="3230" w:hanging="420"/>
      </w:pPr>
    </w:lvl>
    <w:lvl w:ilvl="6" w:tplc="0409000F" w:tentative="1">
      <w:start w:val="1"/>
      <w:numFmt w:val="decimal"/>
      <w:lvlText w:val="%7."/>
      <w:lvlJc w:val="left"/>
      <w:pPr>
        <w:ind w:left="3650" w:hanging="420"/>
      </w:pPr>
    </w:lvl>
    <w:lvl w:ilvl="7" w:tplc="04090017" w:tentative="1">
      <w:start w:val="1"/>
      <w:numFmt w:val="aiueoFullWidth"/>
      <w:lvlText w:val="(%8)"/>
      <w:lvlJc w:val="left"/>
      <w:pPr>
        <w:ind w:left="4070" w:hanging="420"/>
      </w:pPr>
    </w:lvl>
    <w:lvl w:ilvl="8" w:tplc="04090011" w:tentative="1">
      <w:start w:val="1"/>
      <w:numFmt w:val="decimalEnclosedCircle"/>
      <w:lvlText w:val="%9"/>
      <w:lvlJc w:val="left"/>
      <w:pPr>
        <w:ind w:left="4490" w:hanging="420"/>
      </w:pPr>
    </w:lvl>
  </w:abstractNum>
  <w:abstractNum w:abstractNumId="18">
    <w:nsid w:val="458824C3"/>
    <w:multiLevelType w:val="hybridMultilevel"/>
    <w:tmpl w:val="2362D1F2"/>
    <w:lvl w:ilvl="0" w:tplc="04090001">
      <w:start w:val="1"/>
      <w:numFmt w:val="bullet"/>
      <w:lvlText w:val=""/>
      <w:lvlJc w:val="left"/>
      <w:pPr>
        <w:ind w:left="562" w:hanging="420"/>
      </w:pPr>
      <w:rPr>
        <w:rFonts w:ascii="Wingdings" w:hAnsi="Wingdings" w:hint="default"/>
      </w:rPr>
    </w:lvl>
    <w:lvl w:ilvl="1" w:tplc="0409000B" w:tentative="1">
      <w:start w:val="1"/>
      <w:numFmt w:val="bullet"/>
      <w:lvlText w:val=""/>
      <w:lvlJc w:val="left"/>
      <w:pPr>
        <w:ind w:left="982" w:hanging="420"/>
      </w:pPr>
      <w:rPr>
        <w:rFonts w:ascii="Wingdings" w:hAnsi="Wingdings" w:hint="default"/>
      </w:rPr>
    </w:lvl>
    <w:lvl w:ilvl="2" w:tplc="0409000D"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19">
    <w:nsid w:val="45AB0710"/>
    <w:multiLevelType w:val="hybridMultilevel"/>
    <w:tmpl w:val="5B8EF4C0"/>
    <w:lvl w:ilvl="0" w:tplc="04090001">
      <w:start w:val="1"/>
      <w:numFmt w:val="bullet"/>
      <w:lvlText w:val=""/>
      <w:lvlJc w:val="left"/>
      <w:pPr>
        <w:ind w:left="610" w:hanging="420"/>
      </w:pPr>
      <w:rPr>
        <w:rFonts w:ascii="Wingdings" w:hAnsi="Wingdings" w:hint="default"/>
      </w:rPr>
    </w:lvl>
    <w:lvl w:ilvl="1" w:tplc="0409000B" w:tentative="1">
      <w:start w:val="1"/>
      <w:numFmt w:val="bullet"/>
      <w:lvlText w:val=""/>
      <w:lvlJc w:val="left"/>
      <w:pPr>
        <w:ind w:left="1030" w:hanging="420"/>
      </w:pPr>
      <w:rPr>
        <w:rFonts w:ascii="Wingdings" w:hAnsi="Wingdings" w:hint="default"/>
      </w:rPr>
    </w:lvl>
    <w:lvl w:ilvl="2" w:tplc="0409000D" w:tentative="1">
      <w:start w:val="1"/>
      <w:numFmt w:val="bullet"/>
      <w:lvlText w:val=""/>
      <w:lvlJc w:val="left"/>
      <w:pPr>
        <w:ind w:left="1450" w:hanging="420"/>
      </w:pPr>
      <w:rPr>
        <w:rFonts w:ascii="Wingdings" w:hAnsi="Wingdings" w:hint="default"/>
      </w:rPr>
    </w:lvl>
    <w:lvl w:ilvl="3" w:tplc="04090001" w:tentative="1">
      <w:start w:val="1"/>
      <w:numFmt w:val="bullet"/>
      <w:lvlText w:val=""/>
      <w:lvlJc w:val="left"/>
      <w:pPr>
        <w:ind w:left="1870" w:hanging="420"/>
      </w:pPr>
      <w:rPr>
        <w:rFonts w:ascii="Wingdings" w:hAnsi="Wingdings" w:hint="default"/>
      </w:rPr>
    </w:lvl>
    <w:lvl w:ilvl="4" w:tplc="0409000B" w:tentative="1">
      <w:start w:val="1"/>
      <w:numFmt w:val="bullet"/>
      <w:lvlText w:val=""/>
      <w:lvlJc w:val="left"/>
      <w:pPr>
        <w:ind w:left="2290" w:hanging="420"/>
      </w:pPr>
      <w:rPr>
        <w:rFonts w:ascii="Wingdings" w:hAnsi="Wingdings" w:hint="default"/>
      </w:rPr>
    </w:lvl>
    <w:lvl w:ilvl="5" w:tplc="0409000D" w:tentative="1">
      <w:start w:val="1"/>
      <w:numFmt w:val="bullet"/>
      <w:lvlText w:val=""/>
      <w:lvlJc w:val="left"/>
      <w:pPr>
        <w:ind w:left="2710" w:hanging="420"/>
      </w:pPr>
      <w:rPr>
        <w:rFonts w:ascii="Wingdings" w:hAnsi="Wingdings" w:hint="default"/>
      </w:rPr>
    </w:lvl>
    <w:lvl w:ilvl="6" w:tplc="04090001" w:tentative="1">
      <w:start w:val="1"/>
      <w:numFmt w:val="bullet"/>
      <w:lvlText w:val=""/>
      <w:lvlJc w:val="left"/>
      <w:pPr>
        <w:ind w:left="3130" w:hanging="420"/>
      </w:pPr>
      <w:rPr>
        <w:rFonts w:ascii="Wingdings" w:hAnsi="Wingdings" w:hint="default"/>
      </w:rPr>
    </w:lvl>
    <w:lvl w:ilvl="7" w:tplc="0409000B" w:tentative="1">
      <w:start w:val="1"/>
      <w:numFmt w:val="bullet"/>
      <w:lvlText w:val=""/>
      <w:lvlJc w:val="left"/>
      <w:pPr>
        <w:ind w:left="3550" w:hanging="420"/>
      </w:pPr>
      <w:rPr>
        <w:rFonts w:ascii="Wingdings" w:hAnsi="Wingdings" w:hint="default"/>
      </w:rPr>
    </w:lvl>
    <w:lvl w:ilvl="8" w:tplc="0409000D" w:tentative="1">
      <w:start w:val="1"/>
      <w:numFmt w:val="bullet"/>
      <w:lvlText w:val=""/>
      <w:lvlJc w:val="left"/>
      <w:pPr>
        <w:ind w:left="3970" w:hanging="420"/>
      </w:pPr>
      <w:rPr>
        <w:rFonts w:ascii="Wingdings" w:hAnsi="Wingdings" w:hint="default"/>
      </w:rPr>
    </w:lvl>
  </w:abstractNum>
  <w:abstractNum w:abstractNumId="20">
    <w:nsid w:val="46A451CB"/>
    <w:multiLevelType w:val="hybridMultilevel"/>
    <w:tmpl w:val="2B2466F0"/>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21">
    <w:nsid w:val="486929A1"/>
    <w:multiLevelType w:val="hybridMultilevel"/>
    <w:tmpl w:val="742C5640"/>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22">
    <w:nsid w:val="48E40FCA"/>
    <w:multiLevelType w:val="hybridMultilevel"/>
    <w:tmpl w:val="5BD0C7F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23">
    <w:nsid w:val="52554DBE"/>
    <w:multiLevelType w:val="multilevel"/>
    <w:tmpl w:val="9ABE1208"/>
    <w:styleLink w:val="3"/>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28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
    <w:nsid w:val="557824FF"/>
    <w:multiLevelType w:val="hybridMultilevel"/>
    <w:tmpl w:val="810E6848"/>
    <w:lvl w:ilvl="0" w:tplc="AEDA76B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nsid w:val="57145DC5"/>
    <w:multiLevelType w:val="multilevel"/>
    <w:tmpl w:val="625CB756"/>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5C061F12"/>
    <w:multiLevelType w:val="hybridMultilevel"/>
    <w:tmpl w:val="4866078A"/>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27">
    <w:nsid w:val="5DA96F16"/>
    <w:multiLevelType w:val="multilevel"/>
    <w:tmpl w:val="0409001D"/>
    <w:styleLink w:val="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nsid w:val="5EBF1C81"/>
    <w:multiLevelType w:val="hybridMultilevel"/>
    <w:tmpl w:val="D7BE317C"/>
    <w:lvl w:ilvl="0" w:tplc="04090003">
      <w:start w:val="1"/>
      <w:numFmt w:val="bullet"/>
      <w:lvlText w:val=""/>
      <w:lvlJc w:val="left"/>
      <w:pPr>
        <w:ind w:left="621"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29">
    <w:nsid w:val="60E6226C"/>
    <w:multiLevelType w:val="hybridMultilevel"/>
    <w:tmpl w:val="27D2286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30">
    <w:nsid w:val="67DC31D0"/>
    <w:multiLevelType w:val="hybridMultilevel"/>
    <w:tmpl w:val="55089C90"/>
    <w:lvl w:ilvl="0" w:tplc="0409001B">
      <w:start w:val="1"/>
      <w:numFmt w:val="lowerRoman"/>
      <w:lvlText w:val="%1."/>
      <w:lvlJc w:val="right"/>
      <w:pPr>
        <w:ind w:left="1271" w:hanging="420"/>
      </w:pPr>
      <w:rPr>
        <w:rFonts w:hint="default"/>
      </w:rPr>
    </w:lvl>
    <w:lvl w:ilvl="1" w:tplc="04090017" w:tentative="1">
      <w:start w:val="1"/>
      <w:numFmt w:val="aiueoFullWidth"/>
      <w:lvlText w:val="(%2)"/>
      <w:lvlJc w:val="left"/>
      <w:pPr>
        <w:ind w:left="1691" w:hanging="420"/>
      </w:pPr>
    </w:lvl>
    <w:lvl w:ilvl="2" w:tplc="04090011" w:tentative="1">
      <w:start w:val="1"/>
      <w:numFmt w:val="decimalEnclosedCircle"/>
      <w:lvlText w:val="%3"/>
      <w:lvlJc w:val="left"/>
      <w:pPr>
        <w:ind w:left="2111" w:hanging="420"/>
      </w:pPr>
    </w:lvl>
    <w:lvl w:ilvl="3" w:tplc="0409000F" w:tentative="1">
      <w:start w:val="1"/>
      <w:numFmt w:val="decimal"/>
      <w:lvlText w:val="%4."/>
      <w:lvlJc w:val="left"/>
      <w:pPr>
        <w:ind w:left="2531" w:hanging="420"/>
      </w:pPr>
    </w:lvl>
    <w:lvl w:ilvl="4" w:tplc="04090017" w:tentative="1">
      <w:start w:val="1"/>
      <w:numFmt w:val="aiueoFullWidth"/>
      <w:lvlText w:val="(%5)"/>
      <w:lvlJc w:val="left"/>
      <w:pPr>
        <w:ind w:left="2951" w:hanging="420"/>
      </w:pPr>
    </w:lvl>
    <w:lvl w:ilvl="5" w:tplc="04090011" w:tentative="1">
      <w:start w:val="1"/>
      <w:numFmt w:val="decimalEnclosedCircle"/>
      <w:lvlText w:val="%6"/>
      <w:lvlJc w:val="left"/>
      <w:pPr>
        <w:ind w:left="3371" w:hanging="420"/>
      </w:pPr>
    </w:lvl>
    <w:lvl w:ilvl="6" w:tplc="0409000F" w:tentative="1">
      <w:start w:val="1"/>
      <w:numFmt w:val="decimal"/>
      <w:lvlText w:val="%7."/>
      <w:lvlJc w:val="left"/>
      <w:pPr>
        <w:ind w:left="3791" w:hanging="420"/>
      </w:pPr>
    </w:lvl>
    <w:lvl w:ilvl="7" w:tplc="04090017" w:tentative="1">
      <w:start w:val="1"/>
      <w:numFmt w:val="aiueoFullWidth"/>
      <w:lvlText w:val="(%8)"/>
      <w:lvlJc w:val="left"/>
      <w:pPr>
        <w:ind w:left="4211" w:hanging="420"/>
      </w:pPr>
    </w:lvl>
    <w:lvl w:ilvl="8" w:tplc="04090011" w:tentative="1">
      <w:start w:val="1"/>
      <w:numFmt w:val="decimalEnclosedCircle"/>
      <w:lvlText w:val="%9"/>
      <w:lvlJc w:val="left"/>
      <w:pPr>
        <w:ind w:left="4631" w:hanging="420"/>
      </w:pPr>
    </w:lvl>
  </w:abstractNum>
  <w:abstractNum w:abstractNumId="31">
    <w:nsid w:val="689E3428"/>
    <w:multiLevelType w:val="hybridMultilevel"/>
    <w:tmpl w:val="3E20A70C"/>
    <w:lvl w:ilvl="0" w:tplc="04090005">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32">
    <w:nsid w:val="6945374C"/>
    <w:multiLevelType w:val="hybridMultilevel"/>
    <w:tmpl w:val="A546F01C"/>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33">
    <w:nsid w:val="6CC057EB"/>
    <w:multiLevelType w:val="hybridMultilevel"/>
    <w:tmpl w:val="502C3ECC"/>
    <w:lvl w:ilvl="0" w:tplc="0409001B">
      <w:start w:val="1"/>
      <w:numFmt w:val="lowerRoman"/>
      <w:lvlText w:val="%1."/>
      <w:lvlJc w:val="right"/>
      <w:pPr>
        <w:ind w:left="1413" w:hanging="420"/>
      </w:pPr>
      <w:rPr>
        <w:rFont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34">
    <w:nsid w:val="6F6557C4"/>
    <w:multiLevelType w:val="hybridMultilevel"/>
    <w:tmpl w:val="0A827778"/>
    <w:lvl w:ilvl="0" w:tplc="04090015">
      <w:start w:val="1"/>
      <w:numFmt w:val="upperLetter"/>
      <w:lvlText w:val="%1)"/>
      <w:lvlJc w:val="left"/>
      <w:pPr>
        <w:ind w:left="621" w:hanging="420"/>
      </w:p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35">
    <w:nsid w:val="72E21FD1"/>
    <w:multiLevelType w:val="hybridMultilevel"/>
    <w:tmpl w:val="20DA968C"/>
    <w:lvl w:ilvl="0" w:tplc="04090015">
      <w:start w:val="1"/>
      <w:numFmt w:val="upperLetter"/>
      <w:lvlText w:val="%1)"/>
      <w:lvlJc w:val="left"/>
      <w:pPr>
        <w:ind w:left="562" w:hanging="420"/>
      </w:pPr>
      <w:rPr>
        <w:rFonts w:hint="default"/>
      </w:rPr>
    </w:lvl>
    <w:lvl w:ilvl="1" w:tplc="0409000B" w:tentative="1">
      <w:start w:val="1"/>
      <w:numFmt w:val="bullet"/>
      <w:lvlText w:val=""/>
      <w:lvlJc w:val="left"/>
      <w:pPr>
        <w:ind w:left="616" w:hanging="420"/>
      </w:pPr>
      <w:rPr>
        <w:rFonts w:ascii="Wingdings" w:hAnsi="Wingdings" w:hint="default"/>
      </w:rPr>
    </w:lvl>
    <w:lvl w:ilvl="2" w:tplc="0409000D" w:tentative="1">
      <w:start w:val="1"/>
      <w:numFmt w:val="bullet"/>
      <w:lvlText w:val=""/>
      <w:lvlJc w:val="left"/>
      <w:pPr>
        <w:ind w:left="1036" w:hanging="420"/>
      </w:pPr>
      <w:rPr>
        <w:rFonts w:ascii="Wingdings" w:hAnsi="Wingdings" w:hint="default"/>
      </w:rPr>
    </w:lvl>
    <w:lvl w:ilvl="3" w:tplc="04090001" w:tentative="1">
      <w:start w:val="1"/>
      <w:numFmt w:val="bullet"/>
      <w:lvlText w:val=""/>
      <w:lvlJc w:val="left"/>
      <w:pPr>
        <w:ind w:left="1456" w:hanging="420"/>
      </w:pPr>
      <w:rPr>
        <w:rFonts w:ascii="Wingdings" w:hAnsi="Wingdings" w:hint="default"/>
      </w:rPr>
    </w:lvl>
    <w:lvl w:ilvl="4" w:tplc="0409000B" w:tentative="1">
      <w:start w:val="1"/>
      <w:numFmt w:val="bullet"/>
      <w:lvlText w:val=""/>
      <w:lvlJc w:val="left"/>
      <w:pPr>
        <w:ind w:left="1876" w:hanging="420"/>
      </w:pPr>
      <w:rPr>
        <w:rFonts w:ascii="Wingdings" w:hAnsi="Wingdings" w:hint="default"/>
      </w:rPr>
    </w:lvl>
    <w:lvl w:ilvl="5" w:tplc="0409000D" w:tentative="1">
      <w:start w:val="1"/>
      <w:numFmt w:val="bullet"/>
      <w:lvlText w:val=""/>
      <w:lvlJc w:val="left"/>
      <w:pPr>
        <w:ind w:left="2296" w:hanging="420"/>
      </w:pPr>
      <w:rPr>
        <w:rFonts w:ascii="Wingdings" w:hAnsi="Wingdings" w:hint="default"/>
      </w:rPr>
    </w:lvl>
    <w:lvl w:ilvl="6" w:tplc="04090001" w:tentative="1">
      <w:start w:val="1"/>
      <w:numFmt w:val="bullet"/>
      <w:lvlText w:val=""/>
      <w:lvlJc w:val="left"/>
      <w:pPr>
        <w:ind w:left="2716" w:hanging="420"/>
      </w:pPr>
      <w:rPr>
        <w:rFonts w:ascii="Wingdings" w:hAnsi="Wingdings" w:hint="default"/>
      </w:rPr>
    </w:lvl>
    <w:lvl w:ilvl="7" w:tplc="0409000B" w:tentative="1">
      <w:start w:val="1"/>
      <w:numFmt w:val="bullet"/>
      <w:lvlText w:val=""/>
      <w:lvlJc w:val="left"/>
      <w:pPr>
        <w:ind w:left="3136" w:hanging="420"/>
      </w:pPr>
      <w:rPr>
        <w:rFonts w:ascii="Wingdings" w:hAnsi="Wingdings" w:hint="default"/>
      </w:rPr>
    </w:lvl>
    <w:lvl w:ilvl="8" w:tplc="0409000D" w:tentative="1">
      <w:start w:val="1"/>
      <w:numFmt w:val="bullet"/>
      <w:lvlText w:val=""/>
      <w:lvlJc w:val="left"/>
      <w:pPr>
        <w:ind w:left="3556" w:hanging="420"/>
      </w:pPr>
      <w:rPr>
        <w:rFonts w:ascii="Wingdings" w:hAnsi="Wingdings" w:hint="default"/>
      </w:rPr>
    </w:lvl>
  </w:abstractNum>
  <w:abstractNum w:abstractNumId="36">
    <w:nsid w:val="74AA6CFE"/>
    <w:multiLevelType w:val="hybridMultilevel"/>
    <w:tmpl w:val="9D904832"/>
    <w:lvl w:ilvl="0" w:tplc="0409001B">
      <w:start w:val="1"/>
      <w:numFmt w:val="lowerRoman"/>
      <w:lvlText w:val="%1."/>
      <w:lvlJc w:val="right"/>
      <w:pPr>
        <w:ind w:left="1413" w:hanging="420"/>
      </w:pPr>
      <w:rPr>
        <w:rFont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37">
    <w:nsid w:val="751A45AD"/>
    <w:multiLevelType w:val="hybridMultilevel"/>
    <w:tmpl w:val="8D8CE088"/>
    <w:lvl w:ilvl="0" w:tplc="66E4BF94">
      <w:start w:val="1"/>
      <w:numFmt w:val="decimal"/>
      <w:lvlText w:val="(%1)"/>
      <w:lvlJc w:val="left"/>
      <w:pPr>
        <w:ind w:left="562" w:hanging="420"/>
      </w:pPr>
      <w:rPr>
        <w:rFonts w:hint="default"/>
        <w:b/>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38">
    <w:nsid w:val="7863373E"/>
    <w:multiLevelType w:val="hybridMultilevel"/>
    <w:tmpl w:val="2474CECE"/>
    <w:lvl w:ilvl="0" w:tplc="7818B7FC">
      <w:start w:val="1"/>
      <w:numFmt w:val="decimalEnclosedCircle"/>
      <w:lvlText w:val="%1"/>
      <w:lvlJc w:val="left"/>
      <w:pPr>
        <w:ind w:left="846" w:hanging="420"/>
      </w:pPr>
      <w:rPr>
        <w:rFonts w:hint="default"/>
        <w:b w:val="0"/>
      </w:rPr>
    </w:lvl>
    <w:lvl w:ilvl="1" w:tplc="04090017" w:tentative="1">
      <w:start w:val="1"/>
      <w:numFmt w:val="aiueoFullWidth"/>
      <w:lvlText w:val="(%2)"/>
      <w:lvlJc w:val="left"/>
      <w:pPr>
        <w:ind w:left="698" w:hanging="420"/>
      </w:pPr>
    </w:lvl>
    <w:lvl w:ilvl="2" w:tplc="04090011" w:tentative="1">
      <w:start w:val="1"/>
      <w:numFmt w:val="decimalEnclosedCircle"/>
      <w:lvlText w:val="%3"/>
      <w:lvlJc w:val="left"/>
      <w:pPr>
        <w:ind w:left="1118" w:hanging="420"/>
      </w:pPr>
    </w:lvl>
    <w:lvl w:ilvl="3" w:tplc="0409000F" w:tentative="1">
      <w:start w:val="1"/>
      <w:numFmt w:val="decimal"/>
      <w:lvlText w:val="%4."/>
      <w:lvlJc w:val="left"/>
      <w:pPr>
        <w:ind w:left="1538" w:hanging="420"/>
      </w:pPr>
    </w:lvl>
    <w:lvl w:ilvl="4" w:tplc="04090017" w:tentative="1">
      <w:start w:val="1"/>
      <w:numFmt w:val="aiueoFullWidth"/>
      <w:lvlText w:val="(%5)"/>
      <w:lvlJc w:val="left"/>
      <w:pPr>
        <w:ind w:left="1958" w:hanging="420"/>
      </w:pPr>
    </w:lvl>
    <w:lvl w:ilvl="5" w:tplc="04090011" w:tentative="1">
      <w:start w:val="1"/>
      <w:numFmt w:val="decimalEnclosedCircle"/>
      <w:lvlText w:val="%6"/>
      <w:lvlJc w:val="left"/>
      <w:pPr>
        <w:ind w:left="2378" w:hanging="420"/>
      </w:pPr>
    </w:lvl>
    <w:lvl w:ilvl="6" w:tplc="0409000F" w:tentative="1">
      <w:start w:val="1"/>
      <w:numFmt w:val="decimal"/>
      <w:lvlText w:val="%7."/>
      <w:lvlJc w:val="left"/>
      <w:pPr>
        <w:ind w:left="2798" w:hanging="420"/>
      </w:pPr>
    </w:lvl>
    <w:lvl w:ilvl="7" w:tplc="04090017" w:tentative="1">
      <w:start w:val="1"/>
      <w:numFmt w:val="aiueoFullWidth"/>
      <w:lvlText w:val="(%8)"/>
      <w:lvlJc w:val="left"/>
      <w:pPr>
        <w:ind w:left="3218" w:hanging="420"/>
      </w:pPr>
    </w:lvl>
    <w:lvl w:ilvl="8" w:tplc="04090011" w:tentative="1">
      <w:start w:val="1"/>
      <w:numFmt w:val="decimalEnclosedCircle"/>
      <w:lvlText w:val="%9"/>
      <w:lvlJc w:val="left"/>
      <w:pPr>
        <w:ind w:left="3638" w:hanging="420"/>
      </w:pPr>
    </w:lvl>
  </w:abstractNum>
  <w:abstractNum w:abstractNumId="39">
    <w:nsid w:val="7FD848E3"/>
    <w:multiLevelType w:val="multilevel"/>
    <w:tmpl w:val="A5F8C1C6"/>
    <w:lvl w:ilvl="0">
      <w:start w:val="1"/>
      <w:numFmt w:val="decimal"/>
      <w:pStyle w:val="10"/>
      <w:lvlText w:val="第 %1 章"/>
      <w:lvlJc w:val="left"/>
      <w:pPr>
        <w:ind w:left="425" w:hanging="425"/>
      </w:pPr>
      <w:rPr>
        <w:rFonts w:hint="eastAsia"/>
        <w:b/>
        <w:sz w:val="28"/>
        <w:szCs w:val="28"/>
      </w:rPr>
    </w:lvl>
    <w:lvl w:ilvl="1">
      <w:start w:val="1"/>
      <w:numFmt w:val="decimal"/>
      <w:pStyle w:val="20"/>
      <w:lvlText w:val="%1.%2."/>
      <w:lvlJc w:val="left"/>
      <w:pPr>
        <w:ind w:left="567" w:hanging="567"/>
      </w:pPr>
      <w:rPr>
        <w:rFonts w:hint="eastAsia"/>
      </w:rPr>
    </w:lvl>
    <w:lvl w:ilvl="2">
      <w:start w:val="1"/>
      <w:numFmt w:val="decimal"/>
      <w:pStyle w:val="30"/>
      <w:lvlText w:val="%1.%2.%3."/>
      <w:lvlJc w:val="left"/>
      <w:pPr>
        <w:ind w:left="680" w:hanging="680"/>
      </w:pPr>
      <w:rPr>
        <w:rFonts w:asciiTheme="majorHAnsi" w:hAnsiTheme="majorHAnsi" w:cstheme="majorHAnsi" w:hint="default"/>
      </w:rPr>
    </w:lvl>
    <w:lvl w:ilvl="3">
      <w:start w:val="1"/>
      <w:numFmt w:val="decimal"/>
      <w:lvlText w:val="(%4)"/>
      <w:lvlJc w:val="left"/>
      <w:pPr>
        <w:ind w:left="1135" w:hanging="851"/>
      </w:pPr>
      <w:rPr>
        <w:rFonts w:hint="default"/>
        <w:b/>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25"/>
  </w:num>
  <w:num w:numId="2">
    <w:abstractNumId w:val="2"/>
  </w:num>
  <w:num w:numId="3">
    <w:abstractNumId w:val="0"/>
  </w:num>
  <w:num w:numId="4">
    <w:abstractNumId w:val="27"/>
  </w:num>
  <w:num w:numId="5">
    <w:abstractNumId w:val="39"/>
  </w:num>
  <w:num w:numId="6">
    <w:abstractNumId w:val="23"/>
  </w:num>
  <w:num w:numId="7">
    <w:abstractNumId w:val="24"/>
  </w:num>
  <w:num w:numId="8">
    <w:abstractNumId w:val="10"/>
  </w:num>
  <w:num w:numId="9">
    <w:abstractNumId w:val="30"/>
  </w:num>
  <w:num w:numId="10">
    <w:abstractNumId w:val="26"/>
  </w:num>
  <w:num w:numId="11">
    <w:abstractNumId w:val="5"/>
  </w:num>
  <w:num w:numId="12">
    <w:abstractNumId w:val="21"/>
  </w:num>
  <w:num w:numId="13">
    <w:abstractNumId w:val="9"/>
  </w:num>
  <w:num w:numId="14">
    <w:abstractNumId w:val="29"/>
  </w:num>
  <w:num w:numId="15">
    <w:abstractNumId w:val="11"/>
  </w:num>
  <w:num w:numId="16">
    <w:abstractNumId w:val="4"/>
  </w:num>
  <w:num w:numId="17">
    <w:abstractNumId w:val="15"/>
  </w:num>
  <w:num w:numId="18">
    <w:abstractNumId w:val="12"/>
  </w:num>
  <w:num w:numId="19">
    <w:abstractNumId w:val="7"/>
  </w:num>
  <w:num w:numId="20">
    <w:abstractNumId w:val="36"/>
  </w:num>
  <w:num w:numId="21">
    <w:abstractNumId w:val="28"/>
  </w:num>
  <w:num w:numId="22">
    <w:abstractNumId w:val="35"/>
  </w:num>
  <w:num w:numId="23">
    <w:abstractNumId w:val="17"/>
  </w:num>
  <w:num w:numId="24">
    <w:abstractNumId w:val="22"/>
  </w:num>
  <w:num w:numId="25">
    <w:abstractNumId w:val="20"/>
  </w:num>
  <w:num w:numId="26">
    <w:abstractNumId w:val="19"/>
  </w:num>
  <w:num w:numId="27">
    <w:abstractNumId w:val="37"/>
  </w:num>
  <w:num w:numId="28">
    <w:abstractNumId w:val="34"/>
  </w:num>
  <w:num w:numId="29">
    <w:abstractNumId w:val="16"/>
  </w:num>
  <w:num w:numId="30">
    <w:abstractNumId w:val="18"/>
  </w:num>
  <w:num w:numId="31">
    <w:abstractNumId w:val="3"/>
  </w:num>
  <w:num w:numId="32">
    <w:abstractNumId w:val="8"/>
  </w:num>
  <w:num w:numId="33">
    <w:abstractNumId w:val="1"/>
  </w:num>
  <w:num w:numId="34">
    <w:abstractNumId w:val="32"/>
  </w:num>
  <w:num w:numId="35">
    <w:abstractNumId w:val="6"/>
  </w:num>
  <w:num w:numId="36">
    <w:abstractNumId w:val="33"/>
  </w:num>
  <w:num w:numId="37">
    <w:abstractNumId w:val="13"/>
  </w:num>
  <w:num w:numId="38">
    <w:abstractNumId w:val="14"/>
  </w:num>
  <w:num w:numId="39">
    <w:abstractNumId w:val="38"/>
  </w:num>
  <w:num w:numId="40">
    <w:abstractNumId w:val="31"/>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dirty"/>
  <w:revisionView w:markup="0"/>
  <w:defaultTabStop w:val="840"/>
  <w:drawingGridHorizontalSpacing w:val="105"/>
  <w:displayHorizontalDrawingGridEvery w:val="0"/>
  <w:displayVerticalDrawingGridEvery w:val="2"/>
  <w:characterSpacingControl w:val="compressPunctuation"/>
  <w:hdrShapeDefaults>
    <o:shapedefaults v:ext="edit" spidmax="114690">
      <v:textbox inset="5.85pt,.7pt,5.85pt,.7pt"/>
      <o:colormenu v:ext="edit" fill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E3E5A"/>
    <w:rsid w:val="000001C1"/>
    <w:rsid w:val="000024AF"/>
    <w:rsid w:val="00005400"/>
    <w:rsid w:val="0000542D"/>
    <w:rsid w:val="000063FB"/>
    <w:rsid w:val="00006431"/>
    <w:rsid w:val="00006AE4"/>
    <w:rsid w:val="00010A5A"/>
    <w:rsid w:val="00010BF0"/>
    <w:rsid w:val="000117E9"/>
    <w:rsid w:val="00011831"/>
    <w:rsid w:val="00011FF5"/>
    <w:rsid w:val="0001271D"/>
    <w:rsid w:val="00021DE6"/>
    <w:rsid w:val="0002393D"/>
    <w:rsid w:val="00024D06"/>
    <w:rsid w:val="000267B9"/>
    <w:rsid w:val="000267EA"/>
    <w:rsid w:val="00026B49"/>
    <w:rsid w:val="000277E0"/>
    <w:rsid w:val="0003017A"/>
    <w:rsid w:val="00031077"/>
    <w:rsid w:val="00033825"/>
    <w:rsid w:val="00033BA3"/>
    <w:rsid w:val="00034481"/>
    <w:rsid w:val="00043651"/>
    <w:rsid w:val="00044618"/>
    <w:rsid w:val="0004489B"/>
    <w:rsid w:val="00044C8A"/>
    <w:rsid w:val="00045558"/>
    <w:rsid w:val="0005073D"/>
    <w:rsid w:val="0005112D"/>
    <w:rsid w:val="00051188"/>
    <w:rsid w:val="00051F78"/>
    <w:rsid w:val="000525DE"/>
    <w:rsid w:val="000527EE"/>
    <w:rsid w:val="00052C68"/>
    <w:rsid w:val="00053245"/>
    <w:rsid w:val="00055DA5"/>
    <w:rsid w:val="00055E2F"/>
    <w:rsid w:val="000568F5"/>
    <w:rsid w:val="00061341"/>
    <w:rsid w:val="0006197F"/>
    <w:rsid w:val="00061D55"/>
    <w:rsid w:val="00064DC2"/>
    <w:rsid w:val="0006538A"/>
    <w:rsid w:val="000653E2"/>
    <w:rsid w:val="00065906"/>
    <w:rsid w:val="000661FD"/>
    <w:rsid w:val="00066B90"/>
    <w:rsid w:val="00066C0F"/>
    <w:rsid w:val="00066CE4"/>
    <w:rsid w:val="00066E21"/>
    <w:rsid w:val="00067D6B"/>
    <w:rsid w:val="00071500"/>
    <w:rsid w:val="00071F92"/>
    <w:rsid w:val="00073DA2"/>
    <w:rsid w:val="0007555A"/>
    <w:rsid w:val="000760DA"/>
    <w:rsid w:val="00077F48"/>
    <w:rsid w:val="00082143"/>
    <w:rsid w:val="00082892"/>
    <w:rsid w:val="000836C1"/>
    <w:rsid w:val="0008452E"/>
    <w:rsid w:val="00085771"/>
    <w:rsid w:val="0008613D"/>
    <w:rsid w:val="00086617"/>
    <w:rsid w:val="00087B76"/>
    <w:rsid w:val="0009073D"/>
    <w:rsid w:val="00090773"/>
    <w:rsid w:val="0009137C"/>
    <w:rsid w:val="00092FA8"/>
    <w:rsid w:val="00093DB6"/>
    <w:rsid w:val="00094253"/>
    <w:rsid w:val="00094A3C"/>
    <w:rsid w:val="00095289"/>
    <w:rsid w:val="0009598C"/>
    <w:rsid w:val="00096A29"/>
    <w:rsid w:val="000A10C6"/>
    <w:rsid w:val="000A1A66"/>
    <w:rsid w:val="000A3F34"/>
    <w:rsid w:val="000A4EA4"/>
    <w:rsid w:val="000A5FD1"/>
    <w:rsid w:val="000A6CC1"/>
    <w:rsid w:val="000A74CA"/>
    <w:rsid w:val="000A7C89"/>
    <w:rsid w:val="000A7FDF"/>
    <w:rsid w:val="000B0625"/>
    <w:rsid w:val="000B07A2"/>
    <w:rsid w:val="000B11A6"/>
    <w:rsid w:val="000B164B"/>
    <w:rsid w:val="000B2E13"/>
    <w:rsid w:val="000B3E24"/>
    <w:rsid w:val="000B73C6"/>
    <w:rsid w:val="000C168B"/>
    <w:rsid w:val="000C2DA9"/>
    <w:rsid w:val="000C3B56"/>
    <w:rsid w:val="000C5B6C"/>
    <w:rsid w:val="000C6490"/>
    <w:rsid w:val="000D3319"/>
    <w:rsid w:val="000D5A73"/>
    <w:rsid w:val="000D7CE7"/>
    <w:rsid w:val="000E1D63"/>
    <w:rsid w:val="000E2921"/>
    <w:rsid w:val="000E2995"/>
    <w:rsid w:val="000E320D"/>
    <w:rsid w:val="000E383F"/>
    <w:rsid w:val="000E3BE9"/>
    <w:rsid w:val="000E3BF6"/>
    <w:rsid w:val="000E48FA"/>
    <w:rsid w:val="000E54E8"/>
    <w:rsid w:val="000F032B"/>
    <w:rsid w:val="000F28B8"/>
    <w:rsid w:val="000F2968"/>
    <w:rsid w:val="000F3196"/>
    <w:rsid w:val="000F3824"/>
    <w:rsid w:val="000F3A77"/>
    <w:rsid w:val="000F3B31"/>
    <w:rsid w:val="000F3DC8"/>
    <w:rsid w:val="000F5ADA"/>
    <w:rsid w:val="000F60B2"/>
    <w:rsid w:val="000F7651"/>
    <w:rsid w:val="000F7F76"/>
    <w:rsid w:val="001004B3"/>
    <w:rsid w:val="00101A8D"/>
    <w:rsid w:val="00105668"/>
    <w:rsid w:val="0010649C"/>
    <w:rsid w:val="0010782F"/>
    <w:rsid w:val="0010787B"/>
    <w:rsid w:val="00107AA4"/>
    <w:rsid w:val="00110286"/>
    <w:rsid w:val="0011066B"/>
    <w:rsid w:val="00110745"/>
    <w:rsid w:val="00111414"/>
    <w:rsid w:val="0011497C"/>
    <w:rsid w:val="00115339"/>
    <w:rsid w:val="0011740B"/>
    <w:rsid w:val="00121423"/>
    <w:rsid w:val="00123820"/>
    <w:rsid w:val="00125B63"/>
    <w:rsid w:val="00126CB7"/>
    <w:rsid w:val="00127137"/>
    <w:rsid w:val="00130A6D"/>
    <w:rsid w:val="001323DB"/>
    <w:rsid w:val="00132BA8"/>
    <w:rsid w:val="00133928"/>
    <w:rsid w:val="00134549"/>
    <w:rsid w:val="00134772"/>
    <w:rsid w:val="00136B79"/>
    <w:rsid w:val="0013766B"/>
    <w:rsid w:val="00137F4C"/>
    <w:rsid w:val="00141279"/>
    <w:rsid w:val="0014297E"/>
    <w:rsid w:val="001440B6"/>
    <w:rsid w:val="00145387"/>
    <w:rsid w:val="00145702"/>
    <w:rsid w:val="001468FA"/>
    <w:rsid w:val="00150B13"/>
    <w:rsid w:val="0015247D"/>
    <w:rsid w:val="001528B9"/>
    <w:rsid w:val="00152AA1"/>
    <w:rsid w:val="001531A5"/>
    <w:rsid w:val="00155A54"/>
    <w:rsid w:val="00160315"/>
    <w:rsid w:val="00160EEC"/>
    <w:rsid w:val="00160FD8"/>
    <w:rsid w:val="001624A5"/>
    <w:rsid w:val="00163095"/>
    <w:rsid w:val="00165E35"/>
    <w:rsid w:val="00166153"/>
    <w:rsid w:val="001663AA"/>
    <w:rsid w:val="001667EA"/>
    <w:rsid w:val="001673F6"/>
    <w:rsid w:val="0016795B"/>
    <w:rsid w:val="00167F02"/>
    <w:rsid w:val="00172E0E"/>
    <w:rsid w:val="0017480C"/>
    <w:rsid w:val="0017582E"/>
    <w:rsid w:val="00175ADA"/>
    <w:rsid w:val="00175AEE"/>
    <w:rsid w:val="0017644D"/>
    <w:rsid w:val="00176F14"/>
    <w:rsid w:val="001773EB"/>
    <w:rsid w:val="00177FDF"/>
    <w:rsid w:val="00181365"/>
    <w:rsid w:val="001821F7"/>
    <w:rsid w:val="00182684"/>
    <w:rsid w:val="00182D31"/>
    <w:rsid w:val="00184BEE"/>
    <w:rsid w:val="00185348"/>
    <w:rsid w:val="00187487"/>
    <w:rsid w:val="001879E2"/>
    <w:rsid w:val="001901CC"/>
    <w:rsid w:val="001946D8"/>
    <w:rsid w:val="00195E55"/>
    <w:rsid w:val="001961FD"/>
    <w:rsid w:val="00196EBE"/>
    <w:rsid w:val="001A0B38"/>
    <w:rsid w:val="001A1D46"/>
    <w:rsid w:val="001A200D"/>
    <w:rsid w:val="001A29EE"/>
    <w:rsid w:val="001A2C01"/>
    <w:rsid w:val="001A31C6"/>
    <w:rsid w:val="001A5E22"/>
    <w:rsid w:val="001A77F8"/>
    <w:rsid w:val="001B1019"/>
    <w:rsid w:val="001B2014"/>
    <w:rsid w:val="001B3B80"/>
    <w:rsid w:val="001B3D83"/>
    <w:rsid w:val="001B568B"/>
    <w:rsid w:val="001B7191"/>
    <w:rsid w:val="001B7F65"/>
    <w:rsid w:val="001C0645"/>
    <w:rsid w:val="001C1632"/>
    <w:rsid w:val="001C1D5B"/>
    <w:rsid w:val="001C1D5F"/>
    <w:rsid w:val="001C2A3F"/>
    <w:rsid w:val="001C459A"/>
    <w:rsid w:val="001D212E"/>
    <w:rsid w:val="001D216A"/>
    <w:rsid w:val="001D4FB1"/>
    <w:rsid w:val="001D53C0"/>
    <w:rsid w:val="001D65D2"/>
    <w:rsid w:val="001D684F"/>
    <w:rsid w:val="001D750D"/>
    <w:rsid w:val="001E189D"/>
    <w:rsid w:val="001E3509"/>
    <w:rsid w:val="001E3E5A"/>
    <w:rsid w:val="001E461D"/>
    <w:rsid w:val="001E48C2"/>
    <w:rsid w:val="001E75CE"/>
    <w:rsid w:val="001F0E0A"/>
    <w:rsid w:val="001F27B8"/>
    <w:rsid w:val="001F391E"/>
    <w:rsid w:val="001F4410"/>
    <w:rsid w:val="001F6326"/>
    <w:rsid w:val="00200A20"/>
    <w:rsid w:val="00200A3E"/>
    <w:rsid w:val="002014C3"/>
    <w:rsid w:val="00202278"/>
    <w:rsid w:val="00204DD3"/>
    <w:rsid w:val="00206490"/>
    <w:rsid w:val="00206B44"/>
    <w:rsid w:val="002074C1"/>
    <w:rsid w:val="00210A06"/>
    <w:rsid w:val="00211D16"/>
    <w:rsid w:val="002122AB"/>
    <w:rsid w:val="00213713"/>
    <w:rsid w:val="0021699A"/>
    <w:rsid w:val="00220C61"/>
    <w:rsid w:val="00221675"/>
    <w:rsid w:val="0022192C"/>
    <w:rsid w:val="002238F8"/>
    <w:rsid w:val="00223EF5"/>
    <w:rsid w:val="00225D3C"/>
    <w:rsid w:val="00227D0D"/>
    <w:rsid w:val="002302B3"/>
    <w:rsid w:val="00230ADD"/>
    <w:rsid w:val="00231F38"/>
    <w:rsid w:val="0023273A"/>
    <w:rsid w:val="00232D98"/>
    <w:rsid w:val="00236739"/>
    <w:rsid w:val="00240156"/>
    <w:rsid w:val="00241CA1"/>
    <w:rsid w:val="00241DD4"/>
    <w:rsid w:val="002427E9"/>
    <w:rsid w:val="00242859"/>
    <w:rsid w:val="00245751"/>
    <w:rsid w:val="00250413"/>
    <w:rsid w:val="00250679"/>
    <w:rsid w:val="00250F3E"/>
    <w:rsid w:val="00251A0C"/>
    <w:rsid w:val="0025230D"/>
    <w:rsid w:val="002523E2"/>
    <w:rsid w:val="00252C34"/>
    <w:rsid w:val="00254CDF"/>
    <w:rsid w:val="0025596C"/>
    <w:rsid w:val="00256491"/>
    <w:rsid w:val="00261C68"/>
    <w:rsid w:val="0026219C"/>
    <w:rsid w:val="00262B29"/>
    <w:rsid w:val="00262C2E"/>
    <w:rsid w:val="00263664"/>
    <w:rsid w:val="00264632"/>
    <w:rsid w:val="002667AA"/>
    <w:rsid w:val="0027090D"/>
    <w:rsid w:val="0027101F"/>
    <w:rsid w:val="0027289F"/>
    <w:rsid w:val="00272BC0"/>
    <w:rsid w:val="00273D96"/>
    <w:rsid w:val="00274A63"/>
    <w:rsid w:val="00274E6A"/>
    <w:rsid w:val="00275053"/>
    <w:rsid w:val="00276AFC"/>
    <w:rsid w:val="00277953"/>
    <w:rsid w:val="00277B66"/>
    <w:rsid w:val="00281A4E"/>
    <w:rsid w:val="002823BA"/>
    <w:rsid w:val="00285384"/>
    <w:rsid w:val="002859F5"/>
    <w:rsid w:val="002875F5"/>
    <w:rsid w:val="00291AD2"/>
    <w:rsid w:val="00293621"/>
    <w:rsid w:val="00294132"/>
    <w:rsid w:val="0029559A"/>
    <w:rsid w:val="00295A0A"/>
    <w:rsid w:val="002975C1"/>
    <w:rsid w:val="002977E3"/>
    <w:rsid w:val="002A08CB"/>
    <w:rsid w:val="002A16A4"/>
    <w:rsid w:val="002A19C0"/>
    <w:rsid w:val="002A54FF"/>
    <w:rsid w:val="002A5560"/>
    <w:rsid w:val="002A6D0F"/>
    <w:rsid w:val="002B0931"/>
    <w:rsid w:val="002B2B28"/>
    <w:rsid w:val="002B3635"/>
    <w:rsid w:val="002B6C0B"/>
    <w:rsid w:val="002C0515"/>
    <w:rsid w:val="002C13B7"/>
    <w:rsid w:val="002C242E"/>
    <w:rsid w:val="002C29D1"/>
    <w:rsid w:val="002C2BCD"/>
    <w:rsid w:val="002C2EB9"/>
    <w:rsid w:val="002C3050"/>
    <w:rsid w:val="002C3E66"/>
    <w:rsid w:val="002C5145"/>
    <w:rsid w:val="002C56BA"/>
    <w:rsid w:val="002C5EDD"/>
    <w:rsid w:val="002C6108"/>
    <w:rsid w:val="002C6255"/>
    <w:rsid w:val="002C72FD"/>
    <w:rsid w:val="002C7BBA"/>
    <w:rsid w:val="002C7CB4"/>
    <w:rsid w:val="002C7DCB"/>
    <w:rsid w:val="002C7F4C"/>
    <w:rsid w:val="002D18B7"/>
    <w:rsid w:val="002D1A7A"/>
    <w:rsid w:val="002D2ED7"/>
    <w:rsid w:val="002D366D"/>
    <w:rsid w:val="002D4973"/>
    <w:rsid w:val="002D4CF1"/>
    <w:rsid w:val="002D5AF9"/>
    <w:rsid w:val="002D5B0C"/>
    <w:rsid w:val="002D5B97"/>
    <w:rsid w:val="002D680F"/>
    <w:rsid w:val="002E11F9"/>
    <w:rsid w:val="002E2643"/>
    <w:rsid w:val="002E3D35"/>
    <w:rsid w:val="002E6D4C"/>
    <w:rsid w:val="002E7620"/>
    <w:rsid w:val="002F077D"/>
    <w:rsid w:val="002F2DE7"/>
    <w:rsid w:val="002F35D9"/>
    <w:rsid w:val="002F3683"/>
    <w:rsid w:val="002F7F47"/>
    <w:rsid w:val="00301F4E"/>
    <w:rsid w:val="003024A5"/>
    <w:rsid w:val="00304F84"/>
    <w:rsid w:val="003053DA"/>
    <w:rsid w:val="0030583F"/>
    <w:rsid w:val="00307B45"/>
    <w:rsid w:val="00310F93"/>
    <w:rsid w:val="00311D9C"/>
    <w:rsid w:val="00312C5B"/>
    <w:rsid w:val="00312C89"/>
    <w:rsid w:val="00312D5C"/>
    <w:rsid w:val="00314FE5"/>
    <w:rsid w:val="0031558C"/>
    <w:rsid w:val="0031662E"/>
    <w:rsid w:val="0032593F"/>
    <w:rsid w:val="003262EA"/>
    <w:rsid w:val="00327323"/>
    <w:rsid w:val="00327664"/>
    <w:rsid w:val="003277D2"/>
    <w:rsid w:val="00327D7C"/>
    <w:rsid w:val="003309BE"/>
    <w:rsid w:val="00330A6D"/>
    <w:rsid w:val="00330AF5"/>
    <w:rsid w:val="00332169"/>
    <w:rsid w:val="00332832"/>
    <w:rsid w:val="00332C5F"/>
    <w:rsid w:val="00334A13"/>
    <w:rsid w:val="003400E6"/>
    <w:rsid w:val="003400EE"/>
    <w:rsid w:val="00340282"/>
    <w:rsid w:val="0034060C"/>
    <w:rsid w:val="0034075C"/>
    <w:rsid w:val="003416DF"/>
    <w:rsid w:val="003420F0"/>
    <w:rsid w:val="00342321"/>
    <w:rsid w:val="00342749"/>
    <w:rsid w:val="00342782"/>
    <w:rsid w:val="003469A7"/>
    <w:rsid w:val="0034708E"/>
    <w:rsid w:val="00347499"/>
    <w:rsid w:val="00351608"/>
    <w:rsid w:val="003548AF"/>
    <w:rsid w:val="00355574"/>
    <w:rsid w:val="003565AB"/>
    <w:rsid w:val="00356EC0"/>
    <w:rsid w:val="00357207"/>
    <w:rsid w:val="003633FA"/>
    <w:rsid w:val="00363699"/>
    <w:rsid w:val="0036392B"/>
    <w:rsid w:val="0036531F"/>
    <w:rsid w:val="0036568B"/>
    <w:rsid w:val="003718FF"/>
    <w:rsid w:val="0037401E"/>
    <w:rsid w:val="00375412"/>
    <w:rsid w:val="003758EF"/>
    <w:rsid w:val="00376E44"/>
    <w:rsid w:val="003778DB"/>
    <w:rsid w:val="003801D5"/>
    <w:rsid w:val="00380930"/>
    <w:rsid w:val="003857A2"/>
    <w:rsid w:val="00391D1F"/>
    <w:rsid w:val="00392549"/>
    <w:rsid w:val="003934DE"/>
    <w:rsid w:val="003968A6"/>
    <w:rsid w:val="003A337C"/>
    <w:rsid w:val="003A3816"/>
    <w:rsid w:val="003A3D37"/>
    <w:rsid w:val="003A41D5"/>
    <w:rsid w:val="003A50B9"/>
    <w:rsid w:val="003A702F"/>
    <w:rsid w:val="003A7360"/>
    <w:rsid w:val="003B1691"/>
    <w:rsid w:val="003B2A77"/>
    <w:rsid w:val="003B4B9E"/>
    <w:rsid w:val="003C01EC"/>
    <w:rsid w:val="003C04FD"/>
    <w:rsid w:val="003C19A9"/>
    <w:rsid w:val="003C2B44"/>
    <w:rsid w:val="003C4181"/>
    <w:rsid w:val="003C4209"/>
    <w:rsid w:val="003C64DC"/>
    <w:rsid w:val="003C7880"/>
    <w:rsid w:val="003C7B4E"/>
    <w:rsid w:val="003D048A"/>
    <w:rsid w:val="003D08B2"/>
    <w:rsid w:val="003D23F2"/>
    <w:rsid w:val="003D28DB"/>
    <w:rsid w:val="003D3185"/>
    <w:rsid w:val="003D45CF"/>
    <w:rsid w:val="003D6539"/>
    <w:rsid w:val="003D7940"/>
    <w:rsid w:val="003D7AF7"/>
    <w:rsid w:val="003E0201"/>
    <w:rsid w:val="003E1FC0"/>
    <w:rsid w:val="003E23D2"/>
    <w:rsid w:val="003E3C8F"/>
    <w:rsid w:val="003E3D23"/>
    <w:rsid w:val="003E41B3"/>
    <w:rsid w:val="003E6023"/>
    <w:rsid w:val="003E7605"/>
    <w:rsid w:val="003F0086"/>
    <w:rsid w:val="003F021E"/>
    <w:rsid w:val="003F07DF"/>
    <w:rsid w:val="003F2E2F"/>
    <w:rsid w:val="003F5CD8"/>
    <w:rsid w:val="003F7B55"/>
    <w:rsid w:val="003F7BCB"/>
    <w:rsid w:val="004000AF"/>
    <w:rsid w:val="00400335"/>
    <w:rsid w:val="0040132E"/>
    <w:rsid w:val="00402105"/>
    <w:rsid w:val="004021B1"/>
    <w:rsid w:val="00402B35"/>
    <w:rsid w:val="00403A6E"/>
    <w:rsid w:val="00404B28"/>
    <w:rsid w:val="004053C8"/>
    <w:rsid w:val="004072BC"/>
    <w:rsid w:val="00411F23"/>
    <w:rsid w:val="00412B4F"/>
    <w:rsid w:val="00412B98"/>
    <w:rsid w:val="004139A9"/>
    <w:rsid w:val="00414F1F"/>
    <w:rsid w:val="004151FD"/>
    <w:rsid w:val="004152C2"/>
    <w:rsid w:val="00421C1A"/>
    <w:rsid w:val="00421F20"/>
    <w:rsid w:val="00422A24"/>
    <w:rsid w:val="00423B8A"/>
    <w:rsid w:val="004240A9"/>
    <w:rsid w:val="004241B6"/>
    <w:rsid w:val="004243BD"/>
    <w:rsid w:val="004250B0"/>
    <w:rsid w:val="00425433"/>
    <w:rsid w:val="00425ACE"/>
    <w:rsid w:val="00432031"/>
    <w:rsid w:val="0043210E"/>
    <w:rsid w:val="00432232"/>
    <w:rsid w:val="0043325F"/>
    <w:rsid w:val="004332B5"/>
    <w:rsid w:val="00441602"/>
    <w:rsid w:val="004427BF"/>
    <w:rsid w:val="00443A44"/>
    <w:rsid w:val="00444093"/>
    <w:rsid w:val="00444B34"/>
    <w:rsid w:val="00446B77"/>
    <w:rsid w:val="00446BC0"/>
    <w:rsid w:val="00446D56"/>
    <w:rsid w:val="0045119F"/>
    <w:rsid w:val="004519B3"/>
    <w:rsid w:val="0045287B"/>
    <w:rsid w:val="00452977"/>
    <w:rsid w:val="00453AA3"/>
    <w:rsid w:val="00454669"/>
    <w:rsid w:val="00455E80"/>
    <w:rsid w:val="00456DC4"/>
    <w:rsid w:val="00457BC4"/>
    <w:rsid w:val="00460120"/>
    <w:rsid w:val="00461618"/>
    <w:rsid w:val="004619D3"/>
    <w:rsid w:val="004629EA"/>
    <w:rsid w:val="0046529A"/>
    <w:rsid w:val="0046704A"/>
    <w:rsid w:val="00467A55"/>
    <w:rsid w:val="00470941"/>
    <w:rsid w:val="00470C2D"/>
    <w:rsid w:val="00470E1E"/>
    <w:rsid w:val="00471112"/>
    <w:rsid w:val="00471EFC"/>
    <w:rsid w:val="004720BF"/>
    <w:rsid w:val="004727AC"/>
    <w:rsid w:val="00473C8C"/>
    <w:rsid w:val="0047477A"/>
    <w:rsid w:val="00474FC1"/>
    <w:rsid w:val="004761A1"/>
    <w:rsid w:val="004803C0"/>
    <w:rsid w:val="004809A9"/>
    <w:rsid w:val="00480C4E"/>
    <w:rsid w:val="00481790"/>
    <w:rsid w:val="004818A5"/>
    <w:rsid w:val="00482BE8"/>
    <w:rsid w:val="004844E4"/>
    <w:rsid w:val="00484B4D"/>
    <w:rsid w:val="004850EE"/>
    <w:rsid w:val="004872D6"/>
    <w:rsid w:val="00487364"/>
    <w:rsid w:val="00487434"/>
    <w:rsid w:val="004907E9"/>
    <w:rsid w:val="0049160C"/>
    <w:rsid w:val="004923D8"/>
    <w:rsid w:val="00493212"/>
    <w:rsid w:val="00494553"/>
    <w:rsid w:val="0049601E"/>
    <w:rsid w:val="0049657C"/>
    <w:rsid w:val="004A32F7"/>
    <w:rsid w:val="004A3C00"/>
    <w:rsid w:val="004A3C1F"/>
    <w:rsid w:val="004A5FBA"/>
    <w:rsid w:val="004B3B38"/>
    <w:rsid w:val="004B3D9F"/>
    <w:rsid w:val="004B466B"/>
    <w:rsid w:val="004B49DB"/>
    <w:rsid w:val="004B68CF"/>
    <w:rsid w:val="004B7520"/>
    <w:rsid w:val="004C1054"/>
    <w:rsid w:val="004C1A79"/>
    <w:rsid w:val="004C407E"/>
    <w:rsid w:val="004C5DA9"/>
    <w:rsid w:val="004D1639"/>
    <w:rsid w:val="004D3175"/>
    <w:rsid w:val="004D3D0D"/>
    <w:rsid w:val="004D61BE"/>
    <w:rsid w:val="004E03F8"/>
    <w:rsid w:val="004E1211"/>
    <w:rsid w:val="004E1584"/>
    <w:rsid w:val="004E18A6"/>
    <w:rsid w:val="004E249C"/>
    <w:rsid w:val="004E3651"/>
    <w:rsid w:val="004E37C5"/>
    <w:rsid w:val="004E386C"/>
    <w:rsid w:val="004E43D7"/>
    <w:rsid w:val="004E4933"/>
    <w:rsid w:val="004E52EF"/>
    <w:rsid w:val="004E675B"/>
    <w:rsid w:val="004E68FB"/>
    <w:rsid w:val="004E7FD9"/>
    <w:rsid w:val="004F1C63"/>
    <w:rsid w:val="004F2CCF"/>
    <w:rsid w:val="004F52C8"/>
    <w:rsid w:val="004F5838"/>
    <w:rsid w:val="004F5B84"/>
    <w:rsid w:val="004F5CFF"/>
    <w:rsid w:val="004F6E1A"/>
    <w:rsid w:val="004F7786"/>
    <w:rsid w:val="004F7980"/>
    <w:rsid w:val="00500CAA"/>
    <w:rsid w:val="00501CCB"/>
    <w:rsid w:val="00502A29"/>
    <w:rsid w:val="00502A61"/>
    <w:rsid w:val="00503321"/>
    <w:rsid w:val="0050463E"/>
    <w:rsid w:val="00504F79"/>
    <w:rsid w:val="005079B6"/>
    <w:rsid w:val="005106F9"/>
    <w:rsid w:val="00511B6C"/>
    <w:rsid w:val="00511D28"/>
    <w:rsid w:val="005123AD"/>
    <w:rsid w:val="00513C90"/>
    <w:rsid w:val="00514FC6"/>
    <w:rsid w:val="005154D4"/>
    <w:rsid w:val="0051595D"/>
    <w:rsid w:val="005163D7"/>
    <w:rsid w:val="005165CA"/>
    <w:rsid w:val="00516702"/>
    <w:rsid w:val="0051761B"/>
    <w:rsid w:val="00517865"/>
    <w:rsid w:val="00520B87"/>
    <w:rsid w:val="00520C26"/>
    <w:rsid w:val="00521664"/>
    <w:rsid w:val="00523621"/>
    <w:rsid w:val="00523F28"/>
    <w:rsid w:val="00524CB1"/>
    <w:rsid w:val="005252B6"/>
    <w:rsid w:val="00525E4B"/>
    <w:rsid w:val="005274BC"/>
    <w:rsid w:val="00531F7B"/>
    <w:rsid w:val="00533FFD"/>
    <w:rsid w:val="005344AE"/>
    <w:rsid w:val="00534852"/>
    <w:rsid w:val="00537B38"/>
    <w:rsid w:val="00540C4D"/>
    <w:rsid w:val="0054147D"/>
    <w:rsid w:val="005418CF"/>
    <w:rsid w:val="00541A6F"/>
    <w:rsid w:val="0054535D"/>
    <w:rsid w:val="005477CB"/>
    <w:rsid w:val="00547DE4"/>
    <w:rsid w:val="005516B4"/>
    <w:rsid w:val="005536DA"/>
    <w:rsid w:val="00554F88"/>
    <w:rsid w:val="0055665F"/>
    <w:rsid w:val="0055717D"/>
    <w:rsid w:val="0055765B"/>
    <w:rsid w:val="0056003A"/>
    <w:rsid w:val="0056101E"/>
    <w:rsid w:val="00563FDC"/>
    <w:rsid w:val="00564223"/>
    <w:rsid w:val="00565FF9"/>
    <w:rsid w:val="00574BDD"/>
    <w:rsid w:val="0057565B"/>
    <w:rsid w:val="0057623A"/>
    <w:rsid w:val="00577572"/>
    <w:rsid w:val="00580417"/>
    <w:rsid w:val="005811E6"/>
    <w:rsid w:val="00583670"/>
    <w:rsid w:val="00583B76"/>
    <w:rsid w:val="005861D9"/>
    <w:rsid w:val="005868EB"/>
    <w:rsid w:val="00593B38"/>
    <w:rsid w:val="005944BD"/>
    <w:rsid w:val="0059509D"/>
    <w:rsid w:val="0059541F"/>
    <w:rsid w:val="00595A92"/>
    <w:rsid w:val="005A07C8"/>
    <w:rsid w:val="005A10F2"/>
    <w:rsid w:val="005A29AD"/>
    <w:rsid w:val="005A3190"/>
    <w:rsid w:val="005A321B"/>
    <w:rsid w:val="005A48D7"/>
    <w:rsid w:val="005A58E2"/>
    <w:rsid w:val="005A58FE"/>
    <w:rsid w:val="005A6379"/>
    <w:rsid w:val="005A6920"/>
    <w:rsid w:val="005A7746"/>
    <w:rsid w:val="005A7D89"/>
    <w:rsid w:val="005B023A"/>
    <w:rsid w:val="005B23C4"/>
    <w:rsid w:val="005B43AA"/>
    <w:rsid w:val="005B4601"/>
    <w:rsid w:val="005B4ACF"/>
    <w:rsid w:val="005B4B26"/>
    <w:rsid w:val="005B5D43"/>
    <w:rsid w:val="005C026A"/>
    <w:rsid w:val="005C0997"/>
    <w:rsid w:val="005C1918"/>
    <w:rsid w:val="005C3FCB"/>
    <w:rsid w:val="005C6546"/>
    <w:rsid w:val="005C6AC0"/>
    <w:rsid w:val="005C7E3A"/>
    <w:rsid w:val="005D3F20"/>
    <w:rsid w:val="005D406A"/>
    <w:rsid w:val="005D40D0"/>
    <w:rsid w:val="005D4C9A"/>
    <w:rsid w:val="005D5010"/>
    <w:rsid w:val="005D5AC8"/>
    <w:rsid w:val="005D5BB4"/>
    <w:rsid w:val="005D6553"/>
    <w:rsid w:val="005D6D80"/>
    <w:rsid w:val="005D72D3"/>
    <w:rsid w:val="005D74BB"/>
    <w:rsid w:val="005E166F"/>
    <w:rsid w:val="005E19D5"/>
    <w:rsid w:val="005E269C"/>
    <w:rsid w:val="005E55FC"/>
    <w:rsid w:val="005E7203"/>
    <w:rsid w:val="005F074B"/>
    <w:rsid w:val="005F1D5F"/>
    <w:rsid w:val="005F206A"/>
    <w:rsid w:val="005F34AE"/>
    <w:rsid w:val="005F42D6"/>
    <w:rsid w:val="005F67E8"/>
    <w:rsid w:val="005F7224"/>
    <w:rsid w:val="005F74B5"/>
    <w:rsid w:val="00600716"/>
    <w:rsid w:val="006013B5"/>
    <w:rsid w:val="00602C5A"/>
    <w:rsid w:val="00603518"/>
    <w:rsid w:val="0060421C"/>
    <w:rsid w:val="00604FBF"/>
    <w:rsid w:val="006050B5"/>
    <w:rsid w:val="00605DFF"/>
    <w:rsid w:val="0060646D"/>
    <w:rsid w:val="00607282"/>
    <w:rsid w:val="00607B96"/>
    <w:rsid w:val="0061135F"/>
    <w:rsid w:val="006121DC"/>
    <w:rsid w:val="0061239F"/>
    <w:rsid w:val="00613915"/>
    <w:rsid w:val="00613AD4"/>
    <w:rsid w:val="006167A4"/>
    <w:rsid w:val="00616954"/>
    <w:rsid w:val="006231BA"/>
    <w:rsid w:val="00624078"/>
    <w:rsid w:val="006255D0"/>
    <w:rsid w:val="00626AC3"/>
    <w:rsid w:val="00627431"/>
    <w:rsid w:val="00630F8A"/>
    <w:rsid w:val="006335D9"/>
    <w:rsid w:val="00633933"/>
    <w:rsid w:val="00633F4C"/>
    <w:rsid w:val="00634F27"/>
    <w:rsid w:val="006374E7"/>
    <w:rsid w:val="00642789"/>
    <w:rsid w:val="00643277"/>
    <w:rsid w:val="0064329E"/>
    <w:rsid w:val="00643952"/>
    <w:rsid w:val="006459F5"/>
    <w:rsid w:val="00646738"/>
    <w:rsid w:val="0064702E"/>
    <w:rsid w:val="006471E6"/>
    <w:rsid w:val="00647D3C"/>
    <w:rsid w:val="0065025E"/>
    <w:rsid w:val="006504D7"/>
    <w:rsid w:val="006505A9"/>
    <w:rsid w:val="006512FA"/>
    <w:rsid w:val="006518DF"/>
    <w:rsid w:val="006520ED"/>
    <w:rsid w:val="006521A3"/>
    <w:rsid w:val="006536FE"/>
    <w:rsid w:val="006543C8"/>
    <w:rsid w:val="00654467"/>
    <w:rsid w:val="00654490"/>
    <w:rsid w:val="00654A28"/>
    <w:rsid w:val="00654A71"/>
    <w:rsid w:val="006557FC"/>
    <w:rsid w:val="0066093D"/>
    <w:rsid w:val="006613DB"/>
    <w:rsid w:val="0066514A"/>
    <w:rsid w:val="00666C09"/>
    <w:rsid w:val="00666E0F"/>
    <w:rsid w:val="006676BC"/>
    <w:rsid w:val="00667846"/>
    <w:rsid w:val="00667B3C"/>
    <w:rsid w:val="00670591"/>
    <w:rsid w:val="0067187E"/>
    <w:rsid w:val="006727F5"/>
    <w:rsid w:val="00675E4C"/>
    <w:rsid w:val="0067681C"/>
    <w:rsid w:val="00676DB2"/>
    <w:rsid w:val="006804D0"/>
    <w:rsid w:val="0068254A"/>
    <w:rsid w:val="00682802"/>
    <w:rsid w:val="00682F19"/>
    <w:rsid w:val="00683530"/>
    <w:rsid w:val="00683920"/>
    <w:rsid w:val="00683A3D"/>
    <w:rsid w:val="006840B1"/>
    <w:rsid w:val="0068426D"/>
    <w:rsid w:val="00684D89"/>
    <w:rsid w:val="00692DEA"/>
    <w:rsid w:val="006938A0"/>
    <w:rsid w:val="00694ED6"/>
    <w:rsid w:val="0069529F"/>
    <w:rsid w:val="00695519"/>
    <w:rsid w:val="00696025"/>
    <w:rsid w:val="006964F1"/>
    <w:rsid w:val="00697A84"/>
    <w:rsid w:val="00697DE2"/>
    <w:rsid w:val="006A253E"/>
    <w:rsid w:val="006A3EBB"/>
    <w:rsid w:val="006A6FC4"/>
    <w:rsid w:val="006B01A3"/>
    <w:rsid w:val="006B16DB"/>
    <w:rsid w:val="006B171B"/>
    <w:rsid w:val="006B198E"/>
    <w:rsid w:val="006B6511"/>
    <w:rsid w:val="006B757F"/>
    <w:rsid w:val="006B7598"/>
    <w:rsid w:val="006B7E10"/>
    <w:rsid w:val="006C57D6"/>
    <w:rsid w:val="006C61F3"/>
    <w:rsid w:val="006D3A0E"/>
    <w:rsid w:val="006D3AA4"/>
    <w:rsid w:val="006D45FB"/>
    <w:rsid w:val="006D5158"/>
    <w:rsid w:val="006D6429"/>
    <w:rsid w:val="006D706D"/>
    <w:rsid w:val="006E0548"/>
    <w:rsid w:val="006E06B9"/>
    <w:rsid w:val="006E090F"/>
    <w:rsid w:val="006E0926"/>
    <w:rsid w:val="006E1B3F"/>
    <w:rsid w:val="006E1F28"/>
    <w:rsid w:val="006E30E1"/>
    <w:rsid w:val="006E3956"/>
    <w:rsid w:val="006E521C"/>
    <w:rsid w:val="006E532E"/>
    <w:rsid w:val="006E539C"/>
    <w:rsid w:val="006E6F0B"/>
    <w:rsid w:val="006E7392"/>
    <w:rsid w:val="006E765D"/>
    <w:rsid w:val="006E7EB6"/>
    <w:rsid w:val="006F1014"/>
    <w:rsid w:val="006F33D1"/>
    <w:rsid w:val="006F4E86"/>
    <w:rsid w:val="006F5366"/>
    <w:rsid w:val="006F6151"/>
    <w:rsid w:val="006F7542"/>
    <w:rsid w:val="00701406"/>
    <w:rsid w:val="007022A5"/>
    <w:rsid w:val="00703F8D"/>
    <w:rsid w:val="00706139"/>
    <w:rsid w:val="00707BD2"/>
    <w:rsid w:val="00707BF3"/>
    <w:rsid w:val="00710C14"/>
    <w:rsid w:val="00711E15"/>
    <w:rsid w:val="00713A28"/>
    <w:rsid w:val="00714E7F"/>
    <w:rsid w:val="0071505B"/>
    <w:rsid w:val="00720B42"/>
    <w:rsid w:val="00720D74"/>
    <w:rsid w:val="007216C9"/>
    <w:rsid w:val="00723018"/>
    <w:rsid w:val="0072322D"/>
    <w:rsid w:val="0072577B"/>
    <w:rsid w:val="00725F68"/>
    <w:rsid w:val="007268C4"/>
    <w:rsid w:val="00726B43"/>
    <w:rsid w:val="0072746A"/>
    <w:rsid w:val="00732988"/>
    <w:rsid w:val="00733E90"/>
    <w:rsid w:val="00736233"/>
    <w:rsid w:val="0074118D"/>
    <w:rsid w:val="007422E7"/>
    <w:rsid w:val="007430DD"/>
    <w:rsid w:val="007451FB"/>
    <w:rsid w:val="00745C54"/>
    <w:rsid w:val="007517AF"/>
    <w:rsid w:val="00754956"/>
    <w:rsid w:val="007559E3"/>
    <w:rsid w:val="00755B4F"/>
    <w:rsid w:val="0075600D"/>
    <w:rsid w:val="007610EC"/>
    <w:rsid w:val="00761855"/>
    <w:rsid w:val="007620AF"/>
    <w:rsid w:val="00762261"/>
    <w:rsid w:val="00762424"/>
    <w:rsid w:val="00762BB1"/>
    <w:rsid w:val="007646C8"/>
    <w:rsid w:val="00765EB7"/>
    <w:rsid w:val="00766C40"/>
    <w:rsid w:val="0077203D"/>
    <w:rsid w:val="00772A8A"/>
    <w:rsid w:val="00773238"/>
    <w:rsid w:val="00774436"/>
    <w:rsid w:val="00774A00"/>
    <w:rsid w:val="00777B5D"/>
    <w:rsid w:val="00781B24"/>
    <w:rsid w:val="00781F4E"/>
    <w:rsid w:val="007829C5"/>
    <w:rsid w:val="00784191"/>
    <w:rsid w:val="00784CDE"/>
    <w:rsid w:val="00786239"/>
    <w:rsid w:val="00786304"/>
    <w:rsid w:val="00786617"/>
    <w:rsid w:val="00787E16"/>
    <w:rsid w:val="007928D0"/>
    <w:rsid w:val="00794FD3"/>
    <w:rsid w:val="0079593D"/>
    <w:rsid w:val="00795DD9"/>
    <w:rsid w:val="00797B3C"/>
    <w:rsid w:val="007A0045"/>
    <w:rsid w:val="007A323E"/>
    <w:rsid w:val="007A3368"/>
    <w:rsid w:val="007A3655"/>
    <w:rsid w:val="007A3BBF"/>
    <w:rsid w:val="007A488C"/>
    <w:rsid w:val="007A6618"/>
    <w:rsid w:val="007A7DB2"/>
    <w:rsid w:val="007A7F2A"/>
    <w:rsid w:val="007B01CA"/>
    <w:rsid w:val="007B0A37"/>
    <w:rsid w:val="007B0CA6"/>
    <w:rsid w:val="007B210D"/>
    <w:rsid w:val="007B217A"/>
    <w:rsid w:val="007B29D0"/>
    <w:rsid w:val="007B31C1"/>
    <w:rsid w:val="007B3BDA"/>
    <w:rsid w:val="007B522E"/>
    <w:rsid w:val="007B5CDF"/>
    <w:rsid w:val="007B76B2"/>
    <w:rsid w:val="007C167F"/>
    <w:rsid w:val="007C31F7"/>
    <w:rsid w:val="007C371A"/>
    <w:rsid w:val="007C38A7"/>
    <w:rsid w:val="007C3CAF"/>
    <w:rsid w:val="007C3D7E"/>
    <w:rsid w:val="007C3E09"/>
    <w:rsid w:val="007C4A71"/>
    <w:rsid w:val="007C4DDC"/>
    <w:rsid w:val="007C54A9"/>
    <w:rsid w:val="007C55DD"/>
    <w:rsid w:val="007C76BB"/>
    <w:rsid w:val="007D101C"/>
    <w:rsid w:val="007D1046"/>
    <w:rsid w:val="007D1639"/>
    <w:rsid w:val="007D1F5B"/>
    <w:rsid w:val="007D3C4C"/>
    <w:rsid w:val="007D4F8F"/>
    <w:rsid w:val="007D573E"/>
    <w:rsid w:val="007D5D14"/>
    <w:rsid w:val="007D5F07"/>
    <w:rsid w:val="007E19C8"/>
    <w:rsid w:val="007E3338"/>
    <w:rsid w:val="007E3478"/>
    <w:rsid w:val="007E466B"/>
    <w:rsid w:val="007E55F6"/>
    <w:rsid w:val="007E572C"/>
    <w:rsid w:val="007E625A"/>
    <w:rsid w:val="007E63BB"/>
    <w:rsid w:val="007E76AD"/>
    <w:rsid w:val="007E76EA"/>
    <w:rsid w:val="007F0331"/>
    <w:rsid w:val="007F1622"/>
    <w:rsid w:val="007F1688"/>
    <w:rsid w:val="007F42BA"/>
    <w:rsid w:val="007F5BF3"/>
    <w:rsid w:val="007F7939"/>
    <w:rsid w:val="007F7FB4"/>
    <w:rsid w:val="00802BF1"/>
    <w:rsid w:val="00802C6B"/>
    <w:rsid w:val="00803228"/>
    <w:rsid w:val="00803E1A"/>
    <w:rsid w:val="008040E3"/>
    <w:rsid w:val="008046B5"/>
    <w:rsid w:val="00805E40"/>
    <w:rsid w:val="008068EE"/>
    <w:rsid w:val="00810CE3"/>
    <w:rsid w:val="008121D6"/>
    <w:rsid w:val="008139FA"/>
    <w:rsid w:val="00813C25"/>
    <w:rsid w:val="00814526"/>
    <w:rsid w:val="008166D0"/>
    <w:rsid w:val="0081713E"/>
    <w:rsid w:val="0081736F"/>
    <w:rsid w:val="00817A3A"/>
    <w:rsid w:val="00822952"/>
    <w:rsid w:val="00823401"/>
    <w:rsid w:val="00825669"/>
    <w:rsid w:val="00832374"/>
    <w:rsid w:val="008334B4"/>
    <w:rsid w:val="00833CE0"/>
    <w:rsid w:val="00833EB4"/>
    <w:rsid w:val="00834A4B"/>
    <w:rsid w:val="00835241"/>
    <w:rsid w:val="00837880"/>
    <w:rsid w:val="00840AA3"/>
    <w:rsid w:val="00841368"/>
    <w:rsid w:val="008430EF"/>
    <w:rsid w:val="00845F92"/>
    <w:rsid w:val="00846E8D"/>
    <w:rsid w:val="00847782"/>
    <w:rsid w:val="00847875"/>
    <w:rsid w:val="00847DD5"/>
    <w:rsid w:val="008520D3"/>
    <w:rsid w:val="00852D13"/>
    <w:rsid w:val="00853779"/>
    <w:rsid w:val="0085686B"/>
    <w:rsid w:val="00857F8A"/>
    <w:rsid w:val="00860862"/>
    <w:rsid w:val="00860ABA"/>
    <w:rsid w:val="008615A3"/>
    <w:rsid w:val="00863093"/>
    <w:rsid w:val="00864773"/>
    <w:rsid w:val="00865124"/>
    <w:rsid w:val="00865A50"/>
    <w:rsid w:val="00865E34"/>
    <w:rsid w:val="00866270"/>
    <w:rsid w:val="00867FA5"/>
    <w:rsid w:val="0087010A"/>
    <w:rsid w:val="008715F0"/>
    <w:rsid w:val="00874112"/>
    <w:rsid w:val="008744CD"/>
    <w:rsid w:val="00875026"/>
    <w:rsid w:val="0088023E"/>
    <w:rsid w:val="0088034A"/>
    <w:rsid w:val="00880764"/>
    <w:rsid w:val="00880930"/>
    <w:rsid w:val="00880DAF"/>
    <w:rsid w:val="00881844"/>
    <w:rsid w:val="0088197F"/>
    <w:rsid w:val="00884E2C"/>
    <w:rsid w:val="00885866"/>
    <w:rsid w:val="00886E3E"/>
    <w:rsid w:val="00891BF4"/>
    <w:rsid w:val="008930C8"/>
    <w:rsid w:val="00893EED"/>
    <w:rsid w:val="008976EE"/>
    <w:rsid w:val="008A045C"/>
    <w:rsid w:val="008A11B2"/>
    <w:rsid w:val="008A16CF"/>
    <w:rsid w:val="008A1CD1"/>
    <w:rsid w:val="008A2B3F"/>
    <w:rsid w:val="008A4A77"/>
    <w:rsid w:val="008A58A5"/>
    <w:rsid w:val="008A799C"/>
    <w:rsid w:val="008A7EF0"/>
    <w:rsid w:val="008B0915"/>
    <w:rsid w:val="008B0C76"/>
    <w:rsid w:val="008B1452"/>
    <w:rsid w:val="008B16B8"/>
    <w:rsid w:val="008B16CC"/>
    <w:rsid w:val="008B3A3A"/>
    <w:rsid w:val="008B3CE1"/>
    <w:rsid w:val="008B539C"/>
    <w:rsid w:val="008B572D"/>
    <w:rsid w:val="008B5BB8"/>
    <w:rsid w:val="008B6330"/>
    <w:rsid w:val="008B6CD8"/>
    <w:rsid w:val="008B7B16"/>
    <w:rsid w:val="008C0C3C"/>
    <w:rsid w:val="008C0EF5"/>
    <w:rsid w:val="008C16C5"/>
    <w:rsid w:val="008C18A2"/>
    <w:rsid w:val="008C4C9D"/>
    <w:rsid w:val="008C508E"/>
    <w:rsid w:val="008C6A0A"/>
    <w:rsid w:val="008D09A3"/>
    <w:rsid w:val="008D4A59"/>
    <w:rsid w:val="008D4D20"/>
    <w:rsid w:val="008D5958"/>
    <w:rsid w:val="008D6432"/>
    <w:rsid w:val="008E041A"/>
    <w:rsid w:val="008E0992"/>
    <w:rsid w:val="008E3132"/>
    <w:rsid w:val="008E3E78"/>
    <w:rsid w:val="008E3F2C"/>
    <w:rsid w:val="008E639F"/>
    <w:rsid w:val="008F188E"/>
    <w:rsid w:val="008F2120"/>
    <w:rsid w:val="008F250F"/>
    <w:rsid w:val="008F3094"/>
    <w:rsid w:val="008F339E"/>
    <w:rsid w:val="008F3C48"/>
    <w:rsid w:val="008F53E3"/>
    <w:rsid w:val="008F6112"/>
    <w:rsid w:val="008F633D"/>
    <w:rsid w:val="008F6748"/>
    <w:rsid w:val="008F7EBA"/>
    <w:rsid w:val="00900B2A"/>
    <w:rsid w:val="00903802"/>
    <w:rsid w:val="00903A35"/>
    <w:rsid w:val="009053B3"/>
    <w:rsid w:val="00905F86"/>
    <w:rsid w:val="00906640"/>
    <w:rsid w:val="00910023"/>
    <w:rsid w:val="009108C2"/>
    <w:rsid w:val="00910E80"/>
    <w:rsid w:val="0091107E"/>
    <w:rsid w:val="009128C3"/>
    <w:rsid w:val="00912989"/>
    <w:rsid w:val="00913490"/>
    <w:rsid w:val="00913EE5"/>
    <w:rsid w:val="00914D12"/>
    <w:rsid w:val="0091557F"/>
    <w:rsid w:val="00917FAF"/>
    <w:rsid w:val="00921517"/>
    <w:rsid w:val="00922238"/>
    <w:rsid w:val="009226F0"/>
    <w:rsid w:val="0092293F"/>
    <w:rsid w:val="00925416"/>
    <w:rsid w:val="00926075"/>
    <w:rsid w:val="00926A46"/>
    <w:rsid w:val="00930C6F"/>
    <w:rsid w:val="00930F0A"/>
    <w:rsid w:val="009313AC"/>
    <w:rsid w:val="009325CF"/>
    <w:rsid w:val="009330F5"/>
    <w:rsid w:val="0093330E"/>
    <w:rsid w:val="0093374D"/>
    <w:rsid w:val="00933958"/>
    <w:rsid w:val="009351DF"/>
    <w:rsid w:val="00937019"/>
    <w:rsid w:val="009401EB"/>
    <w:rsid w:val="00940736"/>
    <w:rsid w:val="00940854"/>
    <w:rsid w:val="009414F1"/>
    <w:rsid w:val="009429EF"/>
    <w:rsid w:val="00946D19"/>
    <w:rsid w:val="00951017"/>
    <w:rsid w:val="0095153D"/>
    <w:rsid w:val="0095521F"/>
    <w:rsid w:val="00955E3E"/>
    <w:rsid w:val="009564F9"/>
    <w:rsid w:val="00956A04"/>
    <w:rsid w:val="00957FE1"/>
    <w:rsid w:val="009614E6"/>
    <w:rsid w:val="00961B53"/>
    <w:rsid w:val="00963D0D"/>
    <w:rsid w:val="00963D0F"/>
    <w:rsid w:val="0096434C"/>
    <w:rsid w:val="00964769"/>
    <w:rsid w:val="0096552B"/>
    <w:rsid w:val="00965F3D"/>
    <w:rsid w:val="00966E81"/>
    <w:rsid w:val="00967CE7"/>
    <w:rsid w:val="009727E6"/>
    <w:rsid w:val="00973F4D"/>
    <w:rsid w:val="00974897"/>
    <w:rsid w:val="0097704C"/>
    <w:rsid w:val="009775EC"/>
    <w:rsid w:val="0098129D"/>
    <w:rsid w:val="00981984"/>
    <w:rsid w:val="00981E7A"/>
    <w:rsid w:val="00981F19"/>
    <w:rsid w:val="009827AE"/>
    <w:rsid w:val="009828F7"/>
    <w:rsid w:val="00982C75"/>
    <w:rsid w:val="00983B2E"/>
    <w:rsid w:val="00984588"/>
    <w:rsid w:val="00985A0B"/>
    <w:rsid w:val="00990497"/>
    <w:rsid w:val="00991515"/>
    <w:rsid w:val="00992584"/>
    <w:rsid w:val="00992741"/>
    <w:rsid w:val="00992964"/>
    <w:rsid w:val="0099441C"/>
    <w:rsid w:val="00994718"/>
    <w:rsid w:val="0099474E"/>
    <w:rsid w:val="00996585"/>
    <w:rsid w:val="009A1731"/>
    <w:rsid w:val="009A356C"/>
    <w:rsid w:val="009A4567"/>
    <w:rsid w:val="009A4A6E"/>
    <w:rsid w:val="009A4C3A"/>
    <w:rsid w:val="009A64DE"/>
    <w:rsid w:val="009A6500"/>
    <w:rsid w:val="009A6646"/>
    <w:rsid w:val="009A72B6"/>
    <w:rsid w:val="009A7EB7"/>
    <w:rsid w:val="009B1B13"/>
    <w:rsid w:val="009B28DF"/>
    <w:rsid w:val="009B2E2A"/>
    <w:rsid w:val="009B3945"/>
    <w:rsid w:val="009B477D"/>
    <w:rsid w:val="009B4DF4"/>
    <w:rsid w:val="009B5D2D"/>
    <w:rsid w:val="009B6369"/>
    <w:rsid w:val="009B7523"/>
    <w:rsid w:val="009C0C0E"/>
    <w:rsid w:val="009C1A75"/>
    <w:rsid w:val="009C21CB"/>
    <w:rsid w:val="009C34F4"/>
    <w:rsid w:val="009C66D3"/>
    <w:rsid w:val="009C68CC"/>
    <w:rsid w:val="009C694C"/>
    <w:rsid w:val="009C6A19"/>
    <w:rsid w:val="009C7867"/>
    <w:rsid w:val="009C7F20"/>
    <w:rsid w:val="009D26D0"/>
    <w:rsid w:val="009D2C77"/>
    <w:rsid w:val="009D2CDD"/>
    <w:rsid w:val="009D47BE"/>
    <w:rsid w:val="009D4C4C"/>
    <w:rsid w:val="009D5577"/>
    <w:rsid w:val="009D62D6"/>
    <w:rsid w:val="009D6BBE"/>
    <w:rsid w:val="009D7420"/>
    <w:rsid w:val="009D759F"/>
    <w:rsid w:val="009D7C47"/>
    <w:rsid w:val="009D7E7F"/>
    <w:rsid w:val="009E068D"/>
    <w:rsid w:val="009E09D4"/>
    <w:rsid w:val="009E2B2C"/>
    <w:rsid w:val="009E439C"/>
    <w:rsid w:val="009E4415"/>
    <w:rsid w:val="009E44CE"/>
    <w:rsid w:val="009E49F9"/>
    <w:rsid w:val="009E7F3A"/>
    <w:rsid w:val="009F0865"/>
    <w:rsid w:val="009F18CC"/>
    <w:rsid w:val="00A01B90"/>
    <w:rsid w:val="00A02D74"/>
    <w:rsid w:val="00A03347"/>
    <w:rsid w:val="00A03D69"/>
    <w:rsid w:val="00A05DED"/>
    <w:rsid w:val="00A066A1"/>
    <w:rsid w:val="00A07A17"/>
    <w:rsid w:val="00A10702"/>
    <w:rsid w:val="00A1200D"/>
    <w:rsid w:val="00A16613"/>
    <w:rsid w:val="00A16A06"/>
    <w:rsid w:val="00A16D60"/>
    <w:rsid w:val="00A17232"/>
    <w:rsid w:val="00A21051"/>
    <w:rsid w:val="00A21BCE"/>
    <w:rsid w:val="00A2423C"/>
    <w:rsid w:val="00A242DE"/>
    <w:rsid w:val="00A26D06"/>
    <w:rsid w:val="00A27484"/>
    <w:rsid w:val="00A30C27"/>
    <w:rsid w:val="00A30D1C"/>
    <w:rsid w:val="00A310E0"/>
    <w:rsid w:val="00A317A3"/>
    <w:rsid w:val="00A328D8"/>
    <w:rsid w:val="00A34A9D"/>
    <w:rsid w:val="00A3540B"/>
    <w:rsid w:val="00A35BFD"/>
    <w:rsid w:val="00A40E99"/>
    <w:rsid w:val="00A41321"/>
    <w:rsid w:val="00A41845"/>
    <w:rsid w:val="00A41BD0"/>
    <w:rsid w:val="00A43140"/>
    <w:rsid w:val="00A4388B"/>
    <w:rsid w:val="00A4422A"/>
    <w:rsid w:val="00A44E1A"/>
    <w:rsid w:val="00A47400"/>
    <w:rsid w:val="00A47711"/>
    <w:rsid w:val="00A47E69"/>
    <w:rsid w:val="00A5001A"/>
    <w:rsid w:val="00A502E4"/>
    <w:rsid w:val="00A547BD"/>
    <w:rsid w:val="00A54A0C"/>
    <w:rsid w:val="00A550CA"/>
    <w:rsid w:val="00A55306"/>
    <w:rsid w:val="00A55830"/>
    <w:rsid w:val="00A5593F"/>
    <w:rsid w:val="00A56A6A"/>
    <w:rsid w:val="00A57609"/>
    <w:rsid w:val="00A60059"/>
    <w:rsid w:val="00A60119"/>
    <w:rsid w:val="00A605CF"/>
    <w:rsid w:val="00A60F72"/>
    <w:rsid w:val="00A6181B"/>
    <w:rsid w:val="00A6399A"/>
    <w:rsid w:val="00A64153"/>
    <w:rsid w:val="00A6420C"/>
    <w:rsid w:val="00A64543"/>
    <w:rsid w:val="00A64C08"/>
    <w:rsid w:val="00A67B32"/>
    <w:rsid w:val="00A67D67"/>
    <w:rsid w:val="00A67F83"/>
    <w:rsid w:val="00A7105F"/>
    <w:rsid w:val="00A720B2"/>
    <w:rsid w:val="00A72383"/>
    <w:rsid w:val="00A732F0"/>
    <w:rsid w:val="00A74E23"/>
    <w:rsid w:val="00A7507A"/>
    <w:rsid w:val="00A77C76"/>
    <w:rsid w:val="00A817D9"/>
    <w:rsid w:val="00A83D70"/>
    <w:rsid w:val="00A8607B"/>
    <w:rsid w:val="00A87372"/>
    <w:rsid w:val="00A92557"/>
    <w:rsid w:val="00A92EA0"/>
    <w:rsid w:val="00A9450C"/>
    <w:rsid w:val="00A95028"/>
    <w:rsid w:val="00A953D8"/>
    <w:rsid w:val="00A97E35"/>
    <w:rsid w:val="00AA4D1C"/>
    <w:rsid w:val="00AA51D2"/>
    <w:rsid w:val="00AA69D4"/>
    <w:rsid w:val="00AA7972"/>
    <w:rsid w:val="00AB103E"/>
    <w:rsid w:val="00AB1F3D"/>
    <w:rsid w:val="00AB21E8"/>
    <w:rsid w:val="00AB2954"/>
    <w:rsid w:val="00AB4F23"/>
    <w:rsid w:val="00AB6327"/>
    <w:rsid w:val="00AB6E9D"/>
    <w:rsid w:val="00AB7FF5"/>
    <w:rsid w:val="00AC0B7F"/>
    <w:rsid w:val="00AC18C4"/>
    <w:rsid w:val="00AC2C8D"/>
    <w:rsid w:val="00AC4300"/>
    <w:rsid w:val="00AC4385"/>
    <w:rsid w:val="00AC45D2"/>
    <w:rsid w:val="00AC4966"/>
    <w:rsid w:val="00AC5E2F"/>
    <w:rsid w:val="00AD052C"/>
    <w:rsid w:val="00AD12A4"/>
    <w:rsid w:val="00AD16E6"/>
    <w:rsid w:val="00AD1C17"/>
    <w:rsid w:val="00AD236C"/>
    <w:rsid w:val="00AD3082"/>
    <w:rsid w:val="00AD3F04"/>
    <w:rsid w:val="00AD424B"/>
    <w:rsid w:val="00AD522C"/>
    <w:rsid w:val="00AD551F"/>
    <w:rsid w:val="00AD5833"/>
    <w:rsid w:val="00AD799E"/>
    <w:rsid w:val="00AE12D9"/>
    <w:rsid w:val="00AE14A0"/>
    <w:rsid w:val="00AE2716"/>
    <w:rsid w:val="00AE4C1D"/>
    <w:rsid w:val="00AE4D5C"/>
    <w:rsid w:val="00AE5705"/>
    <w:rsid w:val="00AE6EE8"/>
    <w:rsid w:val="00AE75E1"/>
    <w:rsid w:val="00AF0351"/>
    <w:rsid w:val="00AF11C9"/>
    <w:rsid w:val="00AF2221"/>
    <w:rsid w:val="00AF2FE1"/>
    <w:rsid w:val="00AF3386"/>
    <w:rsid w:val="00AF3488"/>
    <w:rsid w:val="00AF35F6"/>
    <w:rsid w:val="00AF3C64"/>
    <w:rsid w:val="00AF3E62"/>
    <w:rsid w:val="00AF4C52"/>
    <w:rsid w:val="00AF5818"/>
    <w:rsid w:val="00AF649D"/>
    <w:rsid w:val="00AF6DFC"/>
    <w:rsid w:val="00AF762F"/>
    <w:rsid w:val="00B001BB"/>
    <w:rsid w:val="00B030B5"/>
    <w:rsid w:val="00B031DC"/>
    <w:rsid w:val="00B0322B"/>
    <w:rsid w:val="00B03235"/>
    <w:rsid w:val="00B032D4"/>
    <w:rsid w:val="00B03DDA"/>
    <w:rsid w:val="00B04076"/>
    <w:rsid w:val="00B05058"/>
    <w:rsid w:val="00B052BC"/>
    <w:rsid w:val="00B05DFE"/>
    <w:rsid w:val="00B063E2"/>
    <w:rsid w:val="00B072B6"/>
    <w:rsid w:val="00B07C73"/>
    <w:rsid w:val="00B10061"/>
    <w:rsid w:val="00B10866"/>
    <w:rsid w:val="00B1133F"/>
    <w:rsid w:val="00B12381"/>
    <w:rsid w:val="00B1434F"/>
    <w:rsid w:val="00B14A8D"/>
    <w:rsid w:val="00B15A62"/>
    <w:rsid w:val="00B15C57"/>
    <w:rsid w:val="00B1770F"/>
    <w:rsid w:val="00B23D81"/>
    <w:rsid w:val="00B24254"/>
    <w:rsid w:val="00B250E3"/>
    <w:rsid w:val="00B2666E"/>
    <w:rsid w:val="00B27366"/>
    <w:rsid w:val="00B27C1A"/>
    <w:rsid w:val="00B32C11"/>
    <w:rsid w:val="00B32F63"/>
    <w:rsid w:val="00B34C78"/>
    <w:rsid w:val="00B36E67"/>
    <w:rsid w:val="00B37C31"/>
    <w:rsid w:val="00B418B0"/>
    <w:rsid w:val="00B425F0"/>
    <w:rsid w:val="00B43294"/>
    <w:rsid w:val="00B435BC"/>
    <w:rsid w:val="00B45337"/>
    <w:rsid w:val="00B45BEC"/>
    <w:rsid w:val="00B46A58"/>
    <w:rsid w:val="00B50053"/>
    <w:rsid w:val="00B50785"/>
    <w:rsid w:val="00B50B88"/>
    <w:rsid w:val="00B536F7"/>
    <w:rsid w:val="00B542EF"/>
    <w:rsid w:val="00B54A58"/>
    <w:rsid w:val="00B565FD"/>
    <w:rsid w:val="00B5726C"/>
    <w:rsid w:val="00B57961"/>
    <w:rsid w:val="00B62C02"/>
    <w:rsid w:val="00B66042"/>
    <w:rsid w:val="00B7022A"/>
    <w:rsid w:val="00B7131B"/>
    <w:rsid w:val="00B73C08"/>
    <w:rsid w:val="00B746C5"/>
    <w:rsid w:val="00B749C8"/>
    <w:rsid w:val="00B767E5"/>
    <w:rsid w:val="00B800E7"/>
    <w:rsid w:val="00B809F0"/>
    <w:rsid w:val="00B823DB"/>
    <w:rsid w:val="00B838ED"/>
    <w:rsid w:val="00B83E9E"/>
    <w:rsid w:val="00B85DF9"/>
    <w:rsid w:val="00B85E59"/>
    <w:rsid w:val="00B876F8"/>
    <w:rsid w:val="00B9191C"/>
    <w:rsid w:val="00B91C58"/>
    <w:rsid w:val="00B92BB0"/>
    <w:rsid w:val="00B92EBA"/>
    <w:rsid w:val="00B939E7"/>
    <w:rsid w:val="00B95312"/>
    <w:rsid w:val="00B96DA1"/>
    <w:rsid w:val="00BA302B"/>
    <w:rsid w:val="00BA4220"/>
    <w:rsid w:val="00BA43D4"/>
    <w:rsid w:val="00BA4922"/>
    <w:rsid w:val="00BA5033"/>
    <w:rsid w:val="00BA5058"/>
    <w:rsid w:val="00BA57B9"/>
    <w:rsid w:val="00BA6A0F"/>
    <w:rsid w:val="00BA6BB5"/>
    <w:rsid w:val="00BB080B"/>
    <w:rsid w:val="00BB197B"/>
    <w:rsid w:val="00BB1B39"/>
    <w:rsid w:val="00BB1BDF"/>
    <w:rsid w:val="00BB1D9A"/>
    <w:rsid w:val="00BB2F5E"/>
    <w:rsid w:val="00BB41E7"/>
    <w:rsid w:val="00BB4363"/>
    <w:rsid w:val="00BC0B38"/>
    <w:rsid w:val="00BC358D"/>
    <w:rsid w:val="00BC48FB"/>
    <w:rsid w:val="00BC4DEF"/>
    <w:rsid w:val="00BC56BB"/>
    <w:rsid w:val="00BD0F15"/>
    <w:rsid w:val="00BD127D"/>
    <w:rsid w:val="00BD3D07"/>
    <w:rsid w:val="00BD4F69"/>
    <w:rsid w:val="00BD6348"/>
    <w:rsid w:val="00BD6AA2"/>
    <w:rsid w:val="00BE2225"/>
    <w:rsid w:val="00BE2561"/>
    <w:rsid w:val="00BE275D"/>
    <w:rsid w:val="00BE3720"/>
    <w:rsid w:val="00BE5D5E"/>
    <w:rsid w:val="00BE7313"/>
    <w:rsid w:val="00BE7F79"/>
    <w:rsid w:val="00BF102F"/>
    <w:rsid w:val="00BF1AF8"/>
    <w:rsid w:val="00BF2075"/>
    <w:rsid w:val="00BF251A"/>
    <w:rsid w:val="00BF2524"/>
    <w:rsid w:val="00BF2964"/>
    <w:rsid w:val="00BF32EA"/>
    <w:rsid w:val="00BF3753"/>
    <w:rsid w:val="00BF3E8F"/>
    <w:rsid w:val="00BF4084"/>
    <w:rsid w:val="00BF52B9"/>
    <w:rsid w:val="00BF692D"/>
    <w:rsid w:val="00BF6D31"/>
    <w:rsid w:val="00BF7060"/>
    <w:rsid w:val="00BF7A3F"/>
    <w:rsid w:val="00C0045D"/>
    <w:rsid w:val="00C00F23"/>
    <w:rsid w:val="00C0163A"/>
    <w:rsid w:val="00C01A21"/>
    <w:rsid w:val="00C02C7B"/>
    <w:rsid w:val="00C07EAC"/>
    <w:rsid w:val="00C10AC4"/>
    <w:rsid w:val="00C11CF7"/>
    <w:rsid w:val="00C122E5"/>
    <w:rsid w:val="00C144D0"/>
    <w:rsid w:val="00C1459C"/>
    <w:rsid w:val="00C14D5D"/>
    <w:rsid w:val="00C17580"/>
    <w:rsid w:val="00C2066A"/>
    <w:rsid w:val="00C21A45"/>
    <w:rsid w:val="00C22016"/>
    <w:rsid w:val="00C22EC2"/>
    <w:rsid w:val="00C24E1B"/>
    <w:rsid w:val="00C253D3"/>
    <w:rsid w:val="00C25534"/>
    <w:rsid w:val="00C25EB2"/>
    <w:rsid w:val="00C276AF"/>
    <w:rsid w:val="00C27ECD"/>
    <w:rsid w:val="00C3140E"/>
    <w:rsid w:val="00C3158F"/>
    <w:rsid w:val="00C324DC"/>
    <w:rsid w:val="00C3355C"/>
    <w:rsid w:val="00C3756B"/>
    <w:rsid w:val="00C41880"/>
    <w:rsid w:val="00C429D5"/>
    <w:rsid w:val="00C4331F"/>
    <w:rsid w:val="00C43BB0"/>
    <w:rsid w:val="00C447D7"/>
    <w:rsid w:val="00C46D5C"/>
    <w:rsid w:val="00C46FA5"/>
    <w:rsid w:val="00C47A7B"/>
    <w:rsid w:val="00C47E3D"/>
    <w:rsid w:val="00C5174C"/>
    <w:rsid w:val="00C52ADF"/>
    <w:rsid w:val="00C538F9"/>
    <w:rsid w:val="00C5575D"/>
    <w:rsid w:val="00C562CE"/>
    <w:rsid w:val="00C60DA0"/>
    <w:rsid w:val="00C64056"/>
    <w:rsid w:val="00C64E10"/>
    <w:rsid w:val="00C6514B"/>
    <w:rsid w:val="00C664AF"/>
    <w:rsid w:val="00C6702B"/>
    <w:rsid w:val="00C71174"/>
    <w:rsid w:val="00C80B76"/>
    <w:rsid w:val="00C80CF5"/>
    <w:rsid w:val="00C83BAF"/>
    <w:rsid w:val="00C83DF6"/>
    <w:rsid w:val="00C83FCA"/>
    <w:rsid w:val="00C840E4"/>
    <w:rsid w:val="00C84C7F"/>
    <w:rsid w:val="00C86525"/>
    <w:rsid w:val="00C87052"/>
    <w:rsid w:val="00C87070"/>
    <w:rsid w:val="00C87D28"/>
    <w:rsid w:val="00C93124"/>
    <w:rsid w:val="00C9626D"/>
    <w:rsid w:val="00CA0660"/>
    <w:rsid w:val="00CA3109"/>
    <w:rsid w:val="00CA497E"/>
    <w:rsid w:val="00CA4B8F"/>
    <w:rsid w:val="00CA65B7"/>
    <w:rsid w:val="00CB020F"/>
    <w:rsid w:val="00CB1B81"/>
    <w:rsid w:val="00CB3F45"/>
    <w:rsid w:val="00CB7A33"/>
    <w:rsid w:val="00CC09D1"/>
    <w:rsid w:val="00CC1147"/>
    <w:rsid w:val="00CC24B3"/>
    <w:rsid w:val="00CC304C"/>
    <w:rsid w:val="00CC395F"/>
    <w:rsid w:val="00CC52F1"/>
    <w:rsid w:val="00CC5EB1"/>
    <w:rsid w:val="00CC6DC3"/>
    <w:rsid w:val="00CD1946"/>
    <w:rsid w:val="00CD197D"/>
    <w:rsid w:val="00CD1CFD"/>
    <w:rsid w:val="00CD356F"/>
    <w:rsid w:val="00CD38AB"/>
    <w:rsid w:val="00CD572F"/>
    <w:rsid w:val="00CD576D"/>
    <w:rsid w:val="00CE427C"/>
    <w:rsid w:val="00CE4693"/>
    <w:rsid w:val="00CE4997"/>
    <w:rsid w:val="00CE66DD"/>
    <w:rsid w:val="00CE7B25"/>
    <w:rsid w:val="00CF04D5"/>
    <w:rsid w:val="00CF1963"/>
    <w:rsid w:val="00CF2083"/>
    <w:rsid w:val="00CF2C3F"/>
    <w:rsid w:val="00CF463D"/>
    <w:rsid w:val="00CF477B"/>
    <w:rsid w:val="00CF54D0"/>
    <w:rsid w:val="00CF58D2"/>
    <w:rsid w:val="00CF7006"/>
    <w:rsid w:val="00D02CDD"/>
    <w:rsid w:val="00D06255"/>
    <w:rsid w:val="00D07A26"/>
    <w:rsid w:val="00D114D1"/>
    <w:rsid w:val="00D11584"/>
    <w:rsid w:val="00D15AC9"/>
    <w:rsid w:val="00D202B9"/>
    <w:rsid w:val="00D210AC"/>
    <w:rsid w:val="00D22D2A"/>
    <w:rsid w:val="00D230FD"/>
    <w:rsid w:val="00D232A1"/>
    <w:rsid w:val="00D2407A"/>
    <w:rsid w:val="00D2517E"/>
    <w:rsid w:val="00D27DFA"/>
    <w:rsid w:val="00D319D8"/>
    <w:rsid w:val="00D31DD2"/>
    <w:rsid w:val="00D335D4"/>
    <w:rsid w:val="00D34245"/>
    <w:rsid w:val="00D349D8"/>
    <w:rsid w:val="00D36A11"/>
    <w:rsid w:val="00D37916"/>
    <w:rsid w:val="00D37A57"/>
    <w:rsid w:val="00D416FE"/>
    <w:rsid w:val="00D424CC"/>
    <w:rsid w:val="00D447CA"/>
    <w:rsid w:val="00D4521B"/>
    <w:rsid w:val="00D505E9"/>
    <w:rsid w:val="00D51D9B"/>
    <w:rsid w:val="00D51F67"/>
    <w:rsid w:val="00D5367F"/>
    <w:rsid w:val="00D57435"/>
    <w:rsid w:val="00D602A7"/>
    <w:rsid w:val="00D604CA"/>
    <w:rsid w:val="00D61250"/>
    <w:rsid w:val="00D62B6C"/>
    <w:rsid w:val="00D6575E"/>
    <w:rsid w:val="00D67032"/>
    <w:rsid w:val="00D67146"/>
    <w:rsid w:val="00D71973"/>
    <w:rsid w:val="00D72069"/>
    <w:rsid w:val="00D727FE"/>
    <w:rsid w:val="00D72C33"/>
    <w:rsid w:val="00D72EFB"/>
    <w:rsid w:val="00D77486"/>
    <w:rsid w:val="00D81BCB"/>
    <w:rsid w:val="00D82BDA"/>
    <w:rsid w:val="00D84611"/>
    <w:rsid w:val="00D85EFD"/>
    <w:rsid w:val="00D86B3E"/>
    <w:rsid w:val="00D86C78"/>
    <w:rsid w:val="00D87BA9"/>
    <w:rsid w:val="00D90A72"/>
    <w:rsid w:val="00D90CBC"/>
    <w:rsid w:val="00D91250"/>
    <w:rsid w:val="00D93426"/>
    <w:rsid w:val="00D93810"/>
    <w:rsid w:val="00D95241"/>
    <w:rsid w:val="00D95A94"/>
    <w:rsid w:val="00D95FDC"/>
    <w:rsid w:val="00D96F8A"/>
    <w:rsid w:val="00D974A7"/>
    <w:rsid w:val="00DA1A17"/>
    <w:rsid w:val="00DA1D47"/>
    <w:rsid w:val="00DA37DE"/>
    <w:rsid w:val="00DA5402"/>
    <w:rsid w:val="00DA66DC"/>
    <w:rsid w:val="00DA7B23"/>
    <w:rsid w:val="00DB02DB"/>
    <w:rsid w:val="00DB3054"/>
    <w:rsid w:val="00DB5C73"/>
    <w:rsid w:val="00DB5F32"/>
    <w:rsid w:val="00DB62A3"/>
    <w:rsid w:val="00DC0361"/>
    <w:rsid w:val="00DC2E7A"/>
    <w:rsid w:val="00DC6877"/>
    <w:rsid w:val="00DC6B8B"/>
    <w:rsid w:val="00DC760F"/>
    <w:rsid w:val="00DD2291"/>
    <w:rsid w:val="00DE156F"/>
    <w:rsid w:val="00DE1C18"/>
    <w:rsid w:val="00DE2B8C"/>
    <w:rsid w:val="00DE35FD"/>
    <w:rsid w:val="00DE384D"/>
    <w:rsid w:val="00DE44EA"/>
    <w:rsid w:val="00DE4AE3"/>
    <w:rsid w:val="00DE4C1A"/>
    <w:rsid w:val="00DE50A9"/>
    <w:rsid w:val="00DF0BCC"/>
    <w:rsid w:val="00DF0EC7"/>
    <w:rsid w:val="00DF110F"/>
    <w:rsid w:val="00DF1F70"/>
    <w:rsid w:val="00DF43F8"/>
    <w:rsid w:val="00DF4A03"/>
    <w:rsid w:val="00DF4CE7"/>
    <w:rsid w:val="00DF73AB"/>
    <w:rsid w:val="00E00638"/>
    <w:rsid w:val="00E01DF2"/>
    <w:rsid w:val="00E0225C"/>
    <w:rsid w:val="00E03D89"/>
    <w:rsid w:val="00E0412A"/>
    <w:rsid w:val="00E04AE7"/>
    <w:rsid w:val="00E07B63"/>
    <w:rsid w:val="00E1038E"/>
    <w:rsid w:val="00E10E12"/>
    <w:rsid w:val="00E12337"/>
    <w:rsid w:val="00E13536"/>
    <w:rsid w:val="00E168AE"/>
    <w:rsid w:val="00E21A9E"/>
    <w:rsid w:val="00E226DB"/>
    <w:rsid w:val="00E23DB1"/>
    <w:rsid w:val="00E24613"/>
    <w:rsid w:val="00E25BDF"/>
    <w:rsid w:val="00E264E3"/>
    <w:rsid w:val="00E269A2"/>
    <w:rsid w:val="00E31BB3"/>
    <w:rsid w:val="00E32139"/>
    <w:rsid w:val="00E329BA"/>
    <w:rsid w:val="00E32ECB"/>
    <w:rsid w:val="00E3452F"/>
    <w:rsid w:val="00E40F4F"/>
    <w:rsid w:val="00E42B21"/>
    <w:rsid w:val="00E447AE"/>
    <w:rsid w:val="00E47A68"/>
    <w:rsid w:val="00E52A5E"/>
    <w:rsid w:val="00E53790"/>
    <w:rsid w:val="00E54AA6"/>
    <w:rsid w:val="00E55037"/>
    <w:rsid w:val="00E61A25"/>
    <w:rsid w:val="00E626F1"/>
    <w:rsid w:val="00E63414"/>
    <w:rsid w:val="00E65582"/>
    <w:rsid w:val="00E65DB0"/>
    <w:rsid w:val="00E7326D"/>
    <w:rsid w:val="00E75F12"/>
    <w:rsid w:val="00E7715D"/>
    <w:rsid w:val="00E83152"/>
    <w:rsid w:val="00E83BB4"/>
    <w:rsid w:val="00E8593A"/>
    <w:rsid w:val="00E8727F"/>
    <w:rsid w:val="00E91BA7"/>
    <w:rsid w:val="00E96675"/>
    <w:rsid w:val="00E9726C"/>
    <w:rsid w:val="00E9729C"/>
    <w:rsid w:val="00E978E7"/>
    <w:rsid w:val="00EA00A8"/>
    <w:rsid w:val="00EA07A3"/>
    <w:rsid w:val="00EA1642"/>
    <w:rsid w:val="00EA1672"/>
    <w:rsid w:val="00EA1CE9"/>
    <w:rsid w:val="00EA2B08"/>
    <w:rsid w:val="00EA2F7D"/>
    <w:rsid w:val="00EA3ADC"/>
    <w:rsid w:val="00EA3EA5"/>
    <w:rsid w:val="00EA432D"/>
    <w:rsid w:val="00EA62D2"/>
    <w:rsid w:val="00EA67DD"/>
    <w:rsid w:val="00EA69E8"/>
    <w:rsid w:val="00EA6A19"/>
    <w:rsid w:val="00EB1E84"/>
    <w:rsid w:val="00EB2CD0"/>
    <w:rsid w:val="00EB2D51"/>
    <w:rsid w:val="00EB3F95"/>
    <w:rsid w:val="00EB62E5"/>
    <w:rsid w:val="00EB6E84"/>
    <w:rsid w:val="00EC0113"/>
    <w:rsid w:val="00EC2EBE"/>
    <w:rsid w:val="00EC2F08"/>
    <w:rsid w:val="00EC3040"/>
    <w:rsid w:val="00EC33E0"/>
    <w:rsid w:val="00EC3AD4"/>
    <w:rsid w:val="00EC5D8F"/>
    <w:rsid w:val="00EC625D"/>
    <w:rsid w:val="00EC6AA8"/>
    <w:rsid w:val="00EC6FB9"/>
    <w:rsid w:val="00EC7BB7"/>
    <w:rsid w:val="00EC7C82"/>
    <w:rsid w:val="00EC7EB4"/>
    <w:rsid w:val="00ED0DAF"/>
    <w:rsid w:val="00ED1559"/>
    <w:rsid w:val="00ED1872"/>
    <w:rsid w:val="00ED37BF"/>
    <w:rsid w:val="00ED59AB"/>
    <w:rsid w:val="00ED6975"/>
    <w:rsid w:val="00ED77A7"/>
    <w:rsid w:val="00EE0AC7"/>
    <w:rsid w:val="00EE1462"/>
    <w:rsid w:val="00EE1956"/>
    <w:rsid w:val="00EE209F"/>
    <w:rsid w:val="00EE2187"/>
    <w:rsid w:val="00EE2DA6"/>
    <w:rsid w:val="00EE3985"/>
    <w:rsid w:val="00EE44B0"/>
    <w:rsid w:val="00EE46E2"/>
    <w:rsid w:val="00EE5024"/>
    <w:rsid w:val="00EE6BF2"/>
    <w:rsid w:val="00EE6F3E"/>
    <w:rsid w:val="00EF082C"/>
    <w:rsid w:val="00EF1D3F"/>
    <w:rsid w:val="00EF2C1B"/>
    <w:rsid w:val="00EF37BD"/>
    <w:rsid w:val="00EF633C"/>
    <w:rsid w:val="00EF702B"/>
    <w:rsid w:val="00F04110"/>
    <w:rsid w:val="00F05EAE"/>
    <w:rsid w:val="00F069F5"/>
    <w:rsid w:val="00F07D49"/>
    <w:rsid w:val="00F12213"/>
    <w:rsid w:val="00F13089"/>
    <w:rsid w:val="00F13324"/>
    <w:rsid w:val="00F143AA"/>
    <w:rsid w:val="00F1532F"/>
    <w:rsid w:val="00F153D2"/>
    <w:rsid w:val="00F16749"/>
    <w:rsid w:val="00F1799A"/>
    <w:rsid w:val="00F21446"/>
    <w:rsid w:val="00F22EDB"/>
    <w:rsid w:val="00F23A90"/>
    <w:rsid w:val="00F24007"/>
    <w:rsid w:val="00F248C8"/>
    <w:rsid w:val="00F24E33"/>
    <w:rsid w:val="00F255E6"/>
    <w:rsid w:val="00F275CF"/>
    <w:rsid w:val="00F34918"/>
    <w:rsid w:val="00F35D34"/>
    <w:rsid w:val="00F3653D"/>
    <w:rsid w:val="00F37AF2"/>
    <w:rsid w:val="00F40BD1"/>
    <w:rsid w:val="00F40CA4"/>
    <w:rsid w:val="00F42239"/>
    <w:rsid w:val="00F42BBF"/>
    <w:rsid w:val="00F44B0F"/>
    <w:rsid w:val="00F47607"/>
    <w:rsid w:val="00F47B3D"/>
    <w:rsid w:val="00F51AED"/>
    <w:rsid w:val="00F527E8"/>
    <w:rsid w:val="00F535C3"/>
    <w:rsid w:val="00F539A1"/>
    <w:rsid w:val="00F539F7"/>
    <w:rsid w:val="00F55DE7"/>
    <w:rsid w:val="00F56709"/>
    <w:rsid w:val="00F60502"/>
    <w:rsid w:val="00F6092B"/>
    <w:rsid w:val="00F61782"/>
    <w:rsid w:val="00F6339E"/>
    <w:rsid w:val="00F63688"/>
    <w:rsid w:val="00F63FA5"/>
    <w:rsid w:val="00F648E4"/>
    <w:rsid w:val="00F64E39"/>
    <w:rsid w:val="00F65EC1"/>
    <w:rsid w:val="00F66042"/>
    <w:rsid w:val="00F70F24"/>
    <w:rsid w:val="00F720F4"/>
    <w:rsid w:val="00F744C9"/>
    <w:rsid w:val="00F74568"/>
    <w:rsid w:val="00F74836"/>
    <w:rsid w:val="00F753E1"/>
    <w:rsid w:val="00F759F7"/>
    <w:rsid w:val="00F77CE1"/>
    <w:rsid w:val="00F813A5"/>
    <w:rsid w:val="00F82E13"/>
    <w:rsid w:val="00F8352F"/>
    <w:rsid w:val="00F83686"/>
    <w:rsid w:val="00F83729"/>
    <w:rsid w:val="00F83DAC"/>
    <w:rsid w:val="00F84C01"/>
    <w:rsid w:val="00F8719E"/>
    <w:rsid w:val="00F87822"/>
    <w:rsid w:val="00F92159"/>
    <w:rsid w:val="00F92614"/>
    <w:rsid w:val="00F9487D"/>
    <w:rsid w:val="00F95DA1"/>
    <w:rsid w:val="00F96155"/>
    <w:rsid w:val="00F96A05"/>
    <w:rsid w:val="00FA2210"/>
    <w:rsid w:val="00FA3100"/>
    <w:rsid w:val="00FA3132"/>
    <w:rsid w:val="00FA3DCB"/>
    <w:rsid w:val="00FA6D6E"/>
    <w:rsid w:val="00FA702B"/>
    <w:rsid w:val="00FB1B79"/>
    <w:rsid w:val="00FB30C6"/>
    <w:rsid w:val="00FB4349"/>
    <w:rsid w:val="00FB5C36"/>
    <w:rsid w:val="00FB61F1"/>
    <w:rsid w:val="00FC18D0"/>
    <w:rsid w:val="00FC1CDB"/>
    <w:rsid w:val="00FC2605"/>
    <w:rsid w:val="00FC344C"/>
    <w:rsid w:val="00FC55FB"/>
    <w:rsid w:val="00FC5D0B"/>
    <w:rsid w:val="00FC5E80"/>
    <w:rsid w:val="00FC708D"/>
    <w:rsid w:val="00FC7BB9"/>
    <w:rsid w:val="00FC7C52"/>
    <w:rsid w:val="00FD03C1"/>
    <w:rsid w:val="00FD1214"/>
    <w:rsid w:val="00FD3AEE"/>
    <w:rsid w:val="00FD443B"/>
    <w:rsid w:val="00FD4693"/>
    <w:rsid w:val="00FD5354"/>
    <w:rsid w:val="00FE0307"/>
    <w:rsid w:val="00FE095C"/>
    <w:rsid w:val="00FE11F4"/>
    <w:rsid w:val="00FE1F8E"/>
    <w:rsid w:val="00FE2C79"/>
    <w:rsid w:val="00FE354B"/>
    <w:rsid w:val="00FE3B51"/>
    <w:rsid w:val="00FE40E9"/>
    <w:rsid w:val="00FE530A"/>
    <w:rsid w:val="00FE62DF"/>
    <w:rsid w:val="00FE7965"/>
    <w:rsid w:val="00FE7CF8"/>
    <w:rsid w:val="00FF0E31"/>
    <w:rsid w:val="00FF1EDA"/>
    <w:rsid w:val="00FF282B"/>
    <w:rsid w:val="00FF32EF"/>
    <w:rsid w:val="00FF4AAD"/>
    <w:rsid w:val="00FF50A7"/>
    <w:rsid w:val="00FF64FC"/>
    <w:rsid w:val="00FF6626"/>
    <w:rsid w:val="00FF7240"/>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14690">
      <v:textbox inset="5.85pt,.7pt,5.85pt,.7pt"/>
      <o:colormenu v:ext="edit" fillcolor="non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3E5A"/>
    <w:pPr>
      <w:widowControl w:val="0"/>
      <w:adjustRightInd w:val="0"/>
      <w:spacing w:line="360" w:lineRule="atLeast"/>
      <w:jc w:val="both"/>
      <w:textAlignment w:val="baseline"/>
    </w:pPr>
    <w:rPr>
      <w:rFonts w:ascii="Century" w:eastAsia="Mincho" w:hAnsi="Century" w:cs="Times New Roman"/>
      <w:kern w:val="0"/>
      <w:szCs w:val="20"/>
    </w:rPr>
  </w:style>
  <w:style w:type="paragraph" w:styleId="10">
    <w:name w:val="heading 1"/>
    <w:basedOn w:val="a"/>
    <w:next w:val="a"/>
    <w:link w:val="11"/>
    <w:uiPriority w:val="9"/>
    <w:qFormat/>
    <w:rsid w:val="00754956"/>
    <w:pPr>
      <w:keepNext/>
      <w:numPr>
        <w:numId w:val="5"/>
      </w:numPr>
      <w:outlineLvl w:val="0"/>
    </w:pPr>
    <w:rPr>
      <w:rFonts w:asciiTheme="majorHAnsi" w:eastAsiaTheme="majorEastAsia" w:hAnsiTheme="majorHAnsi" w:cstheme="majorBidi"/>
      <w:sz w:val="24"/>
      <w:szCs w:val="24"/>
    </w:rPr>
  </w:style>
  <w:style w:type="paragraph" w:styleId="20">
    <w:name w:val="heading 2"/>
    <w:basedOn w:val="a"/>
    <w:next w:val="a"/>
    <w:link w:val="21"/>
    <w:uiPriority w:val="9"/>
    <w:unhideWhenUsed/>
    <w:qFormat/>
    <w:rsid w:val="0095521F"/>
    <w:pPr>
      <w:keepNext/>
      <w:numPr>
        <w:ilvl w:val="1"/>
        <w:numId w:val="5"/>
      </w:numPr>
      <w:outlineLvl w:val="1"/>
    </w:pPr>
    <w:rPr>
      <w:rFonts w:asciiTheme="majorHAnsi" w:eastAsiaTheme="majorEastAsia" w:hAnsiTheme="majorHAnsi" w:cstheme="majorBidi"/>
    </w:rPr>
  </w:style>
  <w:style w:type="paragraph" w:styleId="30">
    <w:name w:val="heading 3"/>
    <w:basedOn w:val="a"/>
    <w:next w:val="a"/>
    <w:link w:val="31"/>
    <w:uiPriority w:val="9"/>
    <w:unhideWhenUsed/>
    <w:qFormat/>
    <w:rsid w:val="00C664AF"/>
    <w:pPr>
      <w:keepNext/>
      <w:numPr>
        <w:ilvl w:val="2"/>
        <w:numId w:val="5"/>
      </w:numPr>
      <w:ind w:left="1531"/>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F07D49"/>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1E3E5A"/>
    <w:pPr>
      <w:tabs>
        <w:tab w:val="center" w:pos="4252"/>
        <w:tab w:val="right" w:pos="8504"/>
      </w:tabs>
      <w:snapToGrid w:val="0"/>
    </w:pPr>
  </w:style>
  <w:style w:type="character" w:customStyle="1" w:styleId="a4">
    <w:name w:val="ヘッダー (文字)"/>
    <w:basedOn w:val="a0"/>
    <w:link w:val="a3"/>
    <w:uiPriority w:val="99"/>
    <w:semiHidden/>
    <w:rsid w:val="001E3E5A"/>
  </w:style>
  <w:style w:type="paragraph" w:styleId="a5">
    <w:name w:val="footer"/>
    <w:basedOn w:val="a"/>
    <w:link w:val="a6"/>
    <w:uiPriority w:val="99"/>
    <w:unhideWhenUsed/>
    <w:rsid w:val="001E3E5A"/>
    <w:pPr>
      <w:tabs>
        <w:tab w:val="center" w:pos="4252"/>
        <w:tab w:val="right" w:pos="8504"/>
      </w:tabs>
      <w:snapToGrid w:val="0"/>
    </w:pPr>
  </w:style>
  <w:style w:type="character" w:customStyle="1" w:styleId="a6">
    <w:name w:val="フッター (文字)"/>
    <w:basedOn w:val="a0"/>
    <w:link w:val="a5"/>
    <w:uiPriority w:val="99"/>
    <w:rsid w:val="001E3E5A"/>
  </w:style>
  <w:style w:type="paragraph" w:styleId="a7">
    <w:name w:val="Document Map"/>
    <w:basedOn w:val="a"/>
    <w:link w:val="a8"/>
    <w:uiPriority w:val="99"/>
    <w:semiHidden/>
    <w:unhideWhenUsed/>
    <w:rsid w:val="00754956"/>
    <w:rPr>
      <w:rFonts w:ascii="MS UI Gothic" w:eastAsia="MS UI Gothic"/>
      <w:sz w:val="18"/>
      <w:szCs w:val="18"/>
    </w:rPr>
  </w:style>
  <w:style w:type="character" w:customStyle="1" w:styleId="a8">
    <w:name w:val="見出しマップ (文字)"/>
    <w:basedOn w:val="a0"/>
    <w:link w:val="a7"/>
    <w:uiPriority w:val="99"/>
    <w:semiHidden/>
    <w:rsid w:val="00754956"/>
    <w:rPr>
      <w:rFonts w:ascii="MS UI Gothic" w:eastAsia="MS UI Gothic" w:hAnsi="Century" w:cs="Times New Roman"/>
      <w:kern w:val="0"/>
      <w:sz w:val="18"/>
      <w:szCs w:val="18"/>
    </w:rPr>
  </w:style>
  <w:style w:type="character" w:customStyle="1" w:styleId="11">
    <w:name w:val="見出し 1 (文字)"/>
    <w:basedOn w:val="a0"/>
    <w:link w:val="10"/>
    <w:uiPriority w:val="9"/>
    <w:rsid w:val="00754956"/>
    <w:rPr>
      <w:rFonts w:asciiTheme="majorHAnsi" w:eastAsiaTheme="majorEastAsia" w:hAnsiTheme="majorHAnsi" w:cstheme="majorBidi"/>
      <w:kern w:val="0"/>
      <w:sz w:val="24"/>
      <w:szCs w:val="24"/>
    </w:rPr>
  </w:style>
  <w:style w:type="character" w:customStyle="1" w:styleId="21">
    <w:name w:val="見出し 2 (文字)"/>
    <w:basedOn w:val="a0"/>
    <w:link w:val="20"/>
    <w:uiPriority w:val="9"/>
    <w:rsid w:val="0095521F"/>
    <w:rPr>
      <w:rFonts w:asciiTheme="majorHAnsi" w:eastAsiaTheme="majorEastAsia" w:hAnsiTheme="majorHAnsi" w:cstheme="majorBidi"/>
      <w:kern w:val="0"/>
      <w:szCs w:val="20"/>
    </w:rPr>
  </w:style>
  <w:style w:type="paragraph" w:styleId="a9">
    <w:name w:val="Balloon Text"/>
    <w:basedOn w:val="a"/>
    <w:link w:val="aa"/>
    <w:uiPriority w:val="99"/>
    <w:semiHidden/>
    <w:unhideWhenUsed/>
    <w:rsid w:val="00236739"/>
    <w:pPr>
      <w:spacing w:line="240" w:lineRule="auto"/>
    </w:pPr>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236739"/>
    <w:rPr>
      <w:rFonts w:asciiTheme="majorHAnsi" w:eastAsiaTheme="majorEastAsia" w:hAnsiTheme="majorHAnsi" w:cstheme="majorBidi"/>
      <w:kern w:val="0"/>
      <w:sz w:val="18"/>
      <w:szCs w:val="18"/>
    </w:rPr>
  </w:style>
  <w:style w:type="paragraph" w:styleId="ab">
    <w:name w:val="List Paragraph"/>
    <w:basedOn w:val="a"/>
    <w:uiPriority w:val="34"/>
    <w:qFormat/>
    <w:rsid w:val="00500CAA"/>
    <w:pPr>
      <w:ind w:leftChars="400" w:left="840"/>
    </w:pPr>
  </w:style>
  <w:style w:type="paragraph" w:styleId="ac">
    <w:name w:val="TOC Heading"/>
    <w:basedOn w:val="10"/>
    <w:next w:val="a"/>
    <w:uiPriority w:val="39"/>
    <w:semiHidden/>
    <w:unhideWhenUsed/>
    <w:qFormat/>
    <w:rsid w:val="00CB1B81"/>
    <w:pPr>
      <w:keepLines/>
      <w:widowControl/>
      <w:adjustRightInd/>
      <w:spacing w:before="480" w:line="276" w:lineRule="auto"/>
      <w:jc w:val="left"/>
      <w:textAlignment w:val="auto"/>
      <w:outlineLvl w:val="9"/>
    </w:pPr>
    <w:rPr>
      <w:b/>
      <w:bCs/>
      <w:color w:val="365F91" w:themeColor="accent1" w:themeShade="BF"/>
      <w:sz w:val="28"/>
      <w:szCs w:val="28"/>
    </w:rPr>
  </w:style>
  <w:style w:type="paragraph" w:styleId="12">
    <w:name w:val="toc 1"/>
    <w:basedOn w:val="a"/>
    <w:next w:val="a"/>
    <w:autoRedefine/>
    <w:uiPriority w:val="39"/>
    <w:unhideWhenUsed/>
    <w:qFormat/>
    <w:rsid w:val="00CB1B81"/>
  </w:style>
  <w:style w:type="paragraph" w:styleId="22">
    <w:name w:val="toc 2"/>
    <w:basedOn w:val="a"/>
    <w:next w:val="a"/>
    <w:autoRedefine/>
    <w:uiPriority w:val="39"/>
    <w:unhideWhenUsed/>
    <w:qFormat/>
    <w:rsid w:val="00CB1B81"/>
    <w:pPr>
      <w:ind w:leftChars="100" w:left="210"/>
    </w:pPr>
  </w:style>
  <w:style w:type="character" w:styleId="ad">
    <w:name w:val="Hyperlink"/>
    <w:basedOn w:val="a0"/>
    <w:uiPriority w:val="99"/>
    <w:unhideWhenUsed/>
    <w:rsid w:val="00CB1B81"/>
    <w:rPr>
      <w:color w:val="0000FF" w:themeColor="hyperlink"/>
      <w:u w:val="single"/>
    </w:rPr>
  </w:style>
  <w:style w:type="character" w:customStyle="1" w:styleId="31">
    <w:name w:val="見出し 3 (文字)"/>
    <w:basedOn w:val="a0"/>
    <w:link w:val="30"/>
    <w:uiPriority w:val="9"/>
    <w:rsid w:val="00C664AF"/>
    <w:rPr>
      <w:rFonts w:asciiTheme="majorHAnsi" w:eastAsiaTheme="majorEastAsia" w:hAnsiTheme="majorHAnsi" w:cstheme="majorBidi"/>
      <w:kern w:val="0"/>
      <w:szCs w:val="20"/>
    </w:rPr>
  </w:style>
  <w:style w:type="numbering" w:customStyle="1" w:styleId="1">
    <w:name w:val="スタイル1"/>
    <w:uiPriority w:val="99"/>
    <w:rsid w:val="00392549"/>
    <w:pPr>
      <w:numPr>
        <w:numId w:val="3"/>
      </w:numPr>
    </w:pPr>
  </w:style>
  <w:style w:type="numbering" w:customStyle="1" w:styleId="2">
    <w:name w:val="スタイル2"/>
    <w:uiPriority w:val="99"/>
    <w:rsid w:val="00392549"/>
    <w:pPr>
      <w:numPr>
        <w:numId w:val="4"/>
      </w:numPr>
    </w:pPr>
  </w:style>
  <w:style w:type="character" w:customStyle="1" w:styleId="40">
    <w:name w:val="見出し 4 (文字)"/>
    <w:basedOn w:val="a0"/>
    <w:link w:val="4"/>
    <w:uiPriority w:val="9"/>
    <w:semiHidden/>
    <w:rsid w:val="00F07D49"/>
    <w:rPr>
      <w:rFonts w:ascii="Century" w:eastAsia="Mincho" w:hAnsi="Century" w:cs="Times New Roman"/>
      <w:b/>
      <w:bCs/>
      <w:kern w:val="0"/>
      <w:szCs w:val="20"/>
    </w:rPr>
  </w:style>
  <w:style w:type="numbering" w:customStyle="1" w:styleId="3">
    <w:name w:val="スタイル3"/>
    <w:uiPriority w:val="99"/>
    <w:rsid w:val="00B1770F"/>
    <w:pPr>
      <w:numPr>
        <w:numId w:val="6"/>
      </w:numPr>
    </w:pPr>
  </w:style>
  <w:style w:type="paragraph" w:styleId="32">
    <w:name w:val="toc 3"/>
    <w:basedOn w:val="a"/>
    <w:next w:val="a"/>
    <w:autoRedefine/>
    <w:uiPriority w:val="39"/>
    <w:unhideWhenUsed/>
    <w:qFormat/>
    <w:rsid w:val="0005073D"/>
    <w:pPr>
      <w:ind w:leftChars="200" w:left="420"/>
    </w:pPr>
  </w:style>
  <w:style w:type="paragraph" w:styleId="ae">
    <w:name w:val="Title"/>
    <w:basedOn w:val="a"/>
    <w:next w:val="a"/>
    <w:link w:val="af"/>
    <w:uiPriority w:val="10"/>
    <w:qFormat/>
    <w:rsid w:val="00334A13"/>
    <w:pPr>
      <w:spacing w:before="240" w:after="120"/>
      <w:jc w:val="center"/>
      <w:outlineLvl w:val="0"/>
    </w:pPr>
    <w:rPr>
      <w:rFonts w:asciiTheme="majorHAnsi" w:eastAsia="ＭＳ ゴシック" w:hAnsiTheme="majorHAnsi" w:cstheme="majorBidi"/>
      <w:sz w:val="32"/>
      <w:szCs w:val="32"/>
    </w:rPr>
  </w:style>
  <w:style w:type="character" w:customStyle="1" w:styleId="af">
    <w:name w:val="表題 (文字)"/>
    <w:basedOn w:val="a0"/>
    <w:link w:val="ae"/>
    <w:uiPriority w:val="10"/>
    <w:rsid w:val="00334A13"/>
    <w:rPr>
      <w:rFonts w:asciiTheme="majorHAnsi" w:eastAsia="ＭＳ ゴシック" w:hAnsiTheme="majorHAnsi" w:cstheme="majorBidi"/>
      <w:kern w:val="0"/>
      <w:sz w:val="32"/>
      <w:szCs w:val="32"/>
    </w:rPr>
  </w:style>
  <w:style w:type="character" w:styleId="af0">
    <w:name w:val="line number"/>
    <w:basedOn w:val="a0"/>
    <w:uiPriority w:val="99"/>
    <w:semiHidden/>
    <w:unhideWhenUsed/>
    <w:rsid w:val="00CB3F45"/>
  </w:style>
  <w:style w:type="table" w:styleId="af1">
    <w:name w:val="Table Grid"/>
    <w:basedOn w:val="a1"/>
    <w:uiPriority w:val="59"/>
    <w:rsid w:val="004D16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caption"/>
    <w:basedOn w:val="a"/>
    <w:next w:val="a"/>
    <w:uiPriority w:val="35"/>
    <w:unhideWhenUsed/>
    <w:qFormat/>
    <w:rsid w:val="00F47607"/>
    <w:rPr>
      <w:b/>
      <w:bCs/>
      <w:szCs w:val="21"/>
    </w:rPr>
  </w:style>
  <w:style w:type="character" w:styleId="af3">
    <w:name w:val="FollowedHyperlink"/>
    <w:basedOn w:val="a0"/>
    <w:uiPriority w:val="99"/>
    <w:semiHidden/>
    <w:unhideWhenUsed/>
    <w:rsid w:val="00DF4A03"/>
    <w:rPr>
      <w:color w:val="800080" w:themeColor="followedHyperlink"/>
      <w:u w:val="single"/>
    </w:rPr>
  </w:style>
  <w:style w:type="paragraph" w:styleId="af4">
    <w:name w:val="Revision"/>
    <w:hidden/>
    <w:uiPriority w:val="99"/>
    <w:semiHidden/>
    <w:rsid w:val="003400EE"/>
    <w:rPr>
      <w:rFonts w:ascii="Century" w:eastAsia="Mincho" w:hAnsi="Century" w:cs="Times New Roman"/>
      <w:kern w:val="0"/>
      <w:szCs w:val="20"/>
    </w:rPr>
  </w:style>
</w:styles>
</file>

<file path=word/webSettings.xml><?xml version="1.0" encoding="utf-8"?>
<w:webSettings xmlns:r="http://schemas.openxmlformats.org/officeDocument/2006/relationships" xmlns:w="http://schemas.openxmlformats.org/wordprocessingml/2006/main">
  <w:divs>
    <w:div w:id="35548090">
      <w:bodyDiv w:val="1"/>
      <w:marLeft w:val="0"/>
      <w:marRight w:val="0"/>
      <w:marTop w:val="0"/>
      <w:marBottom w:val="0"/>
      <w:divBdr>
        <w:top w:val="none" w:sz="0" w:space="0" w:color="auto"/>
        <w:left w:val="none" w:sz="0" w:space="0" w:color="auto"/>
        <w:bottom w:val="none" w:sz="0" w:space="0" w:color="auto"/>
        <w:right w:val="none" w:sz="0" w:space="0" w:color="auto"/>
      </w:divBdr>
    </w:div>
    <w:div w:id="391779043">
      <w:bodyDiv w:val="1"/>
      <w:marLeft w:val="0"/>
      <w:marRight w:val="0"/>
      <w:marTop w:val="0"/>
      <w:marBottom w:val="0"/>
      <w:divBdr>
        <w:top w:val="none" w:sz="0" w:space="0" w:color="auto"/>
        <w:left w:val="none" w:sz="0" w:space="0" w:color="auto"/>
        <w:bottom w:val="none" w:sz="0" w:space="0" w:color="auto"/>
        <w:right w:val="none" w:sz="0" w:space="0" w:color="auto"/>
      </w:divBdr>
    </w:div>
    <w:div w:id="654186837">
      <w:bodyDiv w:val="1"/>
      <w:marLeft w:val="0"/>
      <w:marRight w:val="0"/>
      <w:marTop w:val="0"/>
      <w:marBottom w:val="0"/>
      <w:divBdr>
        <w:top w:val="none" w:sz="0" w:space="0" w:color="auto"/>
        <w:left w:val="none" w:sz="0" w:space="0" w:color="auto"/>
        <w:bottom w:val="none" w:sz="0" w:space="0" w:color="auto"/>
        <w:right w:val="none" w:sz="0" w:space="0" w:color="auto"/>
      </w:divBdr>
      <w:divsChild>
        <w:div w:id="1690718785">
          <w:marLeft w:val="547"/>
          <w:marRight w:val="0"/>
          <w:marTop w:val="0"/>
          <w:marBottom w:val="0"/>
          <w:divBdr>
            <w:top w:val="none" w:sz="0" w:space="0" w:color="auto"/>
            <w:left w:val="none" w:sz="0" w:space="0" w:color="auto"/>
            <w:bottom w:val="none" w:sz="0" w:space="0" w:color="auto"/>
            <w:right w:val="none" w:sz="0" w:space="0" w:color="auto"/>
          </w:divBdr>
        </w:div>
      </w:divsChild>
    </w:div>
    <w:div w:id="1594699181">
      <w:bodyDiv w:val="1"/>
      <w:marLeft w:val="0"/>
      <w:marRight w:val="0"/>
      <w:marTop w:val="0"/>
      <w:marBottom w:val="0"/>
      <w:divBdr>
        <w:top w:val="none" w:sz="0" w:space="0" w:color="auto"/>
        <w:left w:val="none" w:sz="0" w:space="0" w:color="auto"/>
        <w:bottom w:val="none" w:sz="0" w:space="0" w:color="auto"/>
        <w:right w:val="none" w:sz="0" w:space="0" w:color="auto"/>
      </w:divBdr>
      <w:divsChild>
        <w:div w:id="237444170">
          <w:marLeft w:val="1166"/>
          <w:marRight w:val="0"/>
          <w:marTop w:val="80"/>
          <w:marBottom w:val="0"/>
          <w:divBdr>
            <w:top w:val="none" w:sz="0" w:space="0" w:color="auto"/>
            <w:left w:val="none" w:sz="0" w:space="0" w:color="auto"/>
            <w:bottom w:val="none" w:sz="0" w:space="0" w:color="auto"/>
            <w:right w:val="none" w:sz="0" w:space="0" w:color="auto"/>
          </w:divBdr>
        </w:div>
      </w:divsChild>
    </w:div>
    <w:div w:id="1707633623">
      <w:bodyDiv w:val="1"/>
      <w:marLeft w:val="0"/>
      <w:marRight w:val="0"/>
      <w:marTop w:val="0"/>
      <w:marBottom w:val="0"/>
      <w:divBdr>
        <w:top w:val="none" w:sz="0" w:space="0" w:color="auto"/>
        <w:left w:val="none" w:sz="0" w:space="0" w:color="auto"/>
        <w:bottom w:val="none" w:sz="0" w:space="0" w:color="auto"/>
        <w:right w:val="none" w:sz="0" w:space="0" w:color="auto"/>
      </w:divBdr>
    </w:div>
    <w:div w:id="1821337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hyperlink" Target="http://book.cakephp.org/2.0/ja/contributing/cakephp-coding-conventions.html" TargetMode="External"/><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hyperlink" Target="http://getbootstrap.com/"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41"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google-styleguide.googlecode.com/svn/trunk/jsoncstyleguide.xml"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js.studio-kingdom.com/angularj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oleObject" Target="embeddings/oleObject2.bin"/><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google-styleguide.googlecode.com/svn/trunk/jsoncstyleguide.xml"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book.cakephp.org/2.0/ja/index.html" TargetMode="External"/><Relationship Id="rId8" Type="http://schemas.openxmlformats.org/officeDocument/2006/relationships/image" Target="media/image2.png"/><Relationship Id="rId51"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77FB69-FC85-4634-B606-6C68BE7B4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19509</TotalTime>
  <Pages>40</Pages>
  <Words>3832</Words>
  <Characters>21847</Characters>
  <Application>Microsoft Office Word</Application>
  <DocSecurity>0</DocSecurity>
  <Lines>182</Lines>
  <Paragraphs>51</Paragraphs>
  <ScaleCrop>false</ScaleCrop>
  <HeadingPairs>
    <vt:vector size="2" baseType="variant">
      <vt:variant>
        <vt:lpstr>タイトル</vt:lpstr>
      </vt:variant>
      <vt:variant>
        <vt:i4>1</vt:i4>
      </vt:variant>
    </vt:vector>
  </HeadingPairs>
  <TitlesOfParts>
    <vt:vector size="1" baseType="lpstr">
      <vt:lpstr/>
    </vt:vector>
  </TitlesOfParts>
  <Company>（情シ事）</Company>
  <LinksUpToDate>false</LinksUpToDate>
  <CharactersWithSpaces>25628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gakuin07</dc:creator>
  <cp:keywords/>
  <dc:description/>
  <cp:lastModifiedBy>hokada</cp:lastModifiedBy>
  <cp:revision>1533</cp:revision>
  <cp:lastPrinted>2014-11-20T09:43:00Z</cp:lastPrinted>
  <dcterms:created xsi:type="dcterms:W3CDTF">2010-11-25T04:50:00Z</dcterms:created>
  <dcterms:modified xsi:type="dcterms:W3CDTF">2015-03-11T09:48:00Z</dcterms:modified>
</cp:coreProperties>
</file>